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C0876" w14:textId="77777777" w:rsidR="00D20DDF" w:rsidRDefault="00D20DDF" w:rsidP="00AD4E43">
      <w:pPr>
        <w:spacing w:line="480" w:lineRule="auto"/>
      </w:pPr>
      <w:r>
        <w:rPr>
          <w:b/>
        </w:rPr>
        <w:t xml:space="preserve">Title: </w:t>
      </w:r>
      <w:r w:rsidR="00B32675" w:rsidRPr="00FB7702">
        <w:t xml:space="preserve">The </w:t>
      </w:r>
      <w:r w:rsidR="00B32675">
        <w:t>e</w:t>
      </w:r>
      <w:r>
        <w:t>ffect of Integrated Management of Adolescent &amp; Adult Illness (IMAI) training plus enhanced mentoring and supervision on the quality of primary care delivery and health worker performance in Rwanda.</w:t>
      </w:r>
    </w:p>
    <w:p w14:paraId="3E9D8264" w14:textId="77777777" w:rsidR="00D20DDF" w:rsidRDefault="00D20DDF" w:rsidP="00AD4E43">
      <w:pPr>
        <w:spacing w:line="480" w:lineRule="auto"/>
      </w:pPr>
    </w:p>
    <w:p w14:paraId="3BA002FB" w14:textId="77777777" w:rsidR="00D20DDF" w:rsidRDefault="00D20DDF" w:rsidP="00AD4E43">
      <w:pPr>
        <w:spacing w:line="480" w:lineRule="auto"/>
        <w:rPr>
          <w:b/>
        </w:rPr>
      </w:pPr>
      <w:r>
        <w:rPr>
          <w:b/>
        </w:rPr>
        <w:t>Authors:</w:t>
      </w:r>
    </w:p>
    <w:p w14:paraId="049F2A0F" w14:textId="77777777" w:rsidR="00A2359D" w:rsidRDefault="00A2359D" w:rsidP="00AD4E43">
      <w:pPr>
        <w:spacing w:line="480" w:lineRule="auto"/>
        <w:rPr>
          <w:b/>
        </w:rPr>
      </w:pPr>
    </w:p>
    <w:p w14:paraId="691D30E0" w14:textId="77777777" w:rsidR="00A2359D" w:rsidRDefault="00A2359D" w:rsidP="00AD4E43">
      <w:pPr>
        <w:spacing w:line="480" w:lineRule="auto"/>
        <w:rPr>
          <w:b/>
        </w:rPr>
      </w:pPr>
    </w:p>
    <w:p w14:paraId="1FE900C1" w14:textId="77777777" w:rsidR="00A2359D" w:rsidRDefault="00A2359D" w:rsidP="00AD4E43">
      <w:pPr>
        <w:spacing w:line="480" w:lineRule="auto"/>
        <w:rPr>
          <w:b/>
        </w:rPr>
      </w:pPr>
      <w:r>
        <w:rPr>
          <w:b/>
        </w:rPr>
        <w:t>Affiliations:</w:t>
      </w:r>
    </w:p>
    <w:p w14:paraId="48CEBDDC" w14:textId="77777777" w:rsidR="00A2359D" w:rsidRDefault="00A2359D" w:rsidP="00AD4E43">
      <w:pPr>
        <w:spacing w:line="480" w:lineRule="auto"/>
        <w:rPr>
          <w:b/>
        </w:rPr>
      </w:pPr>
    </w:p>
    <w:p w14:paraId="3E568148" w14:textId="77777777" w:rsidR="00A2359D" w:rsidRDefault="00A2359D" w:rsidP="00AD4E43">
      <w:pPr>
        <w:spacing w:line="480" w:lineRule="auto"/>
        <w:rPr>
          <w:b/>
        </w:rPr>
      </w:pPr>
    </w:p>
    <w:p w14:paraId="17AA7143" w14:textId="77777777" w:rsidR="00A2359D" w:rsidRPr="00DE4703" w:rsidRDefault="00DE4703" w:rsidP="00AD4E43">
      <w:pPr>
        <w:spacing w:line="480" w:lineRule="auto"/>
      </w:pPr>
      <w:r>
        <w:rPr>
          <w:b/>
        </w:rPr>
        <w:t>Word Count:</w:t>
      </w:r>
      <w:r>
        <w:rPr>
          <w:b/>
        </w:rPr>
        <w:tab/>
      </w:r>
      <w:r>
        <w:rPr>
          <w:b/>
        </w:rPr>
        <w:tab/>
      </w:r>
      <w:r w:rsidR="00E77A86">
        <w:t>355 (abstract)</w:t>
      </w:r>
      <w:r w:rsidR="00E77A86">
        <w:rPr>
          <w:b/>
        </w:rPr>
        <w:t xml:space="preserve"> / </w:t>
      </w:r>
      <w:r w:rsidR="00E77A86">
        <w:t>4,751</w:t>
      </w:r>
      <w:r>
        <w:t xml:space="preserve"> (body)</w:t>
      </w:r>
    </w:p>
    <w:p w14:paraId="00C7E379" w14:textId="77777777" w:rsidR="00A2359D" w:rsidRDefault="00A2359D" w:rsidP="00AD4E43">
      <w:pPr>
        <w:spacing w:line="480" w:lineRule="auto"/>
        <w:rPr>
          <w:b/>
        </w:rPr>
      </w:pPr>
    </w:p>
    <w:p w14:paraId="0F6E3B0D" w14:textId="77777777" w:rsidR="00A2359D" w:rsidRDefault="00A2359D" w:rsidP="00AD4E43">
      <w:pPr>
        <w:spacing w:line="480" w:lineRule="auto"/>
        <w:rPr>
          <w:b/>
        </w:rPr>
      </w:pPr>
    </w:p>
    <w:p w14:paraId="12DC2E01" w14:textId="34FAF918" w:rsidR="00A2359D" w:rsidRPr="00513F2E" w:rsidRDefault="00A2359D" w:rsidP="00AD4E43">
      <w:pPr>
        <w:spacing w:line="480" w:lineRule="auto"/>
      </w:pPr>
      <w:r w:rsidRPr="00513F2E">
        <w:rPr>
          <w:b/>
        </w:rPr>
        <w:t>Keywords:</w:t>
      </w:r>
      <w:r w:rsidR="00513F2E" w:rsidRPr="00A13FCB">
        <w:t xml:space="preserve"> </w:t>
      </w:r>
      <w:ins w:id="0" w:author="Dominic Williamson" w:date="2015-06-30T17:39:00Z">
        <w:r w:rsidR="00513F2E" w:rsidRPr="00A13FCB">
          <w:t xml:space="preserve"> Rwanda, primary care delivery, </w:t>
        </w:r>
      </w:ins>
      <w:ins w:id="1" w:author="Dominic Williamson" w:date="2015-06-30T20:13:00Z">
        <w:r w:rsidR="00A13FCB">
          <w:t xml:space="preserve">IMAI, </w:t>
        </w:r>
      </w:ins>
    </w:p>
    <w:p w14:paraId="23DD97E5" w14:textId="77777777" w:rsidR="00A2359D" w:rsidRDefault="00A2359D" w:rsidP="00AD4E43">
      <w:pPr>
        <w:spacing w:line="480" w:lineRule="auto"/>
        <w:rPr>
          <w:b/>
        </w:rPr>
      </w:pPr>
    </w:p>
    <w:p w14:paraId="0718FEE1" w14:textId="77777777" w:rsidR="00A2359D" w:rsidRDefault="00A2359D" w:rsidP="00AD4E43">
      <w:pPr>
        <w:spacing w:line="480" w:lineRule="auto"/>
        <w:rPr>
          <w:b/>
        </w:rPr>
      </w:pPr>
    </w:p>
    <w:p w14:paraId="64F6AEED" w14:textId="77777777" w:rsidR="00A2359D" w:rsidRDefault="00A2359D" w:rsidP="00AD4E43">
      <w:pPr>
        <w:spacing w:line="480" w:lineRule="auto"/>
        <w:rPr>
          <w:b/>
        </w:rPr>
      </w:pPr>
      <w:r>
        <w:rPr>
          <w:b/>
        </w:rPr>
        <w:t xml:space="preserve">Running title: </w:t>
      </w:r>
    </w:p>
    <w:p w14:paraId="66A1B098" w14:textId="77777777" w:rsidR="00A2359D" w:rsidRDefault="00A2359D" w:rsidP="00AD4E43">
      <w:pPr>
        <w:spacing w:line="480" w:lineRule="auto"/>
        <w:rPr>
          <w:b/>
        </w:rPr>
      </w:pPr>
    </w:p>
    <w:p w14:paraId="6400AE5A" w14:textId="77777777" w:rsidR="00A2359D" w:rsidRDefault="00A2359D" w:rsidP="00AD4E43">
      <w:pPr>
        <w:spacing w:line="480" w:lineRule="auto"/>
        <w:rPr>
          <w:b/>
        </w:rPr>
      </w:pPr>
    </w:p>
    <w:p w14:paraId="092DAB8F" w14:textId="77777777" w:rsidR="00D20DDF" w:rsidRDefault="00D20DDF" w:rsidP="00AD4E43">
      <w:pPr>
        <w:spacing w:line="480" w:lineRule="auto"/>
        <w:rPr>
          <w:b/>
        </w:rPr>
      </w:pPr>
    </w:p>
    <w:p w14:paraId="381B3FE7" w14:textId="77777777" w:rsidR="00661360" w:rsidRDefault="00661360">
      <w:pPr>
        <w:rPr>
          <w:b/>
        </w:rPr>
      </w:pPr>
      <w:r>
        <w:rPr>
          <w:b/>
        </w:rPr>
        <w:br w:type="page"/>
      </w:r>
    </w:p>
    <w:p w14:paraId="086F482E" w14:textId="77777777" w:rsidR="00D20DDF" w:rsidRDefault="00D20DDF" w:rsidP="00DE4703">
      <w:pPr>
        <w:spacing w:line="480" w:lineRule="auto"/>
        <w:jc w:val="both"/>
        <w:rPr>
          <w:b/>
        </w:rPr>
      </w:pPr>
      <w:r>
        <w:rPr>
          <w:b/>
        </w:rPr>
        <w:lastRenderedPageBreak/>
        <w:t>Abstract</w:t>
      </w:r>
      <w:r w:rsidR="004F0493">
        <w:rPr>
          <w:b/>
        </w:rPr>
        <w:t xml:space="preserve">: </w:t>
      </w:r>
    </w:p>
    <w:p w14:paraId="3030B639" w14:textId="77777777" w:rsidR="00D20DDF" w:rsidRDefault="00D20DDF" w:rsidP="00DE4703">
      <w:pPr>
        <w:spacing w:line="480" w:lineRule="auto"/>
        <w:jc w:val="both"/>
      </w:pPr>
      <w:r w:rsidRPr="008E77D7">
        <w:rPr>
          <w:i/>
        </w:rPr>
        <w:t>Background</w:t>
      </w:r>
      <w:r>
        <w:t xml:space="preserve">: </w:t>
      </w:r>
      <w:r w:rsidR="00E372D5">
        <w:t xml:space="preserve">Primary care delivery in low- and middle-income countries is often viewed through the lens of specific diseases or specific populations. Little specific attention has been paid on how to improve the quality of care </w:t>
      </w:r>
      <w:r w:rsidR="006E1F32">
        <w:t>delivery</w:t>
      </w:r>
      <w:r w:rsidR="00E372D5">
        <w:t xml:space="preserve"> for general ambulatory services for adults and adolescents. </w:t>
      </w:r>
    </w:p>
    <w:p w14:paraId="57CB744F" w14:textId="77777777" w:rsidR="00C70915" w:rsidRDefault="00C70915" w:rsidP="00DE4703">
      <w:pPr>
        <w:spacing w:line="480" w:lineRule="auto"/>
        <w:jc w:val="both"/>
      </w:pPr>
    </w:p>
    <w:p w14:paraId="3339DF1B" w14:textId="77777777" w:rsidR="00D20DDF" w:rsidRDefault="00D20DDF" w:rsidP="00DE4703">
      <w:pPr>
        <w:spacing w:line="480" w:lineRule="auto"/>
        <w:jc w:val="both"/>
      </w:pPr>
      <w:r w:rsidRPr="008E77D7">
        <w:rPr>
          <w:i/>
        </w:rPr>
        <w:t>Objective:</w:t>
      </w:r>
      <w:r w:rsidR="00E372D5">
        <w:t xml:space="preserve"> We sought to measure the impact of the World Health Organization’s Integrated Management of Adolescent and Adult Illness (IMAI), combined with a sustained program of mentoring and supervision, on the quality of ambulatory primary care provided in rural Rwanda</w:t>
      </w:r>
      <w:r w:rsidR="00DF1696">
        <w:t xml:space="preserve">. </w:t>
      </w:r>
    </w:p>
    <w:p w14:paraId="4E30D192" w14:textId="77777777" w:rsidR="00C70915" w:rsidRDefault="00C70915" w:rsidP="00DE4703">
      <w:pPr>
        <w:spacing w:line="480" w:lineRule="auto"/>
        <w:jc w:val="both"/>
      </w:pPr>
    </w:p>
    <w:p w14:paraId="41E4A1CF" w14:textId="13F286B2" w:rsidR="008E77D7" w:rsidRDefault="00D20DDF" w:rsidP="00DE4703">
      <w:pPr>
        <w:spacing w:line="480" w:lineRule="auto"/>
        <w:jc w:val="both"/>
      </w:pPr>
      <w:r w:rsidRPr="008E77D7">
        <w:rPr>
          <w:i/>
        </w:rPr>
        <w:t>Methods:</w:t>
      </w:r>
      <w:r w:rsidR="00E372D5">
        <w:t xml:space="preserve"> We employed a pre- / post- intervention plausibility design at eight health center outpatient departments in one district in rural Rwanda. </w:t>
      </w:r>
      <w:r w:rsidR="00FB7702">
        <w:t>Data was collected</w:t>
      </w:r>
      <w:r w:rsidR="00E372D5">
        <w:t xml:space="preserve"> </w:t>
      </w:r>
      <w:r w:rsidR="00FB7702">
        <w:t>by standardized observation of</w:t>
      </w:r>
      <w:r w:rsidR="00E372D5">
        <w:t xml:space="preserve"> case management </w:t>
      </w:r>
      <w:r w:rsidR="00FB7702">
        <w:t xml:space="preserve">by </w:t>
      </w:r>
      <w:r w:rsidR="00E372D5">
        <w:t>nurses at the study health centers.</w:t>
      </w:r>
      <w:r w:rsidR="00FB7702">
        <w:t xml:space="preserve"> Baseline data was collected between February and March 2011, and follow-up data between April 2011 and September 2012.</w:t>
      </w:r>
      <w:r w:rsidR="00E372D5">
        <w:t xml:space="preserve"> </w:t>
      </w:r>
      <w:r w:rsidR="003D02F6">
        <w:t xml:space="preserve"> </w:t>
      </w:r>
      <w:ins w:id="2" w:author="Ashwin Vasan" w:date="2015-07-09T20:31:00Z">
        <w:r w:rsidR="007B3DA5">
          <w:t xml:space="preserve">Quality was defined as agreement between the nurse and a clinical mentor in their diagnosis and treatment plan, as well as based on rates of key quality indicator practices such as vital signs and screening. </w:t>
        </w:r>
      </w:ins>
      <w:r w:rsidR="00FB7702">
        <w:t>We applied</w:t>
      </w:r>
      <w:r w:rsidR="008E77D7">
        <w:t xml:space="preserve"> chi-square and t-tests for significance</w:t>
      </w:r>
      <w:r w:rsidR="003D02F6">
        <w:t xml:space="preserve"> </w:t>
      </w:r>
      <w:r w:rsidR="00FB7702">
        <w:t>and</w:t>
      </w:r>
      <w:r w:rsidR="008E77D7">
        <w:t xml:space="preserve"> conducted mixed effects regression to calculate the probability of agreement between the nurse and mentor in their diagnosis and treatment plan.</w:t>
      </w:r>
    </w:p>
    <w:p w14:paraId="7B205EE2" w14:textId="77777777" w:rsidR="00C70915" w:rsidRDefault="00C70915" w:rsidP="00DE4703">
      <w:pPr>
        <w:spacing w:line="480" w:lineRule="auto"/>
        <w:jc w:val="both"/>
      </w:pPr>
    </w:p>
    <w:p w14:paraId="23E4F864" w14:textId="29AB5F8D" w:rsidR="00D20DDF" w:rsidRDefault="00D20DDF" w:rsidP="00DE4703">
      <w:pPr>
        <w:spacing w:line="480" w:lineRule="auto"/>
        <w:jc w:val="both"/>
      </w:pPr>
      <w:r w:rsidRPr="008E77D7">
        <w:rPr>
          <w:i/>
        </w:rPr>
        <w:lastRenderedPageBreak/>
        <w:t>Results</w:t>
      </w:r>
      <w:r>
        <w:t>:</w:t>
      </w:r>
      <w:r w:rsidR="008E77D7">
        <w:t xml:space="preserve"> </w:t>
      </w:r>
      <w:r w:rsidR="008377D6">
        <w:t xml:space="preserve">Four hundred and sixty four (464) patients were observed in the pre-intervention survey, and 506 in the post-intervention period, with </w:t>
      </w:r>
      <w:r w:rsidR="00DF1696">
        <w:t xml:space="preserve">consultations addressing </w:t>
      </w:r>
      <w:r w:rsidR="008377D6">
        <w:t xml:space="preserve">a total of 1236 </w:t>
      </w:r>
      <w:r w:rsidR="00DF1696">
        <w:t xml:space="preserve">clinical </w:t>
      </w:r>
      <w:r w:rsidR="008377D6">
        <w:t>complaints overall. After IMAI training and mentoring, significant</w:t>
      </w:r>
      <w:r w:rsidR="00C70915">
        <w:t xml:space="preserve"> (p&lt;0.05)</w:t>
      </w:r>
      <w:r w:rsidR="008377D6">
        <w:t xml:space="preserve"> improvements were seen in basic quality metrics such as taking of vital signs (</w:t>
      </w:r>
      <w:r w:rsidR="005C1CE3">
        <w:t>increases in taking of temperature (+</w:t>
      </w:r>
      <w:r w:rsidR="008377D6">
        <w:t>49%</w:t>
      </w:r>
      <w:r w:rsidR="005C1CE3">
        <w:t>), pulse (+</w:t>
      </w:r>
      <w:r w:rsidR="008377D6">
        <w:t>66%</w:t>
      </w:r>
      <w:r w:rsidR="005C1CE3">
        <w:t>), and blood pressure (+</w:t>
      </w:r>
      <w:r w:rsidR="008377D6">
        <w:t>54%</w:t>
      </w:r>
      <w:r w:rsidR="005C1CE3">
        <w:t>), etc.)</w:t>
      </w:r>
      <w:r w:rsidR="008377D6">
        <w:t xml:space="preserve"> as well </w:t>
      </w:r>
      <w:r w:rsidR="00FB7702">
        <w:t>as in</w:t>
      </w:r>
      <w:r w:rsidR="008377D6">
        <w:t xml:space="preserve"> </w:t>
      </w:r>
      <w:r w:rsidR="00FB7702">
        <w:t xml:space="preserve">essential </w:t>
      </w:r>
      <w:r w:rsidR="008377D6">
        <w:t>screening for TB, HIV</w:t>
      </w:r>
      <w:r w:rsidR="00CB4FB1">
        <w:t xml:space="preserve"> and other conditions</w:t>
      </w:r>
      <w:r w:rsidR="008377D6">
        <w:t>. Frequency of agreement in diagnosis and treatment i</w:t>
      </w:r>
      <w:r w:rsidR="00FB7702">
        <w:t>n</w:t>
      </w:r>
      <w:r w:rsidR="008377D6">
        <w:t xml:space="preserve">creased by </w:t>
      </w:r>
      <w:r w:rsidR="005C1CE3">
        <w:t>+</w:t>
      </w:r>
      <w:r w:rsidR="008377D6">
        <w:t>28%</w:t>
      </w:r>
      <w:r w:rsidR="00C70915">
        <w:t xml:space="preserve"> each</w:t>
      </w:r>
      <w:r w:rsidR="008377D6">
        <w:t xml:space="preserve"> in the post-intervention period. </w:t>
      </w:r>
      <w:r w:rsidR="00447F9C">
        <w:t>After adjustment for effect modifiers</w:t>
      </w:r>
      <w:r w:rsidR="005C1CE3">
        <w:t xml:space="preserve"> such </w:t>
      </w:r>
      <w:r w:rsidR="00C70915">
        <w:t xml:space="preserve">as </w:t>
      </w:r>
      <w:del w:id="3" w:author="Ashwin Vasan" w:date="2015-07-09T20:33:00Z">
        <w:r w:rsidR="00C70915" w:rsidDel="007B3DA5">
          <w:delText>exposure to training and timing</w:delText>
        </w:r>
        <w:r w:rsidR="005C1CE3" w:rsidDel="007B3DA5">
          <w:delText xml:space="preserve"> of training</w:delText>
        </w:r>
      </w:del>
      <w:ins w:id="4" w:author="Ashwin Vasan" w:date="2015-07-09T20:34:00Z">
        <w:r w:rsidR="007B3DA5">
          <w:t>education level and number of observations per nurse,</w:t>
        </w:r>
      </w:ins>
      <w:del w:id="5" w:author="Ashwin Vasan" w:date="2015-07-09T20:33:00Z">
        <w:r w:rsidR="005C1CE3" w:rsidDel="007B3DA5">
          <w:delText>,</w:delText>
        </w:r>
      </w:del>
      <w:r w:rsidR="004B032A">
        <w:t xml:space="preserve"> </w:t>
      </w:r>
      <w:r w:rsidR="00447F9C">
        <w:t xml:space="preserve">the </w:t>
      </w:r>
      <w:del w:id="6" w:author="Ashwin Vasan" w:date="2015-07-09T20:34:00Z">
        <w:r w:rsidR="005C09A2" w:rsidDel="007B3DA5">
          <w:delText xml:space="preserve">increase in </w:delText>
        </w:r>
        <w:r w:rsidR="002D5367" w:rsidDel="007B3DA5">
          <w:delText xml:space="preserve">the </w:delText>
        </w:r>
      </w:del>
      <w:r w:rsidR="002D5367">
        <w:t>odds</w:t>
      </w:r>
      <w:r w:rsidR="00447F9C">
        <w:t xml:space="preserve"> of </w:t>
      </w:r>
      <w:r w:rsidR="008377D6">
        <w:t xml:space="preserve">agreement </w:t>
      </w:r>
      <w:ins w:id="7" w:author="Ashwin Vasan" w:date="2015-07-09T20:34:00Z">
        <w:r w:rsidR="007B3DA5">
          <w:t>post-</w:t>
        </w:r>
      </w:ins>
      <w:del w:id="8" w:author="Ashwin Vasan" w:date="2015-07-09T20:34:00Z">
        <w:r w:rsidR="008377D6" w:rsidDel="007B3DA5">
          <w:delText>in diagnosis</w:delText>
        </w:r>
        <w:r w:rsidR="00783449" w:rsidDel="007B3DA5">
          <w:delText xml:space="preserve"> after the </w:delText>
        </w:r>
      </w:del>
      <w:r w:rsidR="00783449">
        <w:t>intervention</w:t>
      </w:r>
      <w:r w:rsidR="00447F9C">
        <w:t xml:space="preserve"> was </w:t>
      </w:r>
      <w:del w:id="9" w:author="Ashwin Vasan" w:date="2015-07-09T20:32:00Z">
        <w:r w:rsidR="00447F9C" w:rsidDel="007B3DA5">
          <w:delText xml:space="preserve">nearly </w:delText>
        </w:r>
      </w:del>
      <w:ins w:id="10" w:author="Ashwin Vasan" w:date="2015-07-09T20:32:00Z">
        <w:r w:rsidR="007B3DA5">
          <w:t xml:space="preserve">more than doubled </w:t>
        </w:r>
      </w:ins>
      <w:del w:id="11" w:author="Ashwin Vasan" w:date="2015-07-09T20:32:00Z">
        <w:r w:rsidR="00DF1696" w:rsidDel="007B3DA5">
          <w:delText>doubled</w:delText>
        </w:r>
        <w:r w:rsidR="00447F9C" w:rsidDel="007B3DA5">
          <w:delText xml:space="preserve"> </w:delText>
        </w:r>
      </w:del>
      <w:ins w:id="12" w:author="Ashwin Vasan" w:date="2015-07-09T20:32:00Z">
        <w:r w:rsidR="007B3DA5">
          <w:t xml:space="preserve">for diagnosis </w:t>
        </w:r>
      </w:ins>
      <w:r w:rsidR="00447F9C">
        <w:t xml:space="preserve">(OR </w:t>
      </w:r>
      <w:ins w:id="13" w:author="Ashwin Vasan" w:date="2015-07-09T20:32:00Z">
        <w:r w:rsidR="007B3DA5">
          <w:t>2.49</w:t>
        </w:r>
      </w:ins>
      <w:del w:id="14" w:author="Ashwin Vasan" w:date="2015-07-09T20:32:00Z">
        <w:r w:rsidR="00447F9C" w:rsidDel="007B3DA5">
          <w:delText>1.86</w:delText>
        </w:r>
      </w:del>
      <w:r w:rsidR="00447F9C">
        <w:t xml:space="preserve">, </w:t>
      </w:r>
      <w:commentRangeStart w:id="15"/>
      <w:ins w:id="16" w:author="Ashwin Vasan" w:date="2015-07-09T20:33:00Z">
        <w:r w:rsidR="007B3DA5">
          <w:t>95%</w:t>
        </w:r>
        <w:commentRangeEnd w:id="15"/>
        <w:r w:rsidR="007B3DA5">
          <w:rPr>
            <w:rStyle w:val="CommentReference"/>
          </w:rPr>
          <w:commentReference w:id="15"/>
        </w:r>
      </w:ins>
      <w:r w:rsidR="00447F9C">
        <w:t>CI 1.</w:t>
      </w:r>
      <w:ins w:id="18" w:author="Ashwin Vasan" w:date="2015-07-09T20:32:00Z">
        <w:r w:rsidR="007B3DA5">
          <w:t>75</w:t>
        </w:r>
      </w:ins>
      <w:del w:id="19" w:author="Ashwin Vasan" w:date="2015-07-09T20:32:00Z">
        <w:r w:rsidR="00447F9C" w:rsidDel="007B3DA5">
          <w:delText>158</w:delText>
        </w:r>
      </w:del>
      <w:r w:rsidR="00447F9C">
        <w:t>-</w:t>
      </w:r>
      <w:ins w:id="20" w:author="Ashwin Vasan" w:date="2015-07-09T20:32:00Z">
        <w:r w:rsidR="007B3DA5">
          <w:t>3.56</w:t>
        </w:r>
      </w:ins>
      <w:del w:id="21" w:author="Ashwin Vasan" w:date="2015-07-09T20:32:00Z">
        <w:r w:rsidR="00447F9C" w:rsidDel="007B3DA5">
          <w:delText>2.998</w:delText>
        </w:r>
      </w:del>
      <w:r w:rsidR="00447F9C">
        <w:t>)</w:t>
      </w:r>
      <w:ins w:id="22" w:author="Ashwin Vasan" w:date="2015-07-09T20:32:00Z">
        <w:r w:rsidR="007B3DA5">
          <w:t xml:space="preserve"> and treatment </w:t>
        </w:r>
      </w:ins>
      <w:ins w:id="23" w:author="Ashwin Vasan" w:date="2015-07-09T20:33:00Z">
        <w:r w:rsidR="007B3DA5">
          <w:t>(</w:t>
        </w:r>
      </w:ins>
      <w:ins w:id="24" w:author="Ashwin Vasan" w:date="2015-07-09T20:32:00Z">
        <w:r w:rsidR="007B3DA5">
          <w:t>OR</w:t>
        </w:r>
      </w:ins>
      <w:ins w:id="25" w:author="Ashwin Vasan" w:date="2015-07-09T20:33:00Z">
        <w:r w:rsidR="007B3DA5">
          <w:t xml:space="preserve"> 2.27, 95%CI 1.65-3.12)</w:t>
        </w:r>
      </w:ins>
      <w:ins w:id="26" w:author="Ashwin Vasan" w:date="2015-07-09T20:34:00Z">
        <w:r w:rsidR="007B3DA5">
          <w:t xml:space="preserve">. </w:t>
        </w:r>
      </w:ins>
      <w:ins w:id="27" w:author="Ashwin Vasan" w:date="2015-07-09T20:35:00Z">
        <w:r w:rsidR="007B3DA5">
          <w:t>This effect remained consistent for nurses who were not exposed to initial training, but did receive the mentoring intervention, but only for diagnosis agreement (OR 2.39, 95%CI 1.33-4.30).</w:t>
        </w:r>
      </w:ins>
      <w:del w:id="28" w:author="Ashwin Vasan" w:date="2015-07-09T20:32:00Z">
        <w:r w:rsidR="00447F9C" w:rsidDel="007B3DA5">
          <w:delText xml:space="preserve">, </w:delText>
        </w:r>
      </w:del>
      <w:del w:id="29" w:author="Ashwin Vasan" w:date="2015-07-09T20:35:00Z">
        <w:r w:rsidR="00447F9C" w:rsidDel="007B3DA5">
          <w:delText xml:space="preserve">while the </w:delText>
        </w:r>
        <w:r w:rsidR="005C09A2" w:rsidDel="007B3DA5">
          <w:delText xml:space="preserve">increase in </w:delText>
        </w:r>
        <w:r w:rsidR="002D5367" w:rsidDel="007B3DA5">
          <w:delText>odds</w:delText>
        </w:r>
        <w:r w:rsidR="00447F9C" w:rsidDel="007B3DA5">
          <w:delText xml:space="preserve"> of agreement in treatment was less</w:delText>
        </w:r>
        <w:r w:rsidR="005C1CE3" w:rsidDel="007B3DA5">
          <w:delText>,</w:delText>
        </w:r>
        <w:r w:rsidR="00447F9C" w:rsidDel="007B3DA5">
          <w:delText xml:space="preserve"> and not </w:delText>
        </w:r>
        <w:r w:rsidR="005C09A2" w:rsidDel="007B3DA5">
          <w:delText>statistically</w:delText>
        </w:r>
        <w:r w:rsidR="00447F9C" w:rsidDel="007B3DA5">
          <w:delText xml:space="preserve"> significant (OR 1.10, CI 0.668-1.794). </w:delText>
        </w:r>
      </w:del>
    </w:p>
    <w:p w14:paraId="2219EA93" w14:textId="77777777" w:rsidR="00C70915" w:rsidRDefault="00C70915" w:rsidP="00DE4703">
      <w:pPr>
        <w:spacing w:line="480" w:lineRule="auto"/>
        <w:jc w:val="both"/>
      </w:pPr>
    </w:p>
    <w:p w14:paraId="5748BF80" w14:textId="770EA27D" w:rsidR="00D20DDF" w:rsidRDefault="00D20DDF" w:rsidP="00DE4703">
      <w:pPr>
        <w:spacing w:line="480" w:lineRule="auto"/>
        <w:jc w:val="both"/>
        <w:rPr>
          <w:b/>
        </w:rPr>
      </w:pPr>
      <w:r w:rsidRPr="00783449">
        <w:rPr>
          <w:i/>
        </w:rPr>
        <w:t>Conclusions</w:t>
      </w:r>
      <w:r>
        <w:t>:</w:t>
      </w:r>
      <w:r w:rsidR="00447F9C">
        <w:t xml:space="preserve"> </w:t>
      </w:r>
      <w:r w:rsidR="006D54D4">
        <w:t xml:space="preserve">When </w:t>
      </w:r>
      <w:r w:rsidR="00447F9C">
        <w:t xml:space="preserve">combined with a program of sustained clinical mentorship and supportive supervision, </w:t>
      </w:r>
      <w:r w:rsidR="006D54D4">
        <w:t xml:space="preserve">IMAI </w:t>
      </w:r>
      <w:r w:rsidR="00447F9C">
        <w:t>can lead to significant improvement in quality of primary care delivery</w:t>
      </w:r>
      <w:ins w:id="30" w:author="Dominic Williamson" w:date="2015-07-01T14:03:00Z">
        <w:r w:rsidR="00920A71">
          <w:t xml:space="preserve"> in Rwanda</w:t>
        </w:r>
      </w:ins>
      <w:r w:rsidR="005C1CE3">
        <w:t xml:space="preserve">, and is </w:t>
      </w:r>
      <w:r w:rsidR="00912C62">
        <w:t xml:space="preserve">an important </w:t>
      </w:r>
      <w:del w:id="31" w:author="Dominic Williamson" w:date="2015-07-01T14:04:00Z">
        <w:r w:rsidR="00912C62" w:rsidDel="00920A71">
          <w:delText xml:space="preserve">first </w:delText>
        </w:r>
      </w:del>
      <w:r w:rsidR="00912C62">
        <w:t xml:space="preserve">step to strengthening integrated primary care delivery </w:t>
      </w:r>
      <w:ins w:id="32" w:author="Dominic Williamson" w:date="2015-07-01T14:04:00Z">
        <w:r w:rsidR="00920A71">
          <w:t xml:space="preserve">in </w:t>
        </w:r>
      </w:ins>
      <w:r w:rsidR="00912C62">
        <w:t>low- and middle-income settings.</w:t>
      </w:r>
      <w:r>
        <w:rPr>
          <w:b/>
        </w:rPr>
        <w:br w:type="page"/>
      </w:r>
    </w:p>
    <w:p w14:paraId="1CE770E3" w14:textId="77777777" w:rsidR="00282411" w:rsidRDefault="002F4A37" w:rsidP="004C77CE">
      <w:pPr>
        <w:spacing w:line="480" w:lineRule="auto"/>
        <w:jc w:val="both"/>
        <w:rPr>
          <w:b/>
        </w:rPr>
      </w:pPr>
      <w:r>
        <w:rPr>
          <w:b/>
        </w:rPr>
        <w:lastRenderedPageBreak/>
        <w:t>Background</w:t>
      </w:r>
    </w:p>
    <w:p w14:paraId="75E270B4" w14:textId="251307E5" w:rsidR="006132FF" w:rsidDel="00615C1D" w:rsidRDefault="004D68E7" w:rsidP="003A4B56">
      <w:pPr>
        <w:spacing w:line="480" w:lineRule="auto"/>
        <w:ind w:firstLine="720"/>
        <w:jc w:val="both"/>
        <w:rPr>
          <w:del w:id="33" w:author="Ashwin Vasan" w:date="2015-07-09T10:10:00Z"/>
        </w:rPr>
      </w:pPr>
      <w:r>
        <w:t>Historically, a</w:t>
      </w:r>
      <w:r w:rsidR="00896CAB">
        <w:t>ttention and investment in p</w:t>
      </w:r>
      <w:r w:rsidR="002F4A37">
        <w:t>rimary care delivery in low- and middle-income countries</w:t>
      </w:r>
      <w:r w:rsidR="00AE3499">
        <w:t xml:space="preserve"> (LMICs)</w:t>
      </w:r>
      <w:r w:rsidR="002F4A37">
        <w:t xml:space="preserve"> </w:t>
      </w:r>
      <w:r>
        <w:t xml:space="preserve">has been less than for </w:t>
      </w:r>
      <w:r w:rsidR="002F4A37">
        <w:t xml:space="preserve">disease- and population-specific </w:t>
      </w:r>
      <w:r w:rsidR="006132FF">
        <w:t>health interventions</w:t>
      </w:r>
      <w:r w:rsidR="0034088C">
        <w:t xml:space="preserve"> </w:t>
      </w:r>
      <w:r w:rsidR="0034088C">
        <w:fldChar w:fldCharType="begin"/>
      </w:r>
      <w:r w:rsidR="00AE7FCB">
        <w:instrText xml:space="preserve"> ADDIN EN.CITE &lt;EndNote&gt;&lt;Cite&gt;&lt;Author&gt;Kruk&lt;/Author&gt;&lt;Year&gt;2010&lt;/Year&gt;&lt;RecNum&gt;4&lt;/RecNum&gt;&lt;DisplayText&gt;(1, 2)&lt;/DisplayText&gt;&lt;record&gt;&lt;rec-number&gt;4&lt;/rec-number&gt;&lt;foreign-keys&gt;&lt;key app="EN" db-id="drtr0vav2pzw0ue9p5jpdwsyd0v9a5edtefx" timestamp="1435626575"&gt;4&lt;/key&gt;&lt;/foreign-keys&gt;&lt;ref-type name="Journal Article"&gt;17&lt;/ref-type&gt;&lt;contributors&gt;&lt;authors&gt;&lt;author&gt;Kruk, ME&lt;/author&gt;&lt;author&gt;Porignon, D&lt;/author&gt;&lt;author&gt;Rockers, PC&lt;/author&gt;&lt;author&gt;Van Lerberghe, W&lt;/author&gt;&lt;/authors&gt;&lt;/contributors&gt;&lt;titles&gt;&lt;title&gt;The contribution of primary care to health and health systems in low- and middle-income countries: a critical review of major primary care initiatives&lt;/title&gt;&lt;secondary-title&gt;Social Science and Medicine&lt;/secondary-title&gt;&lt;/titles&gt;&lt;periodical&gt;&lt;full-title&gt;Social Science and Medicine&lt;/full-title&gt;&lt;/periodical&gt;&lt;pages&gt;904-11&lt;/pages&gt;&lt;volume&gt;Mar; 70&lt;/volume&gt;&lt;number&gt;6&lt;/number&gt;&lt;dates&gt;&lt;year&gt;2010&lt;/year&gt;&lt;/dates&gt;&lt;urls&gt;&lt;/urls&gt;&lt;/record&gt;&lt;/Cite&gt;&lt;Cite ExcludeYear="1"&gt;&lt;Author&gt;Vasan A&lt;/Author&gt;&lt;RecNum&gt;3&lt;/RecNum&gt;&lt;record&gt;&lt;rec-number&gt;3&lt;/rec-number&gt;&lt;foreign-keys&gt;&lt;key app="EN" db-id="drtr0vav2pzw0ue9p5jpdwsyd0v9a5edtefx" timestamp="1435625986"&gt;3&lt;/key&gt;&lt;/foreign-keys&gt;&lt;ref-type name="Journal Article"&gt;17&lt;/ref-type&gt;&lt;contributors&gt;&lt;authors&gt;&lt;author&gt;Vasan A, Ellner A, Lawn SD, Gove S, Anatole M, Gupta N, Drobac P, Nicholson T, Seung K, Mabey DC, Farmer PE.Integrated care as a means to improve primary care delivery for adults and adolescents in the developing world: a critical analysis of Integrated Management of Adolescent and Adult Illness (IMAI). BMC Med. 2014 Jan 14;12:6.&lt;/author&gt;&lt;/authors&gt;&lt;/contributors&gt;&lt;titles&gt;&lt;/titles&gt;&lt;dates&gt;&lt;/dates&gt;&lt;urls&gt;&lt;/urls&gt;&lt;/record&gt;&lt;/Cite&gt;&lt;/EndNote&gt;</w:instrText>
      </w:r>
      <w:r w:rsidR="0034088C">
        <w:fldChar w:fldCharType="separate"/>
      </w:r>
      <w:r w:rsidR="00AE7FCB">
        <w:rPr>
          <w:noProof/>
        </w:rPr>
        <w:t>(1, 2)</w:t>
      </w:r>
      <w:r w:rsidR="0034088C">
        <w:fldChar w:fldCharType="end"/>
      </w:r>
      <w:r w:rsidR="006132FF">
        <w:t xml:space="preserve"> </w:t>
      </w:r>
      <w:r w:rsidR="00AF739C">
        <w:t>both in absolute and relative terms</w:t>
      </w:r>
      <w:r w:rsidR="006132FF">
        <w:t>. However</w:t>
      </w:r>
      <w:r w:rsidR="00BD2AF4">
        <w:t>,</w:t>
      </w:r>
      <w:r w:rsidR="006132FF">
        <w:t xml:space="preserve"> this is now</w:t>
      </w:r>
      <w:r>
        <w:t xml:space="preserve"> growing </w:t>
      </w:r>
      <w:r w:rsidR="00BD2AF4">
        <w:t xml:space="preserve">in </w:t>
      </w:r>
      <w:r w:rsidR="00AF739C">
        <w:t xml:space="preserve">proportion </w:t>
      </w:r>
      <w:r w:rsidR="00BD2AF4">
        <w:t>to</w:t>
      </w:r>
      <w:r>
        <w:t xml:space="preserve"> </w:t>
      </w:r>
      <w:r w:rsidR="006132FF">
        <w:t xml:space="preserve">overall </w:t>
      </w:r>
      <w:r>
        <w:t>global health</w:t>
      </w:r>
      <w:r w:rsidR="00AF739C">
        <w:t xml:space="preserve"> investment</w:t>
      </w:r>
      <w:r w:rsidR="00C70915">
        <w:t xml:space="preserve"> </w:t>
      </w:r>
      <w:r w:rsidR="004A053C">
        <w:fldChar w:fldCharType="begin"/>
      </w:r>
      <w:r w:rsidR="00AE7FCB">
        <w:instrText xml:space="preserve"> ADDIN EN.CITE &lt;EndNote&gt;&lt;Cite&gt;&lt;Author&gt;IHME&lt;/Author&gt;&lt;Year&gt;2012&lt;/Year&gt;&lt;RecNum&gt;5&lt;/RecNum&gt;&lt;DisplayText&gt;(3)&lt;/DisplayText&gt;&lt;record&gt;&lt;rec-number&gt;5&lt;/rec-number&gt;&lt;foreign-keys&gt;&lt;key app="EN" db-id="drtr0vav2pzw0ue9p5jpdwsyd0v9a5edtefx" timestamp="1435626866"&gt;5&lt;/key&gt;&lt;/foreign-keys&gt;&lt;ref-type name="Online Database"&gt;45&lt;/ref-type&gt;&lt;contributors&gt;&lt;authors&gt;&lt;author&gt;IHME, &lt;/author&gt;&lt;/authors&gt;&lt;/contributors&gt;&lt;titles&gt;&lt;title&gt;Financing Global Health 2012: The End of the Golden Age?&lt;/title&gt;&lt;/titles&gt;&lt;dates&gt;&lt;year&gt;2012&lt;/year&gt;&lt;/dates&gt;&lt;pub-location&gt;Seattle, WA&lt;/pub-location&gt;&lt;publisher&gt;Institute for Health Metrics and Evaluation&lt;/publisher&gt;&lt;urls&gt;&lt;related-urls&gt;&lt;url&gt;http://www.healthdata.org/policy-report/financing-global-health-2012-end-golden-age.&lt;/url&gt;&lt;/related-urls&gt;&lt;/urls&gt;&lt;/record&gt;&lt;/Cite&gt;&lt;/EndNote&gt;</w:instrText>
      </w:r>
      <w:r w:rsidR="004A053C">
        <w:fldChar w:fldCharType="separate"/>
      </w:r>
      <w:r w:rsidR="00AE7FCB">
        <w:rPr>
          <w:noProof/>
        </w:rPr>
        <w:t>(3)</w:t>
      </w:r>
      <w:r w:rsidR="004A053C">
        <w:fldChar w:fldCharType="end"/>
      </w:r>
      <w:r w:rsidR="004A053C">
        <w:t xml:space="preserve">. </w:t>
      </w:r>
      <w:r w:rsidR="00BB642C">
        <w:t xml:space="preserve">Despite this investment, </w:t>
      </w:r>
      <w:r w:rsidR="002F4A37">
        <w:t>primary care</w:t>
      </w:r>
      <w:r w:rsidR="00975343">
        <w:t xml:space="preserve"> – or longitudinal, first contact health care delivered at the </w:t>
      </w:r>
      <w:r w:rsidR="0094090F">
        <w:t>front lines</w:t>
      </w:r>
      <w:r w:rsidR="00975343">
        <w:t xml:space="preserve"> of t</w:t>
      </w:r>
      <w:r w:rsidR="00CC4D44">
        <w:t xml:space="preserve">he health system - </w:t>
      </w:r>
      <w:r w:rsidR="00156D66">
        <w:t>is</w:t>
      </w:r>
      <w:r w:rsidR="00CC4D44">
        <w:t xml:space="preserve"> </w:t>
      </w:r>
      <w:r w:rsidR="00BB642C">
        <w:t xml:space="preserve">often </w:t>
      </w:r>
      <w:r w:rsidR="00156D66">
        <w:t xml:space="preserve">subsumed </w:t>
      </w:r>
      <w:r w:rsidR="00975343">
        <w:t xml:space="preserve">within efforts </w:t>
      </w:r>
      <w:ins w:id="34" w:author="Ashwin Vasan" w:date="2015-07-09T10:09:00Z">
        <w:r w:rsidR="00615C1D">
          <w:t>i</w:t>
        </w:r>
      </w:ins>
      <w:del w:id="35" w:author="Ashwin Vasan" w:date="2015-07-09T10:09:00Z">
        <w:r w:rsidR="00156D66" w:rsidDel="00615C1D">
          <w:delText>o</w:delText>
        </w:r>
      </w:del>
      <w:r w:rsidR="00156D66">
        <w:t xml:space="preserve">n </w:t>
      </w:r>
      <w:ins w:id="36" w:author="Dominic Williamson" w:date="2015-06-30T12:16:00Z">
        <w:r w:rsidR="004135D2">
          <w:t>‘</w:t>
        </w:r>
      </w:ins>
      <w:del w:id="37" w:author="Dominic Williamson" w:date="2015-06-30T12:16:00Z">
        <w:r w:rsidR="002F4A37" w:rsidDel="004135D2">
          <w:delText>“</w:delText>
        </w:r>
      </w:del>
      <w:r w:rsidR="002F4A37">
        <w:t>health sys</w:t>
      </w:r>
      <w:r w:rsidR="00975343">
        <w:t>te</w:t>
      </w:r>
      <w:r w:rsidR="00AF739C">
        <w:t>ms strengthening</w:t>
      </w:r>
      <w:ins w:id="38" w:author="Dominic Williamson" w:date="2015-06-30T12:16:00Z">
        <w:r w:rsidR="004135D2">
          <w:t>’</w:t>
        </w:r>
      </w:ins>
      <w:del w:id="39" w:author="Dominic Williamson" w:date="2015-06-30T12:16:00Z">
        <w:r w:rsidR="00AF739C" w:rsidDel="004135D2">
          <w:delText>”</w:delText>
        </w:r>
      </w:del>
      <w:r w:rsidR="00AF739C">
        <w:t xml:space="preserve">, which focus </w:t>
      </w:r>
      <w:r w:rsidR="00975343">
        <w:t xml:space="preserve">closely on </w:t>
      </w:r>
      <w:r w:rsidR="002F4A37">
        <w:t>structural</w:t>
      </w:r>
      <w:r w:rsidR="00AD4E43">
        <w:t xml:space="preserve">, </w:t>
      </w:r>
      <w:r w:rsidR="002F4A37">
        <w:t>bureaucratic</w:t>
      </w:r>
      <w:r w:rsidR="00AD4E43">
        <w:t>, and administrative</w:t>
      </w:r>
      <w:r w:rsidR="002F4A37">
        <w:t xml:space="preserve"> </w:t>
      </w:r>
      <w:r w:rsidR="00975343">
        <w:t>interventions to develop</w:t>
      </w:r>
      <w:r w:rsidR="002F4A37">
        <w:t xml:space="preserve"> information systems, strengthen the health workforce</w:t>
      </w:r>
      <w:r w:rsidR="00156D66">
        <w:t xml:space="preserve"> </w:t>
      </w:r>
      <w:r w:rsidR="0026186F">
        <w:t>and</w:t>
      </w:r>
      <w:r w:rsidR="00975343">
        <w:t xml:space="preserve"> improve infrastructure</w:t>
      </w:r>
      <w:ins w:id="40" w:author="Dominic Williamson" w:date="2015-06-30T12:17:00Z">
        <w:r w:rsidR="004135D2">
          <w:t xml:space="preserve"> </w:t>
        </w:r>
      </w:ins>
      <w:del w:id="41" w:author="Dominic Williamson" w:date="2015-06-30T12:17:00Z">
        <w:r w:rsidR="00975343" w:rsidDel="004135D2">
          <w:delText>,</w:delText>
        </w:r>
        <w:r w:rsidR="00156D66" w:rsidDel="004135D2">
          <w:delText xml:space="preserve"> amongst other areas</w:delText>
        </w:r>
        <w:r w:rsidR="003C7314" w:rsidDel="004135D2">
          <w:delText xml:space="preserve"> </w:delText>
        </w:r>
      </w:del>
      <w:r w:rsidR="004A053C">
        <w:fldChar w:fldCharType="begin"/>
      </w:r>
      <w:r w:rsidR="00AE7FCB">
        <w:instrText xml:space="preserve"> ADDIN EN.CITE &lt;EndNote&gt;&lt;Cite&gt;&lt;Author&gt;World Health Organization&lt;/Author&gt;&lt;Year&gt;Everybody’s Business: Strengthening Health Systems to Improve Health Outcomes – WHO’s Framework for Action.&lt;/Year&gt;&lt;RecNum&gt;6&lt;/RecNum&gt;&lt;DisplayText&gt;(4, 5)&lt;/DisplayText&gt;&lt;record&gt;&lt;rec-number&gt;6&lt;/rec-number&gt;&lt;foreign-keys&gt;&lt;key app="EN" db-id="drtr0vav2pzw0ue9p5jpdwsyd0v9a5edtefx" timestamp="1435627919"&gt;6&lt;/key&gt;&lt;/foreign-keys&gt;&lt;ref-type name="Web Page"&gt;12&lt;/ref-type&gt;&lt;contributors&gt;&lt;authors&gt;&lt;author&gt;World Health Organization,&lt;/author&gt;&lt;/authors&gt;&lt;/contributors&gt;&lt;titles&gt;&lt;title&gt;2007&lt;/title&gt;&lt;/titles&gt;&lt;dates&gt;&lt;year&gt;Everybody’s Business: Strengthening Health Systems to Improve Health Outcomes – WHO’s Framework for Action.&lt;/year&gt;&lt;/dates&gt;&lt;publisher&gt;WHO&lt;/publisher&gt;&lt;call-num&gt;ISBN 978 92 4 159607 7&lt;/call-num&gt;&lt;urls&gt;&lt;related-urls&gt;&lt;url&gt; http://www.who.int/healthsystems/strategy/everybodys_business.pdf?ua=1. &lt;/url&gt;&lt;/related-urls&gt;&lt;/urls&gt;&lt;/record&gt;&lt;/Cite&gt;&lt;Cite&gt;&lt;Author&gt;Jamison&lt;/Author&gt;&lt;Year&gt;2006&lt;/Year&gt;&lt;RecNum&gt;7&lt;/RecNum&gt;&lt;record&gt;&lt;rec-number&gt;7&lt;/rec-number&gt;&lt;foreign-keys&gt;&lt;key app="EN" db-id="drtr0vav2pzw0ue9p5jpdwsyd0v9a5edtefx" timestamp="1435628182"&gt;7&lt;/key&gt;&lt;/foreign-keys&gt;&lt;ref-type name="Book Section"&gt;5&lt;/ref-type&gt;&lt;contributors&gt;&lt;authors&gt;&lt;author&gt;Jamison, DT&lt;/author&gt;&lt;author&gt;Breman, JG&lt;/author&gt;&lt;author&gt;Measham, AR&lt;/author&gt;&lt;author&gt;Alleyne, G &lt;/author&gt;&lt;author&gt;Claeson, M &lt;/author&gt;&lt;author&gt;Evans, DB&lt;/author&gt;&lt;author&gt;Jha, P&lt;/author&gt;&lt;author&gt;Mills, A&lt;/author&gt;&lt;author&gt;Musgrove, P&lt;/author&gt;&lt;/authors&gt;&lt;/contributors&gt;&lt;titles&gt;&lt;title&gt;Chapter 7, Pillars of the Health System&lt;/title&gt;&lt;secondary-title&gt;Priorities in Health&lt;/secondary-title&gt;&lt;/titles&gt;&lt;dates&gt;&lt;year&gt;2006&lt;/year&gt;&lt;/dates&gt;&lt;pub-location&gt;Washington (DC)&lt;/pub-location&gt;&lt;publisher&gt;World Bank &lt;/publisher&gt;&lt;urls&gt;&lt;related-urls&gt;&lt;url&gt;http://www.ncbi.nlm.nih.gov/books/NBK10265/&lt;/url&gt;&lt;/related-urls&gt;&lt;/urls&gt;&lt;/record&gt;&lt;/Cite&gt;&lt;/EndNote&gt;</w:instrText>
      </w:r>
      <w:r w:rsidR="004A053C">
        <w:fldChar w:fldCharType="separate"/>
      </w:r>
      <w:r w:rsidR="00AE7FCB">
        <w:rPr>
          <w:noProof/>
        </w:rPr>
        <w:t>(4, 5)</w:t>
      </w:r>
      <w:r w:rsidR="004A053C">
        <w:fldChar w:fldCharType="end"/>
      </w:r>
      <w:r w:rsidR="00110E01">
        <w:t xml:space="preserve">. </w:t>
      </w:r>
      <w:r w:rsidR="0094090F">
        <w:t>T</w:t>
      </w:r>
      <w:r w:rsidR="00156D66">
        <w:t>ypically primary care in global health</w:t>
      </w:r>
      <w:r w:rsidR="00975343">
        <w:t xml:space="preserve"> </w:t>
      </w:r>
      <w:r w:rsidR="0026186F">
        <w:t xml:space="preserve">is </w:t>
      </w:r>
      <w:r w:rsidR="00AF739C">
        <w:t>not specifically</w:t>
      </w:r>
      <w:r w:rsidR="00975343">
        <w:t xml:space="preserve"> addressed as a mode of care or </w:t>
      </w:r>
      <w:ins w:id="42" w:author="Ashwin Vasan" w:date="2015-07-09T10:09:00Z">
        <w:r w:rsidR="00615C1D">
          <w:t>as</w:t>
        </w:r>
      </w:ins>
      <w:del w:id="43" w:author="Ashwin Vasan" w:date="2015-07-09T10:09:00Z">
        <w:r w:rsidR="00156D66" w:rsidDel="00615C1D">
          <w:delText>of</w:delText>
        </w:r>
      </w:del>
      <w:r w:rsidR="00156D66">
        <w:t xml:space="preserve"> </w:t>
      </w:r>
      <w:ins w:id="44" w:author="Dominic Williamson" w:date="2015-06-30T12:17:00Z">
        <w:r w:rsidR="004135D2">
          <w:t xml:space="preserve">a </w:t>
        </w:r>
      </w:ins>
      <w:r w:rsidR="00975343">
        <w:t>service in itself.</w:t>
      </w:r>
      <w:r w:rsidR="003A4B56">
        <w:t xml:space="preserve"> </w:t>
      </w:r>
      <w:r w:rsidR="00AE3499">
        <w:t xml:space="preserve">Investment into </w:t>
      </w:r>
      <w:r w:rsidR="00AF739C">
        <w:t xml:space="preserve">the </w:t>
      </w:r>
      <w:r w:rsidR="00AE3499">
        <w:t xml:space="preserve">clinical quality of </w:t>
      </w:r>
      <w:r w:rsidR="002F4A37">
        <w:t xml:space="preserve">primary care programs </w:t>
      </w:r>
      <w:r w:rsidR="00AF739C">
        <w:t xml:space="preserve">is </w:t>
      </w:r>
      <w:r w:rsidR="0094090F">
        <w:t xml:space="preserve">usually </w:t>
      </w:r>
      <w:r w:rsidR="00AF739C">
        <w:t xml:space="preserve">rooted </w:t>
      </w:r>
      <w:r w:rsidR="00975343">
        <w:t>within</w:t>
      </w:r>
      <w:r w:rsidR="002F4A37">
        <w:t xml:space="preserve"> maternal and child health (MCH)</w:t>
      </w:r>
      <w:r w:rsidR="00975343">
        <w:t xml:space="preserve"> services, which are </w:t>
      </w:r>
      <w:r w:rsidR="002F4A37">
        <w:t>critically important</w:t>
      </w:r>
      <w:r w:rsidR="00C94508">
        <w:t xml:space="preserve"> and yet an incomplete measure of</w:t>
      </w:r>
      <w:r w:rsidR="00AE3499">
        <w:t xml:space="preserve"> population health</w:t>
      </w:r>
      <w:r w:rsidR="00AF739C">
        <w:t xml:space="preserve"> and health systems performance</w:t>
      </w:r>
      <w:r w:rsidR="00AE3499">
        <w:t xml:space="preserve"> in LMICs</w:t>
      </w:r>
      <w:r w:rsidR="00AF739C">
        <w:t xml:space="preserve"> </w:t>
      </w:r>
      <w:r w:rsidR="00110E01">
        <w:fldChar w:fldCharType="begin"/>
      </w:r>
      <w:r w:rsidR="00AE7FCB">
        <w:instrText xml:space="preserve"> ADDIN EN.CITE &lt;EndNote&gt;&lt;Cite&gt;&lt;Author&gt;Kruk ME&lt;/Author&gt;&lt;Year&gt;2008&lt;/Year&gt;&lt;RecNum&gt;8&lt;/RecNum&gt;&lt;DisplayText&gt;(6)&lt;/DisplayText&gt;&lt;record&gt;&lt;rec-number&gt;8&lt;/rec-number&gt;&lt;foreign-keys&gt;&lt;key app="EN" db-id="drtr0vav2pzw0ue9p5jpdwsyd0v9a5edtefx" timestamp="1435628764"&gt;8&lt;/key&gt;&lt;/foreign-keys&gt;&lt;ref-type name="Journal Article"&gt;17&lt;/ref-type&gt;&lt;contributors&gt;&lt;authors&gt;&lt;author&gt;Kruk ME, &lt;/author&gt;&lt;author&gt;Freedman, LP&lt;/author&gt;&lt;/authors&gt;&lt;/contributors&gt;&lt;titles&gt;&lt;title&gt;Assessing health system performance in developing countries: a review of the literature&lt;/title&gt;&lt;secondary-title&gt;Health Policy&lt;/secondary-title&gt;&lt;/titles&gt;&lt;periodical&gt;&lt;full-title&gt;Health Policy&lt;/full-title&gt;&lt;/periodical&gt;&lt;pages&gt;263-76&lt;/pages&gt;&lt;volume&gt;Mar;85&lt;/volume&gt;&lt;number&gt;3&lt;/number&gt;&lt;dates&gt;&lt;year&gt;2008&lt;/year&gt;&lt;/dates&gt;&lt;urls&gt;&lt;/urls&gt;&lt;/record&gt;&lt;/Cite&gt;&lt;/EndNote&gt;</w:instrText>
      </w:r>
      <w:r w:rsidR="00110E01">
        <w:fldChar w:fldCharType="separate"/>
      </w:r>
      <w:r w:rsidR="00AE7FCB">
        <w:rPr>
          <w:noProof/>
        </w:rPr>
        <w:t>(6)</w:t>
      </w:r>
      <w:r w:rsidR="00110E01">
        <w:fldChar w:fldCharType="end"/>
      </w:r>
      <w:r w:rsidR="00110E01">
        <w:t xml:space="preserve">. </w:t>
      </w:r>
    </w:p>
    <w:p w14:paraId="0B0AAB18" w14:textId="77777777" w:rsidR="006A3CF7" w:rsidRDefault="006A3CF7" w:rsidP="00583B88">
      <w:pPr>
        <w:spacing w:line="480" w:lineRule="auto"/>
        <w:ind w:firstLine="720"/>
        <w:jc w:val="both"/>
      </w:pPr>
    </w:p>
    <w:p w14:paraId="33527B61" w14:textId="26A376A3" w:rsidR="00AE3499" w:rsidRDefault="00975343" w:rsidP="006A3CF7">
      <w:pPr>
        <w:spacing w:line="480" w:lineRule="auto"/>
        <w:ind w:firstLine="720"/>
        <w:jc w:val="both"/>
      </w:pPr>
      <w:r>
        <w:t xml:space="preserve">Interventions to </w:t>
      </w:r>
      <w:r w:rsidR="00AF739C">
        <w:t xml:space="preserve">reduce </w:t>
      </w:r>
      <w:r>
        <w:t xml:space="preserve">adult and adolescent mortality </w:t>
      </w:r>
      <w:r w:rsidR="00D5065F">
        <w:t>have been largely</w:t>
      </w:r>
      <w:r>
        <w:t xml:space="preserve"> organized around</w:t>
      </w:r>
      <w:r w:rsidR="002F4A37">
        <w:t xml:space="preserve"> specific disease</w:t>
      </w:r>
      <w:r w:rsidR="00AF739C">
        <w:t>s</w:t>
      </w:r>
      <w:r w:rsidR="002F4A37">
        <w:t xml:space="preserve"> </w:t>
      </w:r>
      <w:r w:rsidR="0026186F">
        <w:t xml:space="preserve">such as </w:t>
      </w:r>
      <w:r w:rsidR="002F4A37">
        <w:t>HIV, TB</w:t>
      </w:r>
      <w:r w:rsidR="0026186F">
        <w:t xml:space="preserve"> or</w:t>
      </w:r>
      <w:r w:rsidR="002F4A37">
        <w:t xml:space="preserve"> malaria</w:t>
      </w:r>
      <w:r w:rsidR="00D5065F">
        <w:t xml:space="preserve"> </w:t>
      </w:r>
      <w:r w:rsidR="007B2767">
        <w:fldChar w:fldCharType="begin"/>
      </w:r>
      <w:r w:rsidR="00AE7FCB">
        <w:instrText xml:space="preserve"> ADDIN EN.CITE &lt;EndNote&gt;&lt;Cite&gt;&lt;Author&gt;Komatsu R&lt;/Author&gt;&lt;Year&gt;2010&lt;/Year&gt;&lt;RecNum&gt;9&lt;/RecNum&gt;&lt;DisplayText&gt;(7)&lt;/DisplayText&gt;&lt;record&gt;&lt;rec-number&gt;9&lt;/rec-number&gt;&lt;foreign-keys&gt;&lt;key app="EN" db-id="drtr0vav2pzw0ue9p5jpdwsyd0v9a5edtefx" timestamp="1435629954"&gt;9&lt;/key&gt;&lt;/foreign-keys&gt;&lt;ref-type name="Journal Article"&gt;17&lt;/ref-type&gt;&lt;contributors&gt;&lt;authors&gt;&lt;author&gt;Komatsu R, &lt;/author&gt;&lt;author&gt;Korenromp EL, &lt;/author&gt;&lt;author&gt;Low-Beer D, &lt;/author&gt;&lt;author&gt;Watt, C&lt;/author&gt;&lt;author&gt;Dye, C&lt;/author&gt;&lt;author&gt;Steketee, R.W &lt;/author&gt;&lt;author&gt;Nahlen, BL&lt;/author&gt;&lt;author&gt;Lyerla, R&lt;/author&gt;&lt;author&gt;Garcia-Calleja, JM&lt;/author&gt;&lt;author&gt;Cutler,J &lt;/author&gt;&lt;author&gt;Schwartländer, B&lt;/author&gt;&lt;/authors&gt;&lt;/contributors&gt;&lt;titles&gt;&lt;title&gt;Lives saved by Global Fund-supported HIV/AIDS, tuberculosis and malaria programs: estimation approach and results between 2003 and end-2007&lt;/title&gt;&lt;secondary-title&gt;BMC Infect Dis&lt;/secondary-title&gt;&lt;/titles&gt;&lt;periodical&gt;&lt;full-title&gt;BMC Infect Dis&lt;/full-title&gt;&lt;/periodical&gt;&lt;pages&gt;109&lt;/pages&gt;&lt;volume&gt;Apr 30&lt;/volume&gt;&lt;number&gt;10&lt;/number&gt;&lt;dates&gt;&lt;year&gt;2010&lt;/year&gt;&lt;/dates&gt;&lt;urls&gt;&lt;/urls&gt;&lt;electronic-resource-num&gt;10.1186/1471-2334-10-109&lt;/electronic-resource-num&gt;&lt;/record&gt;&lt;/Cite&gt;&lt;/EndNote&gt;</w:instrText>
      </w:r>
      <w:r w:rsidR="007B2767">
        <w:fldChar w:fldCharType="separate"/>
      </w:r>
      <w:r w:rsidR="00AE7FCB">
        <w:rPr>
          <w:noProof/>
        </w:rPr>
        <w:t>(7)</w:t>
      </w:r>
      <w:r w:rsidR="007B2767">
        <w:fldChar w:fldCharType="end"/>
      </w:r>
      <w:r w:rsidR="007B2767">
        <w:t xml:space="preserve">. </w:t>
      </w:r>
      <w:r w:rsidR="00F4485E">
        <w:t>Less attention has been</w:t>
      </w:r>
      <w:r w:rsidR="00AF739C">
        <w:t xml:space="preserve"> </w:t>
      </w:r>
      <w:r w:rsidR="00AD4E43">
        <w:t>given to</w:t>
      </w:r>
      <w:r w:rsidR="00AF739C">
        <w:t xml:space="preserve"> </w:t>
      </w:r>
      <w:r w:rsidR="00AD4E43">
        <w:t xml:space="preserve">other </w:t>
      </w:r>
      <w:r w:rsidR="003A4B56">
        <w:t xml:space="preserve">common </w:t>
      </w:r>
      <w:r w:rsidR="0047059D">
        <w:t xml:space="preserve">acute </w:t>
      </w:r>
      <w:r w:rsidR="006132FF">
        <w:t>conditions that typically present to</w:t>
      </w:r>
      <w:r w:rsidR="00AE3499">
        <w:t xml:space="preserve"> </w:t>
      </w:r>
      <w:r w:rsidR="006132FF">
        <w:t xml:space="preserve">basic </w:t>
      </w:r>
      <w:r w:rsidR="00AE3499">
        <w:t xml:space="preserve">primary care </w:t>
      </w:r>
      <w:r w:rsidR="0026186F">
        <w:t xml:space="preserve">facilities </w:t>
      </w:r>
      <w:r w:rsidR="006132FF">
        <w:t xml:space="preserve">such as </w:t>
      </w:r>
      <w:r w:rsidR="002F4A37">
        <w:t>pneumonia, diarrh</w:t>
      </w:r>
      <w:r w:rsidR="0047059D">
        <w:t>eal disease, or</w:t>
      </w:r>
      <w:r w:rsidR="002F4A37">
        <w:t xml:space="preserve"> emerging chronic non-communicable disease</w:t>
      </w:r>
      <w:r w:rsidR="00AF739C">
        <w:t>s</w:t>
      </w:r>
      <w:r w:rsidR="00F4485E">
        <w:t>, though this</w:t>
      </w:r>
      <w:ins w:id="45" w:author="Ashwin Vasan" w:date="2015-07-09T10:10:00Z">
        <w:r w:rsidR="00615C1D">
          <w:t xml:space="preserve"> trend</w:t>
        </w:r>
      </w:ins>
      <w:r w:rsidR="00F4485E">
        <w:t xml:space="preserve"> is slowly shifting</w:t>
      </w:r>
      <w:r w:rsidR="0047059D">
        <w:t xml:space="preserve"> </w:t>
      </w:r>
      <w:r w:rsidR="007B2767">
        <w:fldChar w:fldCharType="begin"/>
      </w:r>
      <w:r w:rsidR="00AE7FCB">
        <w:instrText xml:space="preserve"> ADDIN EN.CITE &lt;EndNote&gt;&lt;Cite&gt;&lt;Author&gt;Ebrahim&lt;/Author&gt;&lt;Year&gt;2013&lt;/Year&gt;&lt;RecNum&gt;10&lt;/RecNum&gt;&lt;DisplayText&gt;(8)&lt;/DisplayText&gt;&lt;record&gt;&lt;rec-number&gt;10&lt;/rec-number&gt;&lt;foreign-keys&gt;&lt;key app="EN" db-id="drtr0vav2pzw0ue9p5jpdwsyd0v9a5edtefx" timestamp="1435630221"&gt;10&lt;/key&gt;&lt;/foreign-keys&gt;&lt;ref-type name="Journal Article"&gt;17&lt;/ref-type&gt;&lt;contributors&gt;&lt;authors&gt;&lt;author&gt;Ebrahim, S&lt;/author&gt;&lt;author&gt;Pearce, N&lt;/author&gt;&lt;author&gt;Smeeth, L&lt;/author&gt;&lt;author&gt;Casas, JP&lt;/author&gt;&lt;author&gt;Jaffar, S&lt;/author&gt;&lt;author&gt;Piot, P&lt;/author&gt;&lt;/authors&gt;&lt;/contributors&gt;&lt;titles&gt;&lt;title&gt;Tackling non-communicable diseases in low- and middle-income countries: is the evidence from high-income countries all we need? &lt;/title&gt;&lt;secondary-title&gt;PLoS Med&lt;/secondary-title&gt;&lt;/titles&gt;&lt;periodical&gt;&lt;full-title&gt;PLoS Med&lt;/full-title&gt;&lt;/periodical&gt;&lt;pages&gt;e1001377&lt;/pages&gt;&lt;volume&gt;10&lt;/volume&gt;&lt;number&gt;1&lt;/number&gt;&lt;dates&gt;&lt;year&gt;2013&lt;/year&gt;&lt;/dates&gt;&lt;urls&gt;&lt;/urls&gt;&lt;/record&gt;&lt;/Cite&gt;&lt;/EndNote&gt;</w:instrText>
      </w:r>
      <w:r w:rsidR="007B2767">
        <w:fldChar w:fldCharType="separate"/>
      </w:r>
      <w:r w:rsidR="00AE7FCB">
        <w:rPr>
          <w:noProof/>
        </w:rPr>
        <w:t>(8)</w:t>
      </w:r>
      <w:r w:rsidR="007B2767">
        <w:fldChar w:fldCharType="end"/>
      </w:r>
      <w:r w:rsidR="007B2767">
        <w:t xml:space="preserve">. </w:t>
      </w:r>
      <w:r w:rsidR="006132FF">
        <w:t>These conditions</w:t>
      </w:r>
      <w:ins w:id="46" w:author="Dominic Williamson" w:date="2015-06-30T12:18:00Z">
        <w:r w:rsidR="004135D2">
          <w:t xml:space="preserve"> </w:t>
        </w:r>
      </w:ins>
      <w:del w:id="47" w:author="Dominic Williamson" w:date="2015-06-30T12:18:00Z">
        <w:r w:rsidR="0026186F" w:rsidDel="004135D2">
          <w:delText>,</w:delText>
        </w:r>
        <w:r w:rsidR="006132FF" w:rsidDel="004135D2">
          <w:delText xml:space="preserve"> </w:delText>
        </w:r>
        <w:r w:rsidR="00AF739C" w:rsidDel="004135D2">
          <w:delText xml:space="preserve">which are treated </w:delText>
        </w:r>
        <w:r w:rsidR="00BD2AF4" w:rsidDel="004135D2">
          <w:delText xml:space="preserve">on </w:delText>
        </w:r>
        <w:r w:rsidR="00AF739C" w:rsidDel="004135D2">
          <w:delText>the front lines of health systems</w:delText>
        </w:r>
        <w:r w:rsidR="0026186F" w:rsidDel="004135D2">
          <w:delText>,</w:delText>
        </w:r>
        <w:r w:rsidR="00AF739C" w:rsidDel="004135D2">
          <w:delText xml:space="preserve"> </w:delText>
        </w:r>
      </w:del>
      <w:r w:rsidR="000856B3">
        <w:t>continue to be major contributors to</w:t>
      </w:r>
      <w:del w:id="48" w:author="Dominic Williamson" w:date="2015-06-30T12:18:00Z">
        <w:r w:rsidR="00AF739C" w:rsidDel="004135D2">
          <w:delText xml:space="preserve"> to</w:delText>
        </w:r>
      </w:del>
      <w:r w:rsidR="00AF739C">
        <w:t xml:space="preserve"> mortality </w:t>
      </w:r>
      <w:r w:rsidR="000856B3">
        <w:t>and years lost to disability in LMICs</w:t>
      </w:r>
      <w:r w:rsidR="004135D2">
        <w:t xml:space="preserve"> </w:t>
      </w:r>
      <w:r w:rsidR="004135D2">
        <w:fldChar w:fldCharType="begin"/>
      </w:r>
      <w:r w:rsidR="00AE7FCB">
        <w:instrText xml:space="preserve"> ADDIN EN.CITE &lt;EndNote&gt;&lt;Cite&gt;&lt;Author&gt;Global Burden of Disease Study 2013 Collaborators&lt;/Author&gt;&lt;Year&gt; 2015&lt;/Year&gt;&lt;RecNum&gt;11&lt;/RecNum&gt;&lt;DisplayText&gt;(9)&lt;/DisplayText&gt;&lt;record&gt;&lt;rec-number&gt;11&lt;/rec-number&gt;&lt;foreign-keys&gt;&lt;key app="EN" db-id="drtr0vav2pzw0ue9p5jpdwsyd0v9a5edtefx" timestamp="1435630327"&gt;11&lt;/key&gt;&lt;/foreign-keys&gt;&lt;ref-type name="Journal Article"&gt;17&lt;/ref-type&gt;&lt;contributors&gt;&lt;authors&gt;&lt;author&gt;Global Burden of Disease Study 2013 Collaborators,&lt;/author&gt;&lt;/authors&gt;&lt;/contributors&gt;&lt;titles&gt;&lt;title&gt;Global, regional, and national incidence, prevalence, and years lived with disability for 301 acute and chronic diseases and injuries in 188 countries, 1990-2013: a systematic analysis for the Global Burden of Disease Study 2013.&lt;/title&gt;&lt;secondary-title&gt; Lancet&lt;/secondary-title&gt;&lt;/titles&gt;&lt;pages&gt;60692-4&lt;/pages&gt;&lt;volume&gt;pii: S0140-6736&lt;/volume&gt;&lt;number&gt;15&lt;/number&gt;&lt;dates&gt;&lt;year&gt; 2015&lt;/year&gt;&lt;/dates&gt;&lt;urls&gt;&lt;/urls&gt;&lt;electronic-resource-num&gt;http://dx.doi.org/10.1016/S0140-6736(15)60692-4 &lt;/electronic-resource-num&gt;&lt;/record&gt;&lt;/Cite&gt;&lt;/EndNote&gt;</w:instrText>
      </w:r>
      <w:r w:rsidR="004135D2">
        <w:fldChar w:fldCharType="separate"/>
      </w:r>
      <w:r w:rsidR="00AE7FCB">
        <w:rPr>
          <w:noProof/>
        </w:rPr>
        <w:t>(9)</w:t>
      </w:r>
      <w:r w:rsidR="004135D2">
        <w:fldChar w:fldCharType="end"/>
      </w:r>
      <w:r w:rsidR="004135D2">
        <w:t xml:space="preserve">. </w:t>
      </w:r>
      <w:ins w:id="49" w:author="Dominic Williamson" w:date="2015-06-30T12:19:00Z">
        <w:r w:rsidR="00E56F26">
          <w:t xml:space="preserve">In addition, </w:t>
        </w:r>
      </w:ins>
      <w:del w:id="50" w:author="Dominic Williamson" w:date="2015-06-30T12:20:00Z">
        <w:r w:rsidR="002F4A37" w:rsidDel="00E56F26">
          <w:delText xml:space="preserve">More importantly, </w:delText>
        </w:r>
      </w:del>
      <w:r w:rsidR="002F4A37">
        <w:t>limited definitions of ‘primary care’</w:t>
      </w:r>
      <w:r w:rsidR="00AE3499">
        <w:t xml:space="preserve"> that focus </w:t>
      </w:r>
      <w:del w:id="51" w:author="Dominic Williamson" w:date="2015-06-30T12:19:00Z">
        <w:r w:rsidR="00AE3499" w:rsidDel="004135D2">
          <w:delText xml:space="preserve">only </w:delText>
        </w:r>
      </w:del>
      <w:r w:rsidR="00AE3499">
        <w:t>on certain demographic groups and vulnerable populations</w:t>
      </w:r>
      <w:r w:rsidR="000856B3">
        <w:t>,</w:t>
      </w:r>
      <w:r w:rsidR="002F4A37">
        <w:t xml:space="preserve"> neglect the burden of genera</w:t>
      </w:r>
      <w:r w:rsidR="00AE3499">
        <w:t xml:space="preserve">l </w:t>
      </w:r>
      <w:r w:rsidR="00AE3499">
        <w:lastRenderedPageBreak/>
        <w:t>medical illness</w:t>
      </w:r>
      <w:r w:rsidR="006132FF">
        <w:t xml:space="preserve"> in</w:t>
      </w:r>
      <w:r w:rsidR="00AE3499">
        <w:t xml:space="preserve"> the adult and adolescent populations in LMICs</w:t>
      </w:r>
      <w:r w:rsidR="00AF739C">
        <w:t xml:space="preserve">, and </w:t>
      </w:r>
      <w:del w:id="52" w:author="Dominic Williamson" w:date="2015-06-30T12:19:00Z">
        <w:r w:rsidR="00AF739C" w:rsidDel="004135D2">
          <w:delText xml:space="preserve">also </w:delText>
        </w:r>
      </w:del>
      <w:r w:rsidR="00AF739C">
        <w:t xml:space="preserve">fail to recognize the important and wider systems benefits that could be gained from investing in the quality of </w:t>
      </w:r>
      <w:r w:rsidR="000856B3">
        <w:t>general</w:t>
      </w:r>
      <w:r w:rsidR="00AF739C">
        <w:t xml:space="preserve"> primary care services, </w:t>
      </w:r>
      <w:del w:id="53" w:author="Ashwin Vasan" w:date="2015-07-09T10:11:00Z">
        <w:r w:rsidR="00AF739C" w:rsidDel="00776CC6">
          <w:delText>in addition to</w:delText>
        </w:r>
      </w:del>
      <w:ins w:id="54" w:author="Ashwin Vasan" w:date="2015-07-09T10:11:00Z">
        <w:r w:rsidR="00776CC6">
          <w:t>as a foundation to complement and support</w:t>
        </w:r>
      </w:ins>
      <w:r w:rsidR="00AF739C">
        <w:t xml:space="preserve"> disease and population-specific programs.</w:t>
      </w:r>
      <w:r w:rsidR="003A4B56">
        <w:t xml:space="preserve"> </w:t>
      </w:r>
    </w:p>
    <w:p w14:paraId="7E5412E6" w14:textId="77777777" w:rsidR="006A3CF7" w:rsidRDefault="006A3CF7" w:rsidP="006A3CF7">
      <w:pPr>
        <w:spacing w:line="480" w:lineRule="auto"/>
        <w:ind w:firstLine="720"/>
        <w:jc w:val="both"/>
      </w:pPr>
    </w:p>
    <w:p w14:paraId="7A65F983" w14:textId="07B0EFB4" w:rsidR="00DC07C0" w:rsidRDefault="002F4A37" w:rsidP="00361A7F">
      <w:pPr>
        <w:spacing w:line="480" w:lineRule="auto"/>
        <w:ind w:firstLine="720"/>
        <w:jc w:val="both"/>
      </w:pPr>
      <w:r>
        <w:t>It has been suggested</w:t>
      </w:r>
      <w:r w:rsidR="00126CC4">
        <w:t xml:space="preserve"> </w:t>
      </w:r>
      <w:r w:rsidR="00AE3499">
        <w:t>that</w:t>
      </w:r>
      <w:r>
        <w:t xml:space="preserve"> </w:t>
      </w:r>
      <w:ins w:id="55" w:author="Dominic Williamson" w:date="2015-06-30T12:21:00Z">
        <w:r w:rsidR="00E56F26">
          <w:t>i</w:t>
        </w:r>
      </w:ins>
      <w:del w:id="56" w:author="Dominic Williamson" w:date="2015-06-30T12:20:00Z">
        <w:r w:rsidDel="00E56F26">
          <w:delText>i</w:delText>
        </w:r>
      </w:del>
      <w:r>
        <w:t>ntegrated model</w:t>
      </w:r>
      <w:r w:rsidR="00AE3499">
        <w:t>s</w:t>
      </w:r>
      <w:r>
        <w:t xml:space="preserve"> of care </w:t>
      </w:r>
      <w:r w:rsidR="00AE3499">
        <w:t>that merge efforts to improve services for sp</w:t>
      </w:r>
      <w:r w:rsidR="007707C8">
        <w:t>ecific diseases and populations</w:t>
      </w:r>
      <w:r w:rsidR="00AE3499">
        <w:t xml:space="preserve"> with those for general primary care would be mutually beneficial and reinforcing</w:t>
      </w:r>
      <w:r w:rsidR="00361A7F">
        <w:t xml:space="preserve"> for health outcomes and quality of care</w:t>
      </w:r>
      <w:r w:rsidR="00126CC4">
        <w:t xml:space="preserve"> </w:t>
      </w:r>
      <w:r w:rsidR="00732C42">
        <w:fldChar w:fldCharType="begin">
          <w:fldData xml:space="preserve">PEVuZE5vdGU+PENpdGU+PEF1dGhvcj5GcmVuazwvQXV0aG9yPjxZZWFyPjIwMDk8L1llYXI+PFJl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=
</w:fldData>
        </w:fldChar>
      </w:r>
      <w:r w:rsidR="00AE7FCB">
        <w:instrText xml:space="preserve"> ADDIN EN.CITE </w:instrText>
      </w:r>
      <w:r w:rsidR="00AE7FCB">
        <w:fldChar w:fldCharType="begin">
          <w:fldData xml:space="preserve">PEVuZE5vdGU+PENpdGU+PEF1dGhvcj5GcmVuazwvQXV0aG9yPjxZZWFyPjIwMDk8L1llYXI+PFJl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=
</w:fldData>
        </w:fldChar>
      </w:r>
      <w:r w:rsidR="00AE7FCB">
        <w:instrText xml:space="preserve"> ADDIN EN.CITE.DATA </w:instrText>
      </w:r>
      <w:r w:rsidR="00AE7FCB">
        <w:fldChar w:fldCharType="end"/>
      </w:r>
      <w:r w:rsidR="00732C42">
        <w:fldChar w:fldCharType="separate"/>
      </w:r>
      <w:r w:rsidR="00AE7FCB">
        <w:rPr>
          <w:noProof/>
        </w:rPr>
        <w:t>(10-12)</w:t>
      </w:r>
      <w:r w:rsidR="00732C42">
        <w:fldChar w:fldCharType="end"/>
      </w:r>
      <w:ins w:id="57" w:author="Dominic Williamson" w:date="2015-06-30T12:35:00Z">
        <w:r w:rsidR="00732C42">
          <w:t xml:space="preserve">. </w:t>
        </w:r>
      </w:ins>
      <w:r w:rsidR="00AE3499">
        <w:t xml:space="preserve">But </w:t>
      </w:r>
      <w:ins w:id="58" w:author="Dominic Williamson" w:date="2015-06-30T16:45:00Z">
        <w:r w:rsidR="003F2ABC">
          <w:t xml:space="preserve">limited </w:t>
        </w:r>
      </w:ins>
      <w:del w:id="59" w:author="Dominic Williamson" w:date="2015-06-30T16:45:00Z">
        <w:r w:rsidR="006132FF" w:rsidDel="003F2ABC">
          <w:delText xml:space="preserve">few </w:delText>
        </w:r>
      </w:del>
      <w:r w:rsidR="00AE3499">
        <w:t xml:space="preserve">data exist to support this hypothesis. </w:t>
      </w:r>
      <w:r w:rsidR="00AF739C">
        <w:t xml:space="preserve">A Cochrane systematic review of integrated </w:t>
      </w:r>
      <w:r w:rsidR="00557177">
        <w:t>care</w:t>
      </w:r>
      <w:r w:rsidR="006A3CF7">
        <w:t>, for instance,</w:t>
      </w:r>
      <w:r w:rsidR="00126CC4">
        <w:t xml:space="preserve"> failed to show clear</w:t>
      </w:r>
      <w:r w:rsidR="00AF739C">
        <w:t xml:space="preserve"> benefit, </w:t>
      </w:r>
      <w:r w:rsidR="006A3CF7">
        <w:t>and</w:t>
      </w:r>
      <w:r w:rsidR="00AF739C">
        <w:t xml:space="preserve"> </w:t>
      </w:r>
      <w:r w:rsidR="00232D04">
        <w:t xml:space="preserve">rather </w:t>
      </w:r>
      <w:r w:rsidR="00AF739C">
        <w:t xml:space="preserve">highlighted the paucity and </w:t>
      </w:r>
      <w:r w:rsidR="000856B3">
        <w:t>poor quality of available data</w:t>
      </w:r>
      <w:r w:rsidR="00732C42">
        <w:t xml:space="preserve"> </w:t>
      </w:r>
      <w:r w:rsidR="00732C42">
        <w:fldChar w:fldCharType="begin"/>
      </w:r>
      <w:r w:rsidR="00AE7FCB">
        <w:instrText xml:space="preserve"> ADDIN EN.CITE &lt;EndNote&gt;&lt;Cite&gt;&lt;Author&gt;Dudley&lt;/Author&gt;&lt;Year&gt;2011&lt;/Year&gt;&lt;RecNum&gt;15&lt;/RecNum&gt;&lt;DisplayText&gt;(13)&lt;/DisplayText&gt;&lt;record&gt;&lt;rec-number&gt;15&lt;/rec-number&gt;&lt;foreign-keys&gt;&lt;key app="EN" db-id="drtr0vav2pzw0ue9p5jpdwsyd0v9a5edtefx" timestamp="1435631832"&gt;15&lt;/key&gt;&lt;/foreign-keys&gt;&lt;ref-type name="Journal Article"&gt;17&lt;/ref-type&gt;&lt;contributors&gt;&lt;authors&gt;&lt;author&gt;Dudley, L &lt;/author&gt;&lt;author&gt;Garner, P&lt;/author&gt;&lt;/authors&gt;&lt;/contributors&gt;&lt;titles&gt;&lt;title&gt;Strategies for integrating primary health services in low- and middle-income countries at the point of delivery.&lt;/title&gt;&lt;secondary-title&gt;Cochrane Database Syst Rev. &lt;/secondary-title&gt;&lt;/titles&gt;&lt;periodical&gt;&lt;full-title&gt;Cochrane Database Syst Rev.&lt;/full-title&gt;&lt;/periodical&gt;&lt;volume&gt;Jul 6 7 CD003318&lt;/volume&gt;&lt;dates&gt;&lt;year&gt;2011&lt;/year&gt;&lt;/dates&gt;&lt;urls&gt;&lt;/urls&gt;&lt;/record&gt;&lt;/Cite&gt;&lt;/EndNote&gt;</w:instrText>
      </w:r>
      <w:r w:rsidR="00732C42">
        <w:fldChar w:fldCharType="separate"/>
      </w:r>
      <w:r w:rsidR="00AE7FCB">
        <w:rPr>
          <w:noProof/>
        </w:rPr>
        <w:t>(13)</w:t>
      </w:r>
      <w:r w:rsidR="00732C42">
        <w:fldChar w:fldCharType="end"/>
      </w:r>
      <w:r w:rsidR="00361A7F">
        <w:t xml:space="preserve">. </w:t>
      </w:r>
      <w:r w:rsidR="003D074A">
        <w:t xml:space="preserve">One </w:t>
      </w:r>
      <w:r w:rsidR="00232D04">
        <w:t xml:space="preserve">notable </w:t>
      </w:r>
      <w:r w:rsidR="003D074A">
        <w:t>exception is a large</w:t>
      </w:r>
      <w:r w:rsidR="00557177">
        <w:t xml:space="preserve"> </w:t>
      </w:r>
      <w:r w:rsidR="00197286">
        <w:t xml:space="preserve">randomized </w:t>
      </w:r>
      <w:r w:rsidR="00557177">
        <w:t xml:space="preserve">trial from South Africa </w:t>
      </w:r>
      <w:r w:rsidR="003D074A">
        <w:t>that</w:t>
      </w:r>
      <w:r w:rsidR="00557177">
        <w:t xml:space="preserve"> integrated </w:t>
      </w:r>
      <w:r w:rsidR="00197286">
        <w:t>HIV services into rural outpatient departmen</w:t>
      </w:r>
      <w:r w:rsidR="003D074A">
        <w:t>ts</w:t>
      </w:r>
      <w:r w:rsidR="00BB2B35">
        <w:t xml:space="preserve"> staffed by nurses</w:t>
      </w:r>
      <w:r w:rsidR="003D074A">
        <w:t>, but this</w:t>
      </w:r>
      <w:r w:rsidR="00232D04">
        <w:t xml:space="preserve"> study</w:t>
      </w:r>
      <w:r w:rsidR="003D074A">
        <w:t xml:space="preserve"> found no </w:t>
      </w:r>
      <w:r w:rsidR="00BB2B35">
        <w:t xml:space="preserve">significant </w:t>
      </w:r>
      <w:r w:rsidR="003D074A">
        <w:t xml:space="preserve">mortality benefit </w:t>
      </w:r>
      <w:r w:rsidR="00197286">
        <w:t>or improvement in HIV-specific endpoints</w:t>
      </w:r>
      <w:r w:rsidR="00A52121">
        <w:t xml:space="preserve"> </w:t>
      </w:r>
      <w:r w:rsidR="00A52121">
        <w:fldChar w:fldCharType="begin"/>
      </w:r>
      <w:r w:rsidR="00AE7FCB">
        <w:instrText xml:space="preserve"> ADDIN EN.CITE &lt;EndNote&gt;&lt;Cite&gt;&lt;Author&gt;Fairall&lt;/Author&gt;&lt;Year&gt;2012&lt;/Year&gt;&lt;RecNum&gt;16&lt;/RecNum&gt;&lt;DisplayText&gt;(14)&lt;/DisplayText&gt;&lt;record&gt;&lt;rec-number&gt;16&lt;/rec-number&gt;&lt;foreign-keys&gt;&lt;key app="EN" db-id="drtr0vav2pzw0ue9p5jpdwsyd0v9a5edtefx" timestamp="1435632156"&gt;16&lt;/key&gt;&lt;/foreign-keys&gt;&lt;ref-type name="Journal Article"&gt;17&lt;/ref-type&gt;&lt;contributors&gt;&lt;authors&gt;&lt;author&gt;Fairall, L &lt;/author&gt;&lt;author&gt;Bachmann, MO&lt;/author&gt;&lt;author&gt;Lombard, C&lt;/author&gt;&lt;author&gt;Timmerman, V&lt;/author&gt;&lt;author&gt;Uebel, K&lt;/author&gt;&lt;author&gt;Zwarenstein, M &lt;/author&gt;&lt;author&gt;Boulle, A&lt;/author&gt;&lt;author&gt;Georgeu, D&lt;/author&gt;&lt;author&gt;Colvin, CJ&lt;/author&gt;&lt;author&gt;Lewin, S&lt;/author&gt;&lt;author&gt;Faris, G&lt;/author&gt;&lt;author&gt;Cornick, R &lt;/author&gt;&lt;author&gt;Draper, B&lt;/author&gt;&lt;author&gt;Tshabalala, M&lt;/author&gt;&lt;author&gt;Kotze, E &lt;/author&gt;&lt;author&gt;van Vuuren, C&lt;/author&gt;&lt;author&gt;Steyn, D&lt;/author&gt;&lt;author&gt;Chapman, R &lt;/author&gt;&lt;author&gt;Bateman, E&lt;/author&gt;&lt;/authors&gt;&lt;/contributors&gt;&lt;titles&gt;&lt;title&gt;Task shifting of antiretroviral treatment from doctors to primary-care nurses in South Africa (STRETCH): a pragmatic, parallel, cluster-randomised trial&lt;/title&gt;&lt;secondary-title&gt;Lancet&lt;/secondary-title&gt;&lt;/titles&gt;&lt;periodical&gt;&lt;full-title&gt;Lancet&lt;/full-title&gt;&lt;/periodical&gt;&lt;pages&gt;889-98&lt;/pages&gt;&lt;volume&gt;Sep 8;380&lt;/volume&gt;&lt;number&gt;9845&lt;/number&gt;&lt;dates&gt;&lt;year&gt;2012&lt;/year&gt;&lt;/dates&gt;&lt;urls&gt;&lt;/urls&gt;&lt;/record&gt;&lt;/Cite&gt;&lt;/EndNote&gt;</w:instrText>
      </w:r>
      <w:r w:rsidR="00A52121">
        <w:fldChar w:fldCharType="separate"/>
      </w:r>
      <w:r w:rsidR="00AE7FCB">
        <w:rPr>
          <w:noProof/>
        </w:rPr>
        <w:t>(14)</w:t>
      </w:r>
      <w:r w:rsidR="00A52121">
        <w:fldChar w:fldCharType="end"/>
      </w:r>
      <w:r w:rsidR="00A52121">
        <w:t>.</w:t>
      </w:r>
    </w:p>
    <w:p w14:paraId="35220F73" w14:textId="77777777" w:rsidR="00E53DAB" w:rsidRDefault="00E53DAB" w:rsidP="003D074A">
      <w:pPr>
        <w:spacing w:line="480" w:lineRule="auto"/>
        <w:jc w:val="both"/>
      </w:pPr>
    </w:p>
    <w:p w14:paraId="76B7882A" w14:textId="2B28E27F" w:rsidR="002F4A37" w:rsidRDefault="006A3CF7" w:rsidP="006A3CF7">
      <w:pPr>
        <w:spacing w:line="480" w:lineRule="auto"/>
        <w:jc w:val="both"/>
      </w:pPr>
      <w:r>
        <w:tab/>
      </w:r>
      <w:r w:rsidR="007707C8">
        <w:t xml:space="preserve">Additionally, </w:t>
      </w:r>
      <w:ins w:id="60" w:author="Dominic Williamson" w:date="2015-06-30T12:23:00Z">
        <w:r w:rsidR="00590008">
          <w:t xml:space="preserve">limited </w:t>
        </w:r>
      </w:ins>
      <w:del w:id="61" w:author="Dominic Williamson" w:date="2015-06-30T12:23:00Z">
        <w:r w:rsidR="007707C8" w:rsidDel="00590008">
          <w:delText xml:space="preserve">few </w:delText>
        </w:r>
      </w:del>
      <w:r w:rsidR="007707C8">
        <w:t>data exist</w:t>
      </w:r>
      <w:ins w:id="62" w:author="Dominic Williamson" w:date="2015-06-30T12:23:00Z">
        <w:r w:rsidR="00590008">
          <w:t>s</w:t>
        </w:r>
      </w:ins>
      <w:r w:rsidR="007707C8">
        <w:t xml:space="preserve"> </w:t>
      </w:r>
      <w:r w:rsidR="002650AE">
        <w:t>describing the</w:t>
      </w:r>
      <w:r w:rsidR="007707C8">
        <w:t xml:space="preserve"> quality of services for basic primary care conditions</w:t>
      </w:r>
      <w:del w:id="63" w:author="Dominic Williamson" w:date="2015-06-30T12:24:00Z">
        <w:r w:rsidR="007707C8" w:rsidDel="00590008">
          <w:delText xml:space="preserve"> themselves</w:delText>
        </w:r>
      </w:del>
      <w:r w:rsidR="007707C8">
        <w:t xml:space="preserve">. The </w:t>
      </w:r>
      <w:r w:rsidR="002650AE">
        <w:t>Practical Approach to Lung Health (PAL) developed by the World Health Organization</w:t>
      </w:r>
      <w:r w:rsidR="008B18F3">
        <w:t xml:space="preserve"> (WHO)</w:t>
      </w:r>
      <w:r w:rsidR="002650AE">
        <w:t xml:space="preserve"> and partners</w:t>
      </w:r>
      <w:r w:rsidR="00BB2B35">
        <w:t>,</w:t>
      </w:r>
      <w:r w:rsidR="002650AE">
        <w:t xml:space="preserve"> was studied in South Africa</w:t>
      </w:r>
      <w:ins w:id="64" w:author="Dominic Williamson" w:date="2015-06-30T13:02:00Z">
        <w:r w:rsidR="00F06673">
          <w:t xml:space="preserve"> </w:t>
        </w:r>
      </w:ins>
      <w:r w:rsidR="009F1AED">
        <w:fldChar w:fldCharType="begin"/>
      </w:r>
      <w:r w:rsidR="00AE7FCB">
        <w:instrText xml:space="preserve"> ADDIN EN.CITE &lt;EndNote&gt;&lt;Cite&gt;&lt;Author&gt;Bheekie&lt;/Author&gt;&lt;Year&gt;2006&lt;/Year&gt;&lt;RecNum&gt;17&lt;/RecNum&gt;&lt;DisplayText&gt;(15, 16)&lt;/DisplayText&gt;&lt;record&gt;&lt;rec-number&gt;17&lt;/rec-number&gt;&lt;foreign-keys&gt;&lt;key app="EN" db-id="drtr0vav2pzw0ue9p5jpdwsyd0v9a5edtefx" timestamp="1435632396"&gt;17&lt;/key&gt;&lt;/foreign-keys&gt;&lt;ref-type name="Journal Article"&gt;17&lt;/ref-type&gt;&lt;contributors&gt;&lt;authors&gt;&lt;author&gt;Bheekie, A&lt;/author&gt;&lt;author&gt;Buskens, I&lt;/author&gt;&lt;author&gt;Allen, S &lt;/author&gt;&lt;author&gt;English, R&lt;/author&gt;&lt;author&gt;Mayers P, &lt;/author&gt;&lt;author&gt;Fairall L, &lt;/author&gt;&lt;author&gt;Majara B, &lt;/author&gt;&lt;author&gt;Bateman ED, &lt;/author&gt;&lt;author&gt;Zwarenstein M, &lt;/author&gt;&lt;author&gt;Bachmann M.&lt;/author&gt;&lt;/authors&gt;&lt;/contributors&gt;&lt;titles&gt;&lt;title&gt;The Practical Approach to Lung Health in South Africa (PALSA) intervention: respiratory guideline implementation for nurse trainers&lt;/title&gt;&lt;secondary-title&gt;Int Nurs Rev&lt;/secondary-title&gt;&lt;/titles&gt;&lt;periodical&gt;&lt;full-title&gt;Int Nurs Rev&lt;/full-title&gt;&lt;/periodical&gt;&lt;pages&gt;261-8&lt;/pages&gt;&lt;volume&gt;53&lt;/volume&gt;&lt;number&gt;4&lt;/number&gt;&lt;dates&gt;&lt;year&gt;2006&lt;/year&gt;&lt;/dates&gt;&lt;urls&gt;&lt;/urls&gt;&lt;/record&gt;&lt;/Cite&gt;&lt;Cite&gt;&lt;Author&gt;English&lt;/Author&gt;&lt;Year&gt;2008&lt;/Year&gt;&lt;RecNum&gt;18&lt;/RecNum&gt;&lt;record&gt;&lt;rec-number&gt;18&lt;/rec-number&gt;&lt;foreign-keys&gt;&lt;key app="EN" db-id="drtr0vav2pzw0ue9p5jpdwsyd0v9a5edtefx" timestamp="1435634136"&gt;18&lt;/key&gt;&lt;/foreign-keys&gt;&lt;ref-type name="Journal Article"&gt;17&lt;/ref-type&gt;&lt;contributors&gt;&lt;authors&gt;&lt;author&gt;English, RG&lt;/author&gt;&lt;author&gt;Bateman, ED&lt;/author&gt;&lt;author&gt;Zwarenstein, MF&lt;/author&gt;&lt;author&gt;Fairall, LR &lt;/author&gt;&lt;author&gt;Bheekie, A&lt;/author&gt;&lt;author&gt;Bachmann, MO&lt;/author&gt;&lt;author&gt;Majara, B&lt;/author&gt;&lt;author&gt;Ottmani, SE &lt;/author&gt;&lt;author&gt;Scherpbier, RW&lt;/author&gt;&lt;/authors&gt;&lt;/contributors&gt;&lt;titles&gt;&lt;title&gt;Development of a South African integrated syndromic respiratory disease guideline for primary care.&lt;/title&gt;&lt;secondary-title&gt;Prim Care Respir J &lt;/secondary-title&gt;&lt;/titles&gt;&lt;periodical&gt;&lt;full-title&gt;Prim Care Respir J&lt;/full-title&gt;&lt;/periodical&gt;&lt;pages&gt;156-63&lt;/pages&gt;&lt;volume&gt;Sep;17&lt;/volume&gt;&lt;number&gt;3&lt;/number&gt;&lt;dates&gt;&lt;year&gt;2008&lt;/year&gt;&lt;/dates&gt;&lt;urls&gt;&lt;/urls&gt;&lt;/record&gt;&lt;/Cite&gt;&lt;/EndNote&gt;</w:instrText>
      </w:r>
      <w:r w:rsidR="009F1AED">
        <w:fldChar w:fldCharType="separate"/>
      </w:r>
      <w:r w:rsidR="00AE7FCB">
        <w:rPr>
          <w:noProof/>
        </w:rPr>
        <w:t>(15, 16)</w:t>
      </w:r>
      <w:r w:rsidR="009F1AED">
        <w:fldChar w:fldCharType="end"/>
      </w:r>
      <w:r w:rsidR="002650AE">
        <w:t xml:space="preserve"> </w:t>
      </w:r>
      <w:r w:rsidR="007707C8">
        <w:t xml:space="preserve">and </w:t>
      </w:r>
      <w:r w:rsidR="002650AE">
        <w:t xml:space="preserve">Malawi </w:t>
      </w:r>
      <w:r w:rsidR="00D47E4F">
        <w:fldChar w:fldCharType="begin"/>
      </w:r>
      <w:r w:rsidR="00AE7FCB">
        <w:instrText xml:space="preserve"> ADDIN EN.CITE &lt;EndNote&gt;&lt;Cite&gt;&lt;Author&gt;Schull MJ&lt;/Author&gt;&lt;Year&gt;2011&lt;/Year&gt;&lt;RecNum&gt;19&lt;/RecNum&gt;&lt;DisplayText&gt;(17)&lt;/DisplayText&gt;&lt;record&gt;&lt;rec-number&gt;19&lt;/rec-number&gt;&lt;foreign-keys&gt;&lt;key app="EN" db-id="drtr0vav2pzw0ue9p5jpdwsyd0v9a5edtefx" timestamp="1435634534"&gt;19&lt;/key&gt;&lt;/foreign-keys&gt;&lt;ref-type name="Journal Article"&gt;17&lt;/ref-type&gt;&lt;contributors&gt;&lt;authors&gt;&lt;author&gt;Schull MJ, &lt;/author&gt;&lt;author&gt;Cornick R, &lt;/author&gt;&lt;author&gt;Thompson S,&lt;/author&gt;&lt;author&gt;Faris, G&lt;/author&gt;&lt;author&gt;Fairall, L&lt;/author&gt;&lt;author&gt;Burciul, B&lt;/author&gt;&lt;author&gt;Sodhi, S&lt;/author&gt;&lt;author&gt;Draper, B&lt;/author&gt;&lt;author&gt;Joshua, M&lt;/author&gt;&lt;author&gt;Mondiwa, M&lt;/author&gt;&lt;author&gt;Banda, H&lt;/author&gt;&lt;author&gt;Kathyola, D&lt;/author&gt;&lt;author&gt;Bateman, E&lt;/author&gt;&lt;author&gt;Zwarenstein, M&lt;/author&gt;&lt;/authors&gt;&lt;/contributors&gt;&lt;titles&gt;&lt;title&gt;From PALSA PLUS to PALM PLUS: adapting and developing a South African guideline and training intervention to better integrate HIV/AIDS care with primary care in rural health centers in Malawi&lt;/title&gt;&lt;secondary-title&gt;Implement Sci&lt;/secondary-title&gt;&lt;/titles&gt;&lt;periodical&gt;&lt;full-title&gt;Implement Sci&lt;/full-title&gt;&lt;/periodical&gt;&lt;volume&gt;Jul 26;6&lt;/volume&gt;&lt;number&gt;82&lt;/number&gt;&lt;dates&gt;&lt;year&gt;2011&lt;/year&gt;&lt;/dates&gt;&lt;urls&gt;&lt;/urls&gt;&lt;/record&gt;&lt;/Cite&gt;&lt;/EndNote&gt;</w:instrText>
      </w:r>
      <w:r w:rsidR="00D47E4F">
        <w:fldChar w:fldCharType="separate"/>
      </w:r>
      <w:r w:rsidR="00AE7FCB">
        <w:rPr>
          <w:noProof/>
        </w:rPr>
        <w:t>(17)</w:t>
      </w:r>
      <w:r w:rsidR="00D47E4F">
        <w:fldChar w:fldCharType="end"/>
      </w:r>
      <w:ins w:id="65" w:author="Dominic Williamson" w:date="2015-06-30T13:22:00Z">
        <w:r w:rsidR="00D47E4F">
          <w:t>.</w:t>
        </w:r>
      </w:ins>
      <w:r>
        <w:t xml:space="preserve"> </w:t>
      </w:r>
      <w:r w:rsidR="00A45D61">
        <w:t>It</w:t>
      </w:r>
      <w:r w:rsidR="002650AE">
        <w:t xml:space="preserve"> measured</w:t>
      </w:r>
      <w:r w:rsidR="008C4B19">
        <w:t xml:space="preserve"> the effect of</w:t>
      </w:r>
      <w:r w:rsidR="007707C8">
        <w:t xml:space="preserve"> integrating algorithms for lung health and HIV, respectively,</w:t>
      </w:r>
      <w:r w:rsidR="00BB2B35">
        <w:t xml:space="preserve"> into primary care services</w:t>
      </w:r>
      <w:r w:rsidR="008C4B19">
        <w:t xml:space="preserve"> and</w:t>
      </w:r>
      <w:r w:rsidR="007707C8">
        <w:t xml:space="preserve"> found</w:t>
      </w:r>
      <w:r w:rsidR="00C0750C">
        <w:t xml:space="preserve"> improvement in TB case detection</w:t>
      </w:r>
      <w:ins w:id="66" w:author="Dominic Williamson" w:date="2015-06-30T13:28:00Z">
        <w:r w:rsidR="000D17DB">
          <w:t xml:space="preserve"> </w:t>
        </w:r>
      </w:ins>
      <w:r w:rsidR="000D17DB">
        <w:fldChar w:fldCharType="begin">
          <w:fldData xml:space="preserve">PEVuZE5vdGU+PENpdGU+PEF1dGhvcj5GYWlyYWxsPC9BdXRob3I+PFllYXI+MjAwNTwvWWVhcj48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</w:fldData>
        </w:fldChar>
      </w:r>
      <w:r w:rsidR="00AE7FCB">
        <w:instrText xml:space="preserve"> ADDIN EN.CITE </w:instrText>
      </w:r>
      <w:r w:rsidR="00AE7FCB">
        <w:fldChar w:fldCharType="begin">
          <w:fldData xml:space="preserve">PEVuZE5vdGU+PENpdGU+PEF1dGhvcj5GYWlyYWxsPC9BdXRob3I+PFllYXI+MjAwNTwvWWVhcj48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</w:fldData>
        </w:fldChar>
      </w:r>
      <w:r w:rsidR="00AE7FCB">
        <w:instrText xml:space="preserve"> ADDIN EN.CITE.DATA </w:instrText>
      </w:r>
      <w:r w:rsidR="00AE7FCB">
        <w:fldChar w:fldCharType="end"/>
      </w:r>
      <w:r w:rsidR="000D17DB">
        <w:fldChar w:fldCharType="separate"/>
      </w:r>
      <w:r w:rsidR="00AE7FCB">
        <w:rPr>
          <w:noProof/>
        </w:rPr>
        <w:t>(18, 19)</w:t>
      </w:r>
      <w:r w:rsidR="000D17DB">
        <w:fldChar w:fldCharType="end"/>
      </w:r>
      <w:r w:rsidR="00BB2B35">
        <w:t>,</w:t>
      </w:r>
      <w:r w:rsidR="00255F7F">
        <w:t xml:space="preserve"> but has yet to publish quantitative benefit on patient outcomes or quality.</w:t>
      </w:r>
      <w:r w:rsidR="007707C8">
        <w:t xml:space="preserve"> </w:t>
      </w:r>
      <w:r w:rsidR="002650AE">
        <w:t>A</w:t>
      </w:r>
      <w:r w:rsidR="008565B2">
        <w:t xml:space="preserve"> baseline survey</w:t>
      </w:r>
      <w:r w:rsidR="002650AE">
        <w:t xml:space="preserve"> of primary care quality</w:t>
      </w:r>
      <w:r w:rsidR="008565B2">
        <w:t xml:space="preserve"> </w:t>
      </w:r>
      <w:r w:rsidR="00B53164">
        <w:t xml:space="preserve">conducted by </w:t>
      </w:r>
      <w:commentRangeStart w:id="67"/>
      <w:r w:rsidR="00B53164">
        <w:t>our</w:t>
      </w:r>
      <w:r w:rsidR="005A699C">
        <w:t xml:space="preserve"> </w:t>
      </w:r>
      <w:r w:rsidR="00B53164">
        <w:t xml:space="preserve">team </w:t>
      </w:r>
      <w:commentRangeEnd w:id="67"/>
      <w:r w:rsidR="00590008">
        <w:rPr>
          <w:rStyle w:val="CommentReference"/>
        </w:rPr>
        <w:commentReference w:id="67"/>
      </w:r>
      <w:r w:rsidR="008565B2">
        <w:t>in rural</w:t>
      </w:r>
      <w:r w:rsidR="007707C8">
        <w:t xml:space="preserve"> Rw</w:t>
      </w:r>
      <w:r w:rsidR="00215959">
        <w:t xml:space="preserve">anda found </w:t>
      </w:r>
      <w:r w:rsidR="007707C8">
        <w:t xml:space="preserve">that basic </w:t>
      </w:r>
      <w:r w:rsidR="0005051A">
        <w:t xml:space="preserve">outpatient </w:t>
      </w:r>
      <w:r w:rsidR="007707C8">
        <w:t xml:space="preserve">care provided </w:t>
      </w:r>
      <w:r w:rsidR="00B53164">
        <w:t>for</w:t>
      </w:r>
      <w:r w:rsidR="007707C8">
        <w:t xml:space="preserve"> acute </w:t>
      </w:r>
      <w:r w:rsidR="00215959">
        <w:t xml:space="preserve">primary </w:t>
      </w:r>
      <w:r w:rsidR="00215959">
        <w:lastRenderedPageBreak/>
        <w:t xml:space="preserve">care </w:t>
      </w:r>
      <w:r w:rsidR="00B53164">
        <w:t>conditions in</w:t>
      </w:r>
      <w:r w:rsidR="00BB2B35">
        <w:t xml:space="preserve"> adults and adolescents was of low quality; </w:t>
      </w:r>
      <w:del w:id="68" w:author="Dominic Williamson" w:date="2015-06-30T12:25:00Z">
        <w:r w:rsidR="007707C8" w:rsidDel="00590008">
          <w:delText xml:space="preserve"> genera</w:delText>
        </w:r>
      </w:del>
      <w:r w:rsidR="00BB2B35">
        <w:t>it reported</w:t>
      </w:r>
      <w:r w:rsidR="007707C8">
        <w:t xml:space="preserve"> low rates of </w:t>
      </w:r>
      <w:r w:rsidR="00BB2B35">
        <w:t>performance of basic clinical tasks</w:t>
      </w:r>
      <w:r w:rsidR="005A699C">
        <w:t xml:space="preserve"> </w:t>
      </w:r>
      <w:r w:rsidR="002650AE">
        <w:t xml:space="preserve">during routine </w:t>
      </w:r>
      <w:r w:rsidR="00BB2B35">
        <w:t xml:space="preserve">primary care </w:t>
      </w:r>
      <w:r w:rsidR="002650AE">
        <w:t>delivery,</w:t>
      </w:r>
      <w:r w:rsidR="007707C8">
        <w:t xml:space="preserve"> such as </w:t>
      </w:r>
      <w:r w:rsidR="00314479">
        <w:t xml:space="preserve">measuring and recording </w:t>
      </w:r>
      <w:r w:rsidR="007707C8">
        <w:t>vital signs, screeni</w:t>
      </w:r>
      <w:r w:rsidR="002650AE">
        <w:t>ng for</w:t>
      </w:r>
      <w:r w:rsidR="00314479">
        <w:t xml:space="preserve"> key</w:t>
      </w:r>
      <w:r w:rsidR="002650AE">
        <w:t xml:space="preserve"> prevalent conditions and behavioral counseling,</w:t>
      </w:r>
      <w:r w:rsidR="00255F7F">
        <w:t xml:space="preserve"> and</w:t>
      </w:r>
      <w:r w:rsidR="00B53164">
        <w:t xml:space="preserve"> </w:t>
      </w:r>
      <w:r w:rsidR="002650AE">
        <w:t>assignment</w:t>
      </w:r>
      <w:r w:rsidR="00B53164">
        <w:t xml:space="preserve"> of follow-up and </w:t>
      </w:r>
      <w:r>
        <w:t xml:space="preserve">of </w:t>
      </w:r>
      <w:r w:rsidR="00B53164">
        <w:t>referral visits</w:t>
      </w:r>
      <w:ins w:id="69" w:author="Dominic Williamson" w:date="2015-06-30T13:51:00Z">
        <w:r w:rsidR="00D73A45">
          <w:t xml:space="preserve"> </w:t>
        </w:r>
      </w:ins>
      <w:r w:rsidR="00D73A45">
        <w:fldChar w:fldCharType="begin"/>
      </w:r>
      <w:r w:rsidR="00AE7FCB">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D73A45">
        <w:fldChar w:fldCharType="separate"/>
      </w:r>
      <w:r w:rsidR="00AE7FCB">
        <w:rPr>
          <w:noProof/>
        </w:rPr>
        <w:t>(20)</w:t>
      </w:r>
      <w:r w:rsidR="00D73A45">
        <w:fldChar w:fldCharType="end"/>
      </w:r>
      <w:ins w:id="70" w:author="Dominic Williamson" w:date="2015-06-30T13:52:00Z">
        <w:r w:rsidR="00D73A45">
          <w:t xml:space="preserve">. </w:t>
        </w:r>
      </w:ins>
    </w:p>
    <w:p w14:paraId="79EFA7D8" w14:textId="77777777" w:rsidR="002650AE" w:rsidRDefault="002650AE" w:rsidP="004C7FC8">
      <w:pPr>
        <w:spacing w:line="480" w:lineRule="auto"/>
        <w:ind w:firstLine="720"/>
        <w:jc w:val="both"/>
      </w:pPr>
    </w:p>
    <w:p w14:paraId="7A06FB95" w14:textId="0FE00A4C" w:rsidR="00B53164" w:rsidRDefault="00B53164" w:rsidP="004C7FC8">
      <w:pPr>
        <w:spacing w:line="480" w:lineRule="auto"/>
        <w:ind w:firstLine="720"/>
        <w:jc w:val="both"/>
      </w:pPr>
      <w:r>
        <w:t xml:space="preserve">The most </w:t>
      </w:r>
      <w:r w:rsidR="00DC2F36">
        <w:t>co</w:t>
      </w:r>
      <w:r w:rsidR="002650AE">
        <w:t>mprehensive</w:t>
      </w:r>
      <w:r>
        <w:t xml:space="preserve"> </w:t>
      </w:r>
      <w:ins w:id="71" w:author="Dominic Williamson" w:date="2015-06-30T12:27:00Z">
        <w:r w:rsidR="00590008">
          <w:t xml:space="preserve">design of a </w:t>
        </w:r>
      </w:ins>
      <w:del w:id="72" w:author="Dominic Williamson" w:date="2015-06-30T12:27:00Z">
        <w:r w:rsidDel="00590008">
          <w:delText>attempt at designing</w:delText>
        </w:r>
        <w:r w:rsidR="002650AE" w:rsidDel="00590008">
          <w:delText xml:space="preserve"> a </w:delText>
        </w:r>
      </w:del>
      <w:r w:rsidR="002650AE">
        <w:t>program of</w:t>
      </w:r>
      <w:r>
        <w:t xml:space="preserve"> </w:t>
      </w:r>
      <w:r w:rsidR="002650AE">
        <w:t>integrated primary care service delivery</w:t>
      </w:r>
      <w:r>
        <w:t xml:space="preserve"> at the point of care </w:t>
      </w:r>
      <w:r w:rsidR="00DC2F36">
        <w:t>has been the</w:t>
      </w:r>
      <w:r w:rsidR="002650AE">
        <w:t xml:space="preserve"> WHO</w:t>
      </w:r>
      <w:r>
        <w:t xml:space="preserve"> Integrated Management of Adolescent &amp; Adult Illness (IMAI)</w:t>
      </w:r>
      <w:ins w:id="73" w:author="Dominic Williamson" w:date="2015-06-30T13:55:00Z">
        <w:r w:rsidR="00E233B3">
          <w:t xml:space="preserve"> </w:t>
        </w:r>
      </w:ins>
      <w:r w:rsidR="00E233B3">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E233B3">
        <w:fldChar w:fldCharType="separate"/>
      </w:r>
      <w:r w:rsidR="00AE7FCB">
        <w:rPr>
          <w:noProof/>
        </w:rPr>
        <w:t>(21)</w:t>
      </w:r>
      <w:r w:rsidR="00E233B3">
        <w:fldChar w:fldCharType="end"/>
      </w:r>
      <w:ins w:id="74" w:author="Ashwin Vasan" w:date="2015-07-09T10:32:00Z">
        <w:r w:rsidR="00452DE7">
          <w:t>, described elsewhere in detail (</w:t>
        </w:r>
        <w:commentRangeStart w:id="75"/>
        <w:r w:rsidR="00452DE7">
          <w:t>X</w:t>
        </w:r>
        <w:commentRangeEnd w:id="75"/>
        <w:r w:rsidR="00452DE7">
          <w:rPr>
            <w:rStyle w:val="CommentReference"/>
          </w:rPr>
          <w:commentReference w:id="75"/>
        </w:r>
        <w:r w:rsidR="00452DE7">
          <w:t>)</w:t>
        </w:r>
      </w:ins>
      <w:r w:rsidR="00BD2AF4">
        <w:t>.</w:t>
      </w:r>
      <w:r w:rsidR="00255F7F">
        <w:t xml:space="preserve"> </w:t>
      </w:r>
      <w:del w:id="77" w:author="Ashwin Vasan" w:date="2015-07-09T10:33:00Z">
        <w:r w:rsidR="00BD2AF4" w:rsidDel="00452DE7">
          <w:delText>This</w:delText>
        </w:r>
        <w:r w:rsidR="00255F7F" w:rsidDel="00452DE7">
          <w:delText xml:space="preserve"> </w:delText>
        </w:r>
      </w:del>
      <w:ins w:id="78" w:author="Ashwin Vasan" w:date="2015-07-09T10:33:00Z">
        <w:r w:rsidR="00452DE7">
          <w:t xml:space="preserve">Briefly, IMAI </w:t>
        </w:r>
      </w:ins>
      <w:r>
        <w:t>is a</w:t>
      </w:r>
      <w:r w:rsidR="00AC1687">
        <w:t xml:space="preserve"> </w:t>
      </w:r>
      <w:r w:rsidR="002650AE">
        <w:t xml:space="preserve">standardized </w:t>
      </w:r>
      <w:r>
        <w:t>protocol</w:t>
      </w:r>
      <w:r w:rsidR="002650AE">
        <w:t xml:space="preserve">, based </w:t>
      </w:r>
      <w:r w:rsidR="00452DE7">
        <w:t xml:space="preserve">on syndromic </w:t>
      </w:r>
      <w:del w:id="79" w:author="Ashwin Vasan" w:date="2015-07-09T10:34:00Z">
        <w:r w:rsidR="00452DE7" w:rsidDel="00452DE7">
          <w:delText>care and treatment</w:delText>
        </w:r>
      </w:del>
      <w:ins w:id="80" w:author="Ashwin Vasan" w:date="2015-07-09T10:34:00Z">
        <w:r w:rsidR="00452DE7">
          <w:t>management</w:t>
        </w:r>
      </w:ins>
      <w:r w:rsidR="002650AE">
        <w:t xml:space="preserve"> and</w:t>
      </w:r>
      <w:r w:rsidR="00DC2F36">
        <w:t xml:space="preserve"> targeted at front-line health </w:t>
      </w:r>
      <w:r w:rsidR="00452DE7">
        <w:t xml:space="preserve">care </w:t>
      </w:r>
      <w:r w:rsidR="00DC2F36">
        <w:t>workers</w:t>
      </w:r>
      <w:r w:rsidR="00452DE7">
        <w:t xml:space="preserve"> (HCWs)</w:t>
      </w:r>
      <w:r w:rsidR="00BB2B35">
        <w:t>, which</w:t>
      </w:r>
      <w:r w:rsidR="002650AE">
        <w:t xml:space="preserve"> is organized into a single </w:t>
      </w:r>
      <w:r w:rsidR="00BB2B35">
        <w:t>protocol</w:t>
      </w:r>
      <w:r w:rsidR="002650AE">
        <w:t xml:space="preserve"> that </w:t>
      </w:r>
      <w:r w:rsidR="00452DE7">
        <w:t>supports</w:t>
      </w:r>
      <w:r w:rsidR="002650AE">
        <w:t xml:space="preserve"> </w:t>
      </w:r>
      <w:r w:rsidR="00BB2B35">
        <w:t>HCWs</w:t>
      </w:r>
      <w:r w:rsidR="00DC2F36">
        <w:t xml:space="preserve"> to</w:t>
      </w:r>
      <w:r>
        <w:t xml:space="preserve"> </w:t>
      </w:r>
      <w:r w:rsidR="00DC2F36">
        <w:t>deliver</w:t>
      </w:r>
      <w:r>
        <w:t xml:space="preserve"> integrated care within a single </w:t>
      </w:r>
      <w:r w:rsidR="002650AE">
        <w:t xml:space="preserve">patient </w:t>
      </w:r>
      <w:r>
        <w:t>en</w:t>
      </w:r>
      <w:r w:rsidR="00DC2F36">
        <w:t>counter</w:t>
      </w:r>
      <w:ins w:id="81" w:author="Ashwin Vasan" w:date="2015-07-09T10:34:00Z">
        <w:r w:rsidR="00452DE7">
          <w:t>.</w:t>
        </w:r>
      </w:ins>
      <w:r w:rsidR="00DC2F36">
        <w:t xml:space="preserve"> </w:t>
      </w:r>
      <w:del w:id="82" w:author="Ashwin Vasan" w:date="2015-07-09T10:32:00Z">
        <w:r w:rsidR="006F3208" w:rsidDel="00452DE7">
          <w:delText>1. I</w:delText>
        </w:r>
        <w:r w:rsidDel="00452DE7">
          <w:delText xml:space="preserve">dentification, management and triage of </w:delText>
        </w:r>
        <w:r w:rsidR="002650AE" w:rsidDel="00452DE7">
          <w:delText xml:space="preserve">basic </w:delText>
        </w:r>
        <w:r w:rsidR="006F3208" w:rsidDel="00452DE7">
          <w:delText>emergencies, 2.</w:delText>
        </w:r>
        <w:r w:rsidDel="00452DE7">
          <w:delText xml:space="preserve"> </w:delText>
        </w:r>
        <w:r w:rsidR="006F3208" w:rsidDel="00452DE7">
          <w:delText>D</w:delText>
        </w:r>
        <w:r w:rsidR="00DC2F36" w:rsidDel="00452DE7">
          <w:delText>iagnosis and care</w:delText>
        </w:r>
        <w:r w:rsidDel="00452DE7">
          <w:delText xml:space="preserve"> for non-emergen</w:delText>
        </w:r>
        <w:r w:rsidR="00535BB1" w:rsidDel="00452DE7">
          <w:delText>cy</w:delText>
        </w:r>
        <w:r w:rsidDel="00452DE7">
          <w:delText xml:space="preserve"> acute </w:delText>
        </w:r>
        <w:r w:rsidR="002650AE" w:rsidDel="00452DE7">
          <w:delText>symptoms</w:delText>
        </w:r>
        <w:r w:rsidDel="00452DE7">
          <w:delText xml:space="preserve"> such as fever, </w:delText>
        </w:r>
        <w:r w:rsidR="00DC2F36" w:rsidDel="00452DE7">
          <w:delText>cough</w:delText>
        </w:r>
        <w:r w:rsidDel="00452DE7">
          <w:delText xml:space="preserve">, and </w:delText>
        </w:r>
        <w:r w:rsidR="006F3208" w:rsidDel="00452DE7">
          <w:delText>diarrhea, 3.</w:delText>
        </w:r>
        <w:r w:rsidR="00DC2F36" w:rsidDel="00452DE7">
          <w:delText xml:space="preserve"> </w:delText>
        </w:r>
        <w:r w:rsidR="006F3208" w:rsidDel="00452DE7">
          <w:delText>B</w:delText>
        </w:r>
        <w:r w:rsidR="002650AE" w:rsidDel="00452DE7">
          <w:delText xml:space="preserve">asic </w:delText>
        </w:r>
        <w:r w:rsidR="00DC2F36" w:rsidDel="00452DE7">
          <w:delText>routine screening, identification, and referral for chronic diseases</w:delText>
        </w:r>
        <w:r w:rsidR="00A95ED8" w:rsidDel="00452DE7">
          <w:delText xml:space="preserve"> or prevalent conditions in the community</w:delText>
        </w:r>
        <w:r w:rsidR="006F3208" w:rsidDel="00452DE7">
          <w:delText>, 4. P</w:delText>
        </w:r>
        <w:r w:rsidR="00DC2F36" w:rsidDel="00452DE7">
          <w:delText>revention and lifestyle counseling</w:delText>
        </w:r>
        <w:r w:rsidR="00BD2AF4" w:rsidDel="00452DE7">
          <w:delText xml:space="preserve"> during consultations</w:delText>
        </w:r>
        <w:r w:rsidR="006F3208" w:rsidDel="00452DE7">
          <w:delText>, and 5.</w:delText>
        </w:r>
        <w:r w:rsidR="00DC2F36" w:rsidDel="00452DE7">
          <w:delText xml:space="preserve"> </w:delText>
        </w:r>
        <w:r w:rsidR="006F3208" w:rsidDel="00452DE7">
          <w:delText>A</w:delText>
        </w:r>
        <w:r w:rsidR="002650AE" w:rsidDel="00452DE7">
          <w:delText xml:space="preserve">ssignment of </w:delText>
        </w:r>
        <w:r w:rsidR="00DC2F36" w:rsidDel="00452DE7">
          <w:delText xml:space="preserve">appropriate follow-up </w:delText>
        </w:r>
        <w:r w:rsidR="002A0C34" w:rsidDel="00452DE7">
          <w:delText>visits</w:delText>
        </w:r>
        <w:r w:rsidR="00A95ED8" w:rsidDel="00452DE7">
          <w:delText xml:space="preserve"> to the </w:delText>
        </w:r>
        <w:r w:rsidR="0005051A" w:rsidDel="00452DE7">
          <w:delText>outpatient department (</w:delText>
        </w:r>
        <w:r w:rsidR="00A95ED8" w:rsidDel="00452DE7">
          <w:delText>OPD</w:delText>
        </w:r>
        <w:r w:rsidR="0005051A" w:rsidDel="00452DE7">
          <w:delText>)</w:delText>
        </w:r>
        <w:r w:rsidR="002A0C34" w:rsidDel="00452DE7">
          <w:delText xml:space="preserve"> and/or</w:delText>
        </w:r>
        <w:r w:rsidR="00DC2F36" w:rsidDel="00452DE7">
          <w:delText xml:space="preserve"> referral to higher levels of the </w:delText>
        </w:r>
        <w:r w:rsidR="00A95ED8" w:rsidDel="00452DE7">
          <w:delText xml:space="preserve">health </w:delText>
        </w:r>
        <w:r w:rsidR="00DC2F36" w:rsidDel="00452DE7">
          <w:delText xml:space="preserve">system or more specialized care. </w:delText>
        </w:r>
      </w:del>
      <w:r w:rsidR="00DC2F36">
        <w:t>While much effort has gone into the design and adaptation of IMAI</w:t>
      </w:r>
      <w:r w:rsidR="002A0C34">
        <w:t xml:space="preserve"> to a variety of settings</w:t>
      </w:r>
      <w:r w:rsidR="00DC2F36">
        <w:t xml:space="preserve">, little rigorous </w:t>
      </w:r>
      <w:r w:rsidR="00BD2AF4">
        <w:t xml:space="preserve">research </w:t>
      </w:r>
      <w:r w:rsidR="00DC2F36">
        <w:t xml:space="preserve">has been done </w:t>
      </w:r>
      <w:r w:rsidR="00535BB1">
        <w:t>to assess</w:t>
      </w:r>
      <w:r w:rsidR="00DC2F36">
        <w:t xml:space="preserve"> its va</w:t>
      </w:r>
      <w:r w:rsidR="00CC4D44">
        <w:t xml:space="preserve">lidity </w:t>
      </w:r>
      <w:r w:rsidR="00AC1687">
        <w:t>or</w:t>
      </w:r>
      <w:r w:rsidR="00DC2F36">
        <w:t xml:space="preserve"> </w:t>
      </w:r>
      <w:r w:rsidR="002A0C34">
        <w:t xml:space="preserve">its </w:t>
      </w:r>
      <w:r w:rsidR="00DC2F36">
        <w:t xml:space="preserve">impact on quality of care and health worker performance. </w:t>
      </w:r>
      <w:r w:rsidR="00AC1687">
        <w:t xml:space="preserve">What few studies do exist are </w:t>
      </w:r>
      <w:r w:rsidR="002A0C34">
        <w:t xml:space="preserve">largely </w:t>
      </w:r>
      <w:r w:rsidR="00AC1687">
        <w:t xml:space="preserve">unpublished validations </w:t>
      </w:r>
      <w:r w:rsidR="006F3208">
        <w:t>[</w:t>
      </w:r>
      <w:r w:rsidR="006F3208" w:rsidRPr="006F3208">
        <w:rPr>
          <w:i/>
        </w:rPr>
        <w:t>Simoes E, et al: Preliminary Analysi</w:t>
      </w:r>
      <w:r w:rsidR="006F3208">
        <w:rPr>
          <w:i/>
        </w:rPr>
        <w:t>s of IMAI Validation Studies</w:t>
      </w:r>
      <w:r w:rsidR="006F3208">
        <w:t>]</w:t>
      </w:r>
      <w:r w:rsidR="002A0C34">
        <w:t xml:space="preserve"> or </w:t>
      </w:r>
      <w:r w:rsidR="00A95ED8">
        <w:t xml:space="preserve">are </w:t>
      </w:r>
      <w:r w:rsidR="002A0C34">
        <w:t>focused on HIV</w:t>
      </w:r>
      <w:r w:rsidR="006F3208">
        <w:t xml:space="preserve"> and respiratory</w:t>
      </w:r>
      <w:r w:rsidR="002A0C34">
        <w:t xml:space="preserve"> care within </w:t>
      </w:r>
      <w:ins w:id="83" w:author="Ashwin Vasan" w:date="2015-07-09T10:42:00Z">
        <w:r w:rsidR="0017763F">
          <w:t>outpatient departments (</w:t>
        </w:r>
      </w:ins>
      <w:r w:rsidR="002A0C34">
        <w:t>OPDs</w:t>
      </w:r>
      <w:ins w:id="84" w:author="Ashwin Vasan" w:date="2015-07-09T10:42:00Z">
        <w:r w:rsidR="0017763F">
          <w:t>)</w:t>
        </w:r>
      </w:ins>
      <w:r w:rsidR="00A95ED8">
        <w:t>,</w:t>
      </w:r>
      <w:r w:rsidR="002A0C34">
        <w:t xml:space="preserve"> using adapted v</w:t>
      </w:r>
      <w:r w:rsidR="006F3208">
        <w:t xml:space="preserve">ersions of IMAI </w:t>
      </w:r>
      <w:r w:rsidR="0089733B">
        <w:fldChar w:fldCharType="begin">
          <w:fldData xml:space="preserve">PEVuZE5vdGU+PENpdGU+PEF1dGhvcj5TZXVuZzwvQXV0aG9yPjxZZWFyPjIwMTI8L1llYXI+PFJl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</w:fldData>
        </w:fldChar>
      </w:r>
      <w:r w:rsidR="00AE7FCB">
        <w:instrText xml:space="preserve"> ADDIN EN.CITE </w:instrText>
      </w:r>
      <w:r w:rsidR="00AE7FCB">
        <w:fldChar w:fldCharType="begin">
          <w:fldData xml:space="preserve">PEVuZE5vdGU+PENpdGU+PEF1dGhvcj5TZXVuZzwvQXV0aG9yPjxZZWFyPjIwMTI8L1llYXI+PFJl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</w:fldData>
        </w:fldChar>
      </w:r>
      <w:r w:rsidR="00AE7FCB">
        <w:instrText xml:space="preserve"> ADDIN EN.CITE.DATA </w:instrText>
      </w:r>
      <w:r w:rsidR="00AE7FCB">
        <w:fldChar w:fldCharType="end"/>
      </w:r>
      <w:r w:rsidR="0089733B">
        <w:fldChar w:fldCharType="separate"/>
      </w:r>
      <w:r w:rsidR="00AE7FCB">
        <w:rPr>
          <w:noProof/>
        </w:rPr>
        <w:t>(22, 23)</w:t>
      </w:r>
      <w:r w:rsidR="0089733B">
        <w:fldChar w:fldCharType="end"/>
      </w:r>
      <w:ins w:id="85" w:author="Dominic Williamson" w:date="2015-06-30T14:02:00Z">
        <w:r w:rsidR="0089733B">
          <w:t xml:space="preserve">. </w:t>
        </w:r>
      </w:ins>
      <w:r w:rsidR="00AC1687">
        <w:t>The lack of data on IMAI to-date coul</w:t>
      </w:r>
      <w:r w:rsidR="002A0C34">
        <w:t xml:space="preserve">d be explained, in part, by </w:t>
      </w:r>
      <w:r w:rsidR="006A3CF7">
        <w:t xml:space="preserve">a </w:t>
      </w:r>
      <w:r w:rsidR="002A0C34">
        <w:t xml:space="preserve">general </w:t>
      </w:r>
      <w:r w:rsidR="00AC1687">
        <w:t>difficulty in garnering funding and attention to the issue of general primary care for adul</w:t>
      </w:r>
      <w:r w:rsidR="002A0C34">
        <w:t>ts and adolescents. But importantly, it also reflects</w:t>
      </w:r>
      <w:r w:rsidR="00CC4D44">
        <w:t xml:space="preserve"> a series of</w:t>
      </w:r>
      <w:r w:rsidR="002A0C34">
        <w:t xml:space="preserve"> very practical</w:t>
      </w:r>
      <w:r w:rsidR="00CC4D44">
        <w:t xml:space="preserve"> </w:t>
      </w:r>
      <w:del w:id="86" w:author="Ashwin Vasan" w:date="2015-07-09T10:34:00Z">
        <w:r w:rsidR="00CC4D44" w:rsidDel="00452DE7">
          <w:delText>and</w:delText>
        </w:r>
        <w:r w:rsidR="002A0C34" w:rsidDel="00452DE7">
          <w:delText xml:space="preserve"> </w:delText>
        </w:r>
      </w:del>
      <w:r w:rsidR="002A0C34">
        <w:t xml:space="preserve">operational challenges to implementing a </w:t>
      </w:r>
      <w:r w:rsidR="00AC1687">
        <w:t>comprehensive and integrated approach</w:t>
      </w:r>
      <w:r w:rsidR="00A95ED8">
        <w:t xml:space="preserve"> to the patient </w:t>
      </w:r>
      <w:del w:id="87" w:author="Ashwin Vasan" w:date="2015-07-09T10:34:00Z">
        <w:r w:rsidR="00A95ED8" w:rsidDel="00452DE7">
          <w:delText xml:space="preserve">in </w:delText>
        </w:r>
        <w:r w:rsidR="002A0C34" w:rsidDel="00452DE7">
          <w:delText xml:space="preserve">adult and adolescent general medicine </w:delText>
        </w:r>
      </w:del>
      <w:r w:rsidR="002A0C34">
        <w:t>within</w:t>
      </w:r>
      <w:r w:rsidR="00AC1687">
        <w:t xml:space="preserve"> weak health systems</w:t>
      </w:r>
      <w:r w:rsidR="002A0C34">
        <w:t>, w</w:t>
      </w:r>
      <w:r w:rsidR="006A3CF7">
        <w:t xml:space="preserve">here </w:t>
      </w:r>
      <w:del w:id="88" w:author="Ashwin Vasan" w:date="2015-07-09T10:35:00Z">
        <w:r w:rsidR="006A3CF7" w:rsidDel="00452DE7">
          <w:delText>the</w:delText>
        </w:r>
        <w:r w:rsidR="002A0C34" w:rsidDel="00452DE7">
          <w:delText xml:space="preserve"> health workforce</w:delText>
        </w:r>
      </w:del>
      <w:ins w:id="89" w:author="Ashwin Vasan" w:date="2015-07-09T10:35:00Z">
        <w:r w:rsidR="00452DE7">
          <w:t>HCWs</w:t>
        </w:r>
      </w:ins>
      <w:r w:rsidR="002A0C34">
        <w:t xml:space="preserve"> often lack</w:t>
      </w:r>
      <w:del w:id="90" w:author="Ashwin Vasan" w:date="2015-07-09T10:35:00Z">
        <w:r w:rsidR="002A0C34" w:rsidDel="00452DE7">
          <w:delText>s</w:delText>
        </w:r>
      </w:del>
      <w:r w:rsidR="002A0C34">
        <w:t xml:space="preserve"> adequate support</w:t>
      </w:r>
      <w:r w:rsidR="00A95ED8">
        <w:t xml:space="preserve"> and </w:t>
      </w:r>
      <w:del w:id="91" w:author="Ashwin Vasan" w:date="2015-07-09T10:35:00Z">
        <w:r w:rsidR="00A95ED8" w:rsidDel="00452DE7">
          <w:delText>baseline training</w:delText>
        </w:r>
      </w:del>
      <w:ins w:id="92" w:author="Ashwin Vasan" w:date="2015-07-09T10:35:00Z">
        <w:r w:rsidR="00452DE7">
          <w:t>pre-service education</w:t>
        </w:r>
      </w:ins>
      <w:r w:rsidR="002A0C34">
        <w:t xml:space="preserve">, and </w:t>
      </w:r>
      <w:r w:rsidR="00CC4D44">
        <w:t xml:space="preserve">work </w:t>
      </w:r>
      <w:del w:id="93" w:author="Ashwin Vasan" w:date="2015-07-09T10:35:00Z">
        <w:r w:rsidR="00AC1687" w:rsidDel="00452DE7">
          <w:delText xml:space="preserve">under </w:delText>
        </w:r>
      </w:del>
      <w:ins w:id="94" w:author="Ashwin Vasan" w:date="2015-07-09T10:35:00Z">
        <w:r w:rsidR="00452DE7">
          <w:t xml:space="preserve">with </w:t>
        </w:r>
      </w:ins>
      <w:r w:rsidR="00AC1687">
        <w:t>significant</w:t>
      </w:r>
      <w:del w:id="95" w:author="Ashwin Vasan" w:date="2015-07-09T10:35:00Z">
        <w:r w:rsidR="00AC1687" w:rsidDel="00452DE7">
          <w:delText xml:space="preserve"> </w:delText>
        </w:r>
        <w:r w:rsidR="002A0C34" w:rsidDel="00452DE7">
          <w:delText xml:space="preserve">time </w:delText>
        </w:r>
        <w:r w:rsidR="00AC1687" w:rsidDel="00452DE7">
          <w:delText>pressures</w:delText>
        </w:r>
        <w:r w:rsidR="002A0C34" w:rsidDel="00452DE7">
          <w:delText xml:space="preserve"> and clinical</w:delText>
        </w:r>
      </w:del>
      <w:r w:rsidR="002A0C34">
        <w:t xml:space="preserve"> demands</w:t>
      </w:r>
      <w:r w:rsidR="00AC1687">
        <w:t xml:space="preserve"> from vertical interventions</w:t>
      </w:r>
      <w:ins w:id="96" w:author="Ashwin Vasan" w:date="2015-07-09T10:35:00Z">
        <w:r w:rsidR="00452DE7">
          <w:t>.</w:t>
        </w:r>
      </w:ins>
      <w:del w:id="97" w:author="Ashwin Vasan" w:date="2015-07-09T10:35:00Z">
        <w:r w:rsidR="003C6793" w:rsidDel="00452DE7">
          <w:delText xml:space="preserve"> </w:delText>
        </w:r>
        <w:r w:rsidR="002A0C34" w:rsidDel="00452DE7">
          <w:delText xml:space="preserve">delivered at the front lines of health </w:delText>
        </w:r>
        <w:r w:rsidR="003C6793" w:rsidDel="00452DE7">
          <w:delText>systems</w:delText>
        </w:r>
        <w:r w:rsidR="00AC1687" w:rsidDel="00452DE7">
          <w:delText>.</w:delText>
        </w:r>
      </w:del>
    </w:p>
    <w:p w14:paraId="78EE758B" w14:textId="77777777" w:rsidR="00AC1687" w:rsidRDefault="00AC1687" w:rsidP="004C7FC8">
      <w:pPr>
        <w:spacing w:line="480" w:lineRule="auto"/>
        <w:ind w:firstLine="720"/>
        <w:jc w:val="both"/>
      </w:pPr>
    </w:p>
    <w:p w14:paraId="6F203D6B" w14:textId="4111B99F" w:rsidR="00AC1687" w:rsidRDefault="000128C0" w:rsidP="00CF569A">
      <w:pPr>
        <w:spacing w:line="480" w:lineRule="auto"/>
        <w:ind w:firstLine="720"/>
        <w:jc w:val="both"/>
      </w:pPr>
      <w:r>
        <w:t xml:space="preserve">The literature also suggests that </w:t>
      </w:r>
      <w:r w:rsidR="00535BB1">
        <w:t xml:space="preserve">while </w:t>
      </w:r>
      <w:r w:rsidR="00F8072C">
        <w:t xml:space="preserve">initial </w:t>
      </w:r>
      <w:r w:rsidR="002050AD">
        <w:t>training</w:t>
      </w:r>
      <w:r w:rsidR="00535BB1">
        <w:t xml:space="preserve"> is</w:t>
      </w:r>
      <w:r w:rsidR="002050AD">
        <w:t xml:space="preserve"> </w:t>
      </w:r>
      <w:del w:id="98" w:author="Ashwin Vasan" w:date="2015-07-09T10:36:00Z">
        <w:r w:rsidR="00366005" w:rsidDel="00452DE7">
          <w:delText>necessary</w:delText>
        </w:r>
      </w:del>
      <w:ins w:id="99" w:author="Ashwin Vasan" w:date="2015-07-09T10:36:00Z">
        <w:r w:rsidR="00452DE7">
          <w:t>critical</w:t>
        </w:r>
      </w:ins>
      <w:r w:rsidR="00366005">
        <w:t>,</w:t>
      </w:r>
      <w:r w:rsidR="00535BB1">
        <w:t xml:space="preserve"> </w:t>
      </w:r>
      <w:del w:id="100" w:author="Ashwin Vasan" w:date="2015-07-09T10:36:00Z">
        <w:r w:rsidR="00535BB1" w:rsidDel="00452DE7">
          <w:delText>it</w:delText>
        </w:r>
        <w:r w:rsidR="00366005" w:rsidDel="00452DE7">
          <w:delText xml:space="preserve"> </w:delText>
        </w:r>
        <w:r w:rsidR="002050AD" w:rsidDel="00452DE7">
          <w:delText xml:space="preserve">alone </w:delText>
        </w:r>
        <w:r w:rsidR="00BD2AF4" w:rsidDel="00452DE7">
          <w:delText>is</w:delText>
        </w:r>
        <w:r w:rsidR="002050AD" w:rsidDel="00452DE7">
          <w:delText xml:space="preserve"> </w:delText>
        </w:r>
      </w:del>
      <w:ins w:id="101" w:author="Ashwin Vasan" w:date="2015-07-09T10:36:00Z">
        <w:r w:rsidR="00452DE7">
          <w:t>it</w:t>
        </w:r>
        <w:del w:id="102" w:author="Christopher Boyer" w:date="2015-07-10T16:24:00Z">
          <w:r w:rsidR="00452DE7" w:rsidDel="00B50243">
            <w:delText xml:space="preserve"> i</w:delText>
          </w:r>
        </w:del>
        <w:del w:id="103" w:author="Christopher Boyer" w:date="2015-07-10T16:23:00Z">
          <w:r w:rsidR="00452DE7" w:rsidDel="00B50243">
            <w:delText>s</w:delText>
          </w:r>
        </w:del>
        <w:r w:rsidR="00452DE7">
          <w:t xml:space="preserve"> alone </w:t>
        </w:r>
      </w:ins>
      <w:ins w:id="104" w:author="Christopher Boyer" w:date="2015-07-10T16:24:00Z">
        <w:r w:rsidR="00B50243">
          <w:t xml:space="preserve">is </w:t>
        </w:r>
      </w:ins>
      <w:r w:rsidR="00CC4D44">
        <w:t xml:space="preserve">insufficient to sustain improved health worker performance. </w:t>
      </w:r>
      <w:r w:rsidR="00F651B9">
        <w:t>For example, e</w:t>
      </w:r>
      <w:r w:rsidR="008B18F3">
        <w:t xml:space="preserve">vidence from </w:t>
      </w:r>
      <w:r w:rsidR="006F3208">
        <w:t xml:space="preserve">Uganda </w:t>
      </w:r>
      <w:r w:rsidR="00CF569A">
        <w:fldChar w:fldCharType="begin"/>
      </w:r>
      <w:r w:rsidR="00AE7FCB">
        <w:instrText xml:space="preserve"> ADDIN EN.CITE &lt;EndNote&gt;&lt;Cite&gt;&lt;Author&gt;Pariyo&lt;/Author&gt;&lt;Year&gt;2005&lt;/Year&gt;&lt;RecNum&gt;26&lt;/RecNum&gt;&lt;DisplayText&gt;(24)&lt;/DisplayText&gt;&lt;record&gt;&lt;rec-number&gt;26&lt;/rec-number&gt;&lt;foreign-keys&gt;&lt;key app="EN" db-id="drtr0vav2pzw0ue9p5jpdwsyd0v9a5edtefx" timestamp="1435637061"&gt;26&lt;/key&gt;&lt;/foreign-keys&gt;&lt;ref-type name="Journal Article"&gt;17&lt;/ref-type&gt;&lt;contributors&gt;&lt;authors&gt;&lt;author&gt;Pariyo, GW&lt;/author&gt;&lt;author&gt;Gouws, E&lt;/author&gt;&lt;author&gt;Bryce, J&lt;/author&gt;&lt;author&gt;Burnham, G&lt;/author&gt;&lt;author&gt;Uganda IMCI Impact Study Team,&lt;/author&gt;&lt;/authors&gt;&lt;/contributors&gt;&lt;titles&gt;&lt;title&gt;Improving facility-based care for sick children in Uganda: training is not enough. &lt;/title&gt;&lt;secondary-title&gt;Health Policy Plan&lt;/secondary-title&gt;&lt;/titles&gt;&lt;periodical&gt;&lt;full-title&gt;Health Policy Plan&lt;/full-title&gt;&lt;/periodical&gt;&lt;pages&gt;i58–68&lt;/pages&gt;&lt;volume&gt;20&lt;/volume&gt;&lt;number&gt;Suppl 1&lt;/number&gt;&lt;dates&gt;&lt;year&gt;2005&lt;/year&gt;&lt;/dates&gt;&lt;urls&gt;&lt;/urls&gt;&lt;/record&gt;&lt;/Cite&gt;&lt;/EndNote&gt;</w:instrText>
      </w:r>
      <w:r w:rsidR="00CF569A">
        <w:fldChar w:fldCharType="separate"/>
      </w:r>
      <w:r w:rsidR="00AE7FCB">
        <w:rPr>
          <w:noProof/>
        </w:rPr>
        <w:t>(24)</w:t>
      </w:r>
      <w:r w:rsidR="00CF569A">
        <w:fldChar w:fldCharType="end"/>
      </w:r>
      <w:r w:rsidR="008B18F3">
        <w:t xml:space="preserve">, </w:t>
      </w:r>
      <w:r>
        <w:t>Benin</w:t>
      </w:r>
      <w:ins w:id="105" w:author="Dominic Williamson" w:date="2015-06-30T14:06:00Z">
        <w:r w:rsidR="00CF569A">
          <w:t xml:space="preserve"> </w:t>
        </w:r>
      </w:ins>
      <w:r w:rsidR="00A8432D">
        <w:fldChar w:fldCharType="begin"/>
      </w:r>
      <w:r w:rsidR="00AE7FCB">
        <w:instrText xml:space="preserve"> ADDIN EN.CITE &lt;EndNote&gt;&lt;Cite&gt;&lt;Author&gt;Rowe&lt;/Author&gt;&lt;Year&gt;2010&lt;/Year&gt;&lt;RecNum&gt;27&lt;/RecNum&gt;&lt;DisplayText&gt;(25, 26)&lt;/DisplayText&gt;&lt;record&gt;&lt;rec-number&gt;27&lt;/rec-number&gt;&lt;foreign-keys&gt;&lt;key app="EN" db-id="drtr0vav2pzw0ue9p5jpdwsyd0v9a5edtefx" timestamp="1435637186"&gt;27&lt;/key&gt;&lt;/foreign-keys&gt;&lt;ref-type name="Journal Article"&gt;17&lt;/ref-type&gt;&lt;contributors&gt;&lt;authors&gt;&lt;author&gt;Rowe, AK &lt;/author&gt;&lt;author&gt;Onikpo, F&lt;/author&gt;&lt;author&gt;Lama, M  &lt;/author&gt;&lt;author&gt;Deming, MS&lt;/author&gt;&lt;/authors&gt;&lt;/contributors&gt;&lt;titles&gt;&lt;title&gt;The rise and fall of supervision in a project designed to strengthen supervision of Integrated Management of Childhood Illness in Benin&lt;/title&gt;&lt;secondary-title&gt;Health Policy Plan &lt;/secondary-title&gt;&lt;/titles&gt;&lt;periodical&gt;&lt;full-title&gt;Health Policy Plan&lt;/full-title&gt;&lt;/periodical&gt;&lt;pages&gt;125-34&lt;/pages&gt;&lt;volume&gt;25&lt;/volume&gt;&lt;dates&gt;&lt;year&gt;2010&lt;/year&gt;&lt;/dates&gt;&lt;urls&gt;&lt;/urls&gt;&lt;/record&gt;&lt;/Cite&gt;&lt;Cite&gt;&lt;Author&gt;Rowe&lt;/Author&gt;&lt;Year&gt;2009&lt;/Year&gt;&lt;RecNum&gt;28&lt;/RecNum&gt;&lt;record&gt;&lt;rec-number&gt;28&lt;/rec-number&gt;&lt;foreign-keys&gt;&lt;key app="EN" db-id="drtr0vav2pzw0ue9p5jpdwsyd0v9a5edtefx" timestamp="1435637195"&gt;28&lt;/key&gt;&lt;/foreign-keys&gt;&lt;ref-type name="Journal Article"&gt;17&lt;/ref-type&gt;&lt;contributors&gt;&lt;authors&gt;&lt;author&gt;Rowe, AK&lt;/author&gt;&lt;author&gt;Onikpo, F&lt;/author&gt;&lt;author&gt;Lama, M&lt;/author&gt;&lt;author&gt;Osterholt, DM&lt;/author&gt;&lt;author&gt;Rowe, SY&lt;/author&gt;&lt;/authors&gt;&lt;/contributors&gt;&lt;titles&gt;&lt;title&gt;A multifaceted intervention to improve health worker adherence to integrated management of childhood illness guidelines in Benin&lt;/title&gt;&lt;secondary-title&gt;Am J Public Health&lt;/secondary-title&gt;&lt;/titles&gt;&lt;periodical&gt;&lt;full-title&gt;Am J Public Health&lt;/full-title&gt;&lt;/periodical&gt;&lt;pages&gt;837–46&lt;/pages&gt;&lt;volume&gt;99&lt;/volume&gt;&lt;dates&gt;&lt;year&gt;2009&lt;/year&gt;&lt;/dates&gt;&lt;urls&gt;&lt;/urls&gt;&lt;/record&gt;&lt;/Cite&gt;&lt;/EndNote&gt;</w:instrText>
      </w:r>
      <w:r w:rsidR="00A8432D">
        <w:fldChar w:fldCharType="separate"/>
      </w:r>
      <w:r w:rsidR="00AE7FCB">
        <w:rPr>
          <w:noProof/>
        </w:rPr>
        <w:t>(25, 26)</w:t>
      </w:r>
      <w:r w:rsidR="00A8432D">
        <w:fldChar w:fldCharType="end"/>
      </w:r>
      <w:ins w:id="106" w:author="Dominic Williamson" w:date="2015-06-30T14:18:00Z">
        <w:r w:rsidR="00A8432D">
          <w:t xml:space="preserve">, </w:t>
        </w:r>
      </w:ins>
      <w:r w:rsidR="00F8072C">
        <w:t xml:space="preserve">Brazil </w:t>
      </w:r>
      <w:r w:rsidR="00A8432D">
        <w:fldChar w:fldCharType="begin"/>
      </w:r>
      <w:r w:rsidR="00AE7FCB">
        <w:instrText xml:space="preserve"> ADDIN EN.CITE &lt;EndNote&gt;&lt;Cite&gt;&lt;Author&gt;Amaral J&lt;/Author&gt;&lt;Year&gt;2004&lt;/Year&gt;&lt;RecNum&gt;29&lt;/RecNum&gt;&lt;DisplayText&gt;(27)&lt;/DisplayText&gt;&lt;record&gt;&lt;rec-number&gt;29&lt;/rec-number&gt;&lt;foreign-keys&gt;&lt;key app="EN" db-id="drtr0vav2pzw0ue9p5jpdwsyd0v9a5edtefx" timestamp="1435638080"&gt;29&lt;/key&gt;&lt;/foreign-keys&gt;&lt;ref-type name="Journal Article"&gt;17&lt;/ref-type&gt;&lt;contributors&gt;&lt;authors&gt;&lt;author&gt;Amaral J, &lt;/author&gt;&lt;author&gt;Gouws E, &lt;/author&gt;&lt;author&gt;Bryce J,  &lt;/author&gt;&lt;author&gt;Leite, AJ&lt;/author&gt;&lt;author&gt;Cunha, AL&lt;/author&gt;&lt;author&gt;Victora, CG&lt;/author&gt;&lt;/authors&gt;&lt;/contributors&gt;&lt;titles&gt;&lt;title&gt;Effect of Integrated Management of Childhood Illness (IMCI) on health worker performance in Northeast-Brazil&lt;/title&gt;&lt;secondary-title&gt;Cad Saude Publica &lt;/secondary-title&gt;&lt;/titles&gt;&lt;periodical&gt;&lt;full-title&gt;Cad Saude Publica&lt;/full-title&gt;&lt;/periodical&gt;&lt;pages&gt;S209-19&lt;/pages&gt;&lt;volume&gt;20&lt;/volume&gt;&lt;number&gt;Suppl 2&lt;/number&gt;&lt;dates&gt;&lt;year&gt;2004&lt;/year&gt;&lt;/dates&gt;&lt;urls&gt;&lt;/urls&gt;&lt;/record&gt;&lt;/Cite&gt;&lt;/EndNote&gt;</w:instrText>
      </w:r>
      <w:r w:rsidR="00A8432D">
        <w:fldChar w:fldCharType="separate"/>
      </w:r>
      <w:r w:rsidR="00AE7FCB">
        <w:rPr>
          <w:noProof/>
        </w:rPr>
        <w:t>(27)</w:t>
      </w:r>
      <w:r w:rsidR="00A8432D">
        <w:fldChar w:fldCharType="end"/>
      </w:r>
      <w:r w:rsidR="00F8072C">
        <w:t xml:space="preserve"> Bangladesh</w:t>
      </w:r>
      <w:ins w:id="107" w:author="Dominic Williamson" w:date="2015-06-30T14:27:00Z">
        <w:r w:rsidR="00EF55F9">
          <w:t xml:space="preserve"> </w:t>
        </w:r>
      </w:ins>
      <w:r w:rsidR="00EF55F9">
        <w:fldChar w:fldCharType="begin"/>
      </w:r>
      <w:r w:rsidR="00AE7FCB">
        <w:instrText xml:space="preserve"> ADDIN EN.CITE &lt;EndNote&gt;&lt;Cite&gt;&lt;Author&gt;Arifeen&lt;/Author&gt;&lt;Year&gt;2009&lt;/Year&gt;&lt;RecNum&gt;30&lt;/RecNum&gt;&lt;DisplayText&gt;(28)&lt;/DisplayText&gt;&lt;record&gt;&lt;rec-number&gt;30&lt;/rec-number&gt;&lt;foreign-keys&gt;&lt;key app="EN" db-id="drtr0vav2pzw0ue9p5jpdwsyd0v9a5edtefx" timestamp="1435638442"&gt;30&lt;/key&gt;&lt;/foreign-keys&gt;&lt;ref-type name="Journal Article"&gt;17&lt;/ref-type&gt;&lt;contributors&gt;&lt;authors&gt;&lt;author&gt;Arifeen, SE &lt;/author&gt;&lt;author&gt;Hoque, DM &lt;/author&gt;&lt;author&gt;Akter, T&lt;/author&gt;&lt;author&gt;Rahman, M&lt;/author&gt;&lt;author&gt;Hoque, ME&lt;/author&gt;&lt;author&gt;Begum, K &lt;/author&gt;&lt;author&gt;Chowdhury, EK&lt;/author&gt;&lt;author&gt;Khan, R &lt;/author&gt;&lt;author&gt;Blum, LS &lt;/author&gt;&lt;author&gt;Ahmed, S&lt;/author&gt;&lt;author&gt;Hossain, MA &lt;/author&gt;&lt;author&gt;Siddik, A&lt;/author&gt;&lt;author&gt;Begum, N&lt;/author&gt;&lt;author&gt;Sadeq-ur Rahman, Q&lt;/author&gt;&lt;author&gt;Haque, TM&lt;/author&gt;&lt;author&gt;Billah, SM&lt;/author&gt;&lt;author&gt;Islam, M&lt;/author&gt;&lt;author&gt;Rumi, RA&lt;/author&gt;&lt;author&gt;Law, E&lt;/author&gt;&lt;author&gt;Al-Helal, ZA &lt;/author&gt;&lt;author&gt;Baqui, AH &lt;/author&gt;&lt;author&gt;Schellenberg, J &lt;/author&gt;&lt;author&gt;Adam, T&lt;/author&gt;&lt;author&gt;Moulton, LH&lt;/author&gt;&lt;author&gt;Habicht, JP&lt;/author&gt;&lt;author&gt;Scherpbier, RW&lt;/author&gt;&lt;author&gt;Victora, CG &lt;/author&gt;&lt;author&gt;Bryce, J&lt;/author&gt;&lt;author&gt;Black, RE&lt;/author&gt;&lt;/authors&gt;&lt;/contributors&gt;&lt;titles&gt;&lt;title&gt;Effect of the Integrated Management of Childhood Illness strategy on childhood mortality and nutrition in a rural area in Bangladesh: a cluster randomised trial&lt;/title&gt;&lt;secondary-title&gt; Lancet&lt;/secondary-title&gt;&lt;/titles&gt;&lt;pages&gt;393-403&lt;/pages&gt;&lt;volume&gt;Aug 1;374&lt;/volume&gt;&lt;number&gt;9687&lt;/number&gt;&lt;dates&gt;&lt;year&gt;2009&lt;/year&gt;&lt;/dates&gt;&lt;urls&gt;&lt;/urls&gt;&lt;/record&gt;&lt;/Cite&gt;&lt;/EndNote&gt;</w:instrText>
      </w:r>
      <w:r w:rsidR="00EF55F9">
        <w:fldChar w:fldCharType="separate"/>
      </w:r>
      <w:r w:rsidR="00AE7FCB">
        <w:rPr>
          <w:noProof/>
        </w:rPr>
        <w:t>(28)</w:t>
      </w:r>
      <w:r w:rsidR="00EF55F9">
        <w:fldChar w:fldCharType="end"/>
      </w:r>
      <w:r w:rsidR="00917B0E">
        <w:t xml:space="preserve"> </w:t>
      </w:r>
      <w:r>
        <w:t xml:space="preserve">and from this project in Rwanda </w:t>
      </w:r>
      <w:r w:rsidR="00EF55F9">
        <w:fldChar w:fldCharType="begin"/>
      </w:r>
      <w:r w:rsidR="00AE7FCB">
        <w:instrText xml:space="preserve"> ADDIN EN.CITE &lt;EndNote&gt;&lt;Cite&gt;&lt;Author&gt;Magge&lt;/Author&gt;&lt;Year&gt;2015&lt;/Year&gt;&lt;RecNum&gt;32&lt;/RecNum&gt;&lt;DisplayText&gt;(29)&lt;/DisplayText&gt;&lt;record&gt;&lt;rec-number&gt;32&lt;/rec-number&gt;&lt;foreign-keys&gt;&lt;key app="EN" db-id="drtr0vav2pzw0ue9p5jpdwsyd0v9a5edtefx" timestamp="1435638781"&gt;32&lt;/key&gt;&lt;/foreign-keys&gt;&lt;ref-type name="Journal Article"&gt;17&lt;/ref-type&gt;&lt;contributors&gt;&lt;authors&gt;&lt;author&gt;Magge, H &lt;/author&gt;&lt;author&gt;Anatole, M &lt;/author&gt;&lt;author&gt;Cyamatare, FR &lt;/author&gt;&lt;author&gt;Mezzacappa, C&lt;/author&gt;&lt;author&gt;Nkikabahizi, F &lt;/author&gt;&lt;author&gt;Niyonzima, S&lt;/author&gt;&lt;author&gt;Drobac, PC &lt;/author&gt;&lt;author&gt;Ngabo, F&lt;/author&gt;&lt;author&gt; Hirschhorn, LR&lt;/author&gt;&lt;/authors&gt;&lt;/contributors&gt;&lt;titles&gt;&lt;title&gt;Mentoring and quality improvement strengthen integrated management of childhood illness implementation in rural Rwanda. &lt;/title&gt;&lt;secondary-title&gt;Arch Dis Child&lt;/secondary-title&gt;&lt;/titles&gt;&lt;periodical&gt;&lt;full-title&gt;Arch Dis Child&lt;/full-title&gt;&lt;/periodical&gt;&lt;pages&gt;565-70&lt;/pages&gt;&lt;volume&gt;Jun;100&lt;/volume&gt;&lt;number&gt;6&lt;/number&gt;&lt;dates&gt;&lt;year&gt;2015&lt;/year&gt;&lt;/dates&gt;&lt;urls&gt;&lt;/urls&gt;&lt;/record&gt;&lt;/Cite&gt;&lt;/EndNote&gt;</w:instrText>
      </w:r>
      <w:r w:rsidR="00EF55F9">
        <w:fldChar w:fldCharType="separate"/>
      </w:r>
      <w:r w:rsidR="00AE7FCB">
        <w:rPr>
          <w:noProof/>
        </w:rPr>
        <w:t>(29)</w:t>
      </w:r>
      <w:r w:rsidR="00EF55F9">
        <w:fldChar w:fldCharType="end"/>
      </w:r>
      <w:r>
        <w:t xml:space="preserve"> has shown that routine, sus</w:t>
      </w:r>
      <w:r w:rsidR="00F8072C">
        <w:t xml:space="preserve">tained, and frequent supportive supervision and </w:t>
      </w:r>
      <w:del w:id="108" w:author="Ashwin Vasan" w:date="2015-07-09T10:37:00Z">
        <w:r w:rsidR="00F8072C" w:rsidDel="00452DE7">
          <w:delText xml:space="preserve">clinical </w:delText>
        </w:r>
      </w:del>
      <w:r w:rsidR="00F8072C">
        <w:t>mentoring</w:t>
      </w:r>
      <w:r>
        <w:t xml:space="preserve"> leads to improvements in</w:t>
      </w:r>
      <w:ins w:id="109" w:author="Ashwin Vasan" w:date="2015-07-09T10:37:00Z">
        <w:r w:rsidR="00452DE7">
          <w:t xml:space="preserve"> quality and</w:t>
        </w:r>
      </w:ins>
      <w:r>
        <w:t xml:space="preserve"> fidelity to </w:t>
      </w:r>
      <w:ins w:id="110" w:author="Ashwin Vasan" w:date="2015-07-09T10:37:00Z">
        <w:r w:rsidR="00452DE7">
          <w:t xml:space="preserve">the WHO </w:t>
        </w:r>
      </w:ins>
      <w:r>
        <w:t>IMCI guidelines</w:t>
      </w:r>
      <w:del w:id="111" w:author="Ashwin Vasan" w:date="2015-07-09T10:37:00Z">
        <w:r w:rsidDel="00452DE7">
          <w:delText xml:space="preserve"> and </w:delText>
        </w:r>
        <w:r w:rsidR="006A3CF7" w:rsidDel="00452DE7">
          <w:delText xml:space="preserve">in </w:delText>
        </w:r>
        <w:r w:rsidDel="00452DE7">
          <w:delText>quality of care</w:delText>
        </w:r>
      </w:del>
      <w:r>
        <w:t xml:space="preserve">. </w:t>
      </w:r>
      <w:r w:rsidR="00F651B9">
        <w:t xml:space="preserve">This </w:t>
      </w:r>
      <w:r w:rsidR="002050AD">
        <w:t xml:space="preserve">has also been demonstrated </w:t>
      </w:r>
      <w:del w:id="112" w:author="Ashwin Vasan" w:date="2015-07-09T10:37:00Z">
        <w:r w:rsidR="002050AD" w:rsidDel="00452DE7">
          <w:delText>with respect to</w:delText>
        </w:r>
      </w:del>
      <w:ins w:id="113" w:author="Ashwin Vasan" w:date="2015-07-09T10:37:00Z">
        <w:r w:rsidR="00452DE7">
          <w:t>in</w:t>
        </w:r>
      </w:ins>
      <w:r w:rsidR="002050AD">
        <w:t xml:space="preserve"> general primary care</w:t>
      </w:r>
      <w:r w:rsidR="00F651B9">
        <w:t xml:space="preserve"> services</w:t>
      </w:r>
      <w:r w:rsidR="002050AD">
        <w:t xml:space="preserve"> in the Philippines </w:t>
      </w:r>
      <w:r w:rsidR="00EF55F9">
        <w:fldChar w:fldCharType="begin"/>
      </w:r>
      <w:r w:rsidR="00AE7FCB">
        <w:instrText xml:space="preserve"> ADDIN EN.CITE &lt;EndNote&gt;&lt;Cite&gt;&lt;Author&gt;Loevinsohn&lt;/Author&gt;&lt;Year&gt;1995&lt;/Year&gt;&lt;RecNum&gt;31&lt;/RecNum&gt;&lt;DisplayText&gt;(30)&lt;/DisplayText&gt;&lt;record&gt;&lt;rec-number&gt;31&lt;/rec-number&gt;&lt;foreign-keys&gt;&lt;key app="EN" db-id="drtr0vav2pzw0ue9p5jpdwsyd0v9a5edtefx" timestamp="1435638582"&gt;31&lt;/key&gt;&lt;/foreign-keys&gt;&lt;ref-type name="Journal Article"&gt;17&lt;/ref-type&gt;&lt;contributors&gt;&lt;authors&gt;&lt;author&gt;Loevinsohn, BP&lt;/author&gt;&lt;author&gt;Guerrero, ET &lt;/author&gt;&lt;author&gt;Gregorio, SP &lt;/author&gt;&lt;/authors&gt;&lt;/contributors&gt;&lt;titles&gt;&lt;title&gt;Improving primary health care through systematic supervision: a controlled field trial&lt;/title&gt;&lt;secondary-title&gt;Health Policy Plan&lt;/secondary-title&gt;&lt;/titles&gt;&lt;periodical&gt;&lt;full-title&gt;Health Policy Plan&lt;/full-title&gt;&lt;/periodical&gt;&lt;pages&gt;144-53&lt;/pages&gt;&lt;volume&gt;Jun;10&lt;/volume&gt;&lt;number&gt;2&lt;/number&gt;&lt;dates&gt;&lt;year&gt;1995&lt;/year&gt;&lt;/dates&gt;&lt;urls&gt;&lt;/urls&gt;&lt;/record&gt;&lt;/Cite&gt;&lt;/EndNote&gt;</w:instrText>
      </w:r>
      <w:r w:rsidR="00EF55F9">
        <w:fldChar w:fldCharType="separate"/>
      </w:r>
      <w:r w:rsidR="00AE7FCB">
        <w:rPr>
          <w:noProof/>
        </w:rPr>
        <w:t>(30)</w:t>
      </w:r>
      <w:r w:rsidR="00EF55F9">
        <w:fldChar w:fldCharType="end"/>
      </w:r>
      <w:ins w:id="114" w:author="Ashwin Vasan" w:date="2015-07-09T10:37:00Z">
        <w:r w:rsidR="00452DE7">
          <w:t>,</w:t>
        </w:r>
      </w:ins>
      <w:r w:rsidR="00F651B9">
        <w:t xml:space="preserve"> </w:t>
      </w:r>
      <w:r w:rsidR="002050AD">
        <w:t xml:space="preserve">for sexually transmitted infections in India </w:t>
      </w:r>
      <w:r w:rsidR="00AA57DA">
        <w:fldChar w:fldCharType="begin"/>
      </w:r>
      <w:r w:rsidR="00AE7FCB">
        <w:instrText xml:space="preserve"> ADDIN EN.CITE &lt;EndNote&gt;&lt;Cite&gt;&lt;Author&gt;Mogasale&lt;/Author&gt;&lt;Year&gt;2010&lt;/Year&gt;&lt;RecNum&gt;33&lt;/RecNum&gt;&lt;DisplayText&gt;(31)&lt;/DisplayText&gt;&lt;record&gt;&lt;rec-number&gt;33&lt;/rec-number&gt;&lt;foreign-keys&gt;&lt;key app="EN" db-id="drtr0vav2pzw0ue9p5jpdwsyd0v9a5edtefx" timestamp="1435639697"&gt;33&lt;/key&gt;&lt;/foreign-keys&gt;&lt;ref-type name="Journal Article"&gt;17&lt;/ref-type&gt;&lt;contributors&gt;&lt;authors&gt;&lt;author&gt;Mogasale, V &lt;/author&gt;&lt;author&gt;Wi, TC &lt;/author&gt;&lt;author&gt;Das, A &lt;/author&gt;&lt;author&gt;Kane, S&lt;/author&gt;&lt;author&gt;Singh, AK&lt;/author&gt;&lt;author&gt;George, B&lt;/author&gt;&lt;author&gt;Steen, R&lt;/author&gt;&lt;/authors&gt;&lt;/contributors&gt;&lt;titles&gt;&lt;title&gt;Quality assurance and quality improvement using supportive supervision in a large-scale STI intervention with sex workers, men who have sex with men/transgenders and injecting-drug users in India. &lt;/title&gt;&lt;secondary-title&gt;Sex Transm Infect. &lt;/secondary-title&gt;&lt;/titles&gt;&lt;periodical&gt;&lt;full-title&gt;Sex Transm Infect.&lt;/full-title&gt;&lt;/periodical&gt;&lt;pages&gt;i83-8&lt;/pages&gt;&lt;volume&gt;Feb;86&lt;/volume&gt;&lt;number&gt; Suppl 1&lt;/number&gt;&lt;dates&gt;&lt;year&gt;2010&lt;/year&gt;&lt;/dates&gt;&lt;urls&gt;&lt;/urls&gt;&lt;/record&gt;&lt;/Cite&gt;&lt;/EndNote&gt;</w:instrText>
      </w:r>
      <w:r w:rsidR="00AA57DA">
        <w:fldChar w:fldCharType="separate"/>
      </w:r>
      <w:r w:rsidR="00AE7FCB">
        <w:rPr>
          <w:noProof/>
        </w:rPr>
        <w:t>(31)</w:t>
      </w:r>
      <w:r w:rsidR="00AA57DA">
        <w:fldChar w:fldCharType="end"/>
      </w:r>
      <w:r w:rsidR="00F651B9">
        <w:t xml:space="preserve"> and </w:t>
      </w:r>
      <w:ins w:id="115" w:author="Ashwin Vasan" w:date="2015-07-09T10:37:00Z">
        <w:r w:rsidR="00452DE7">
          <w:t>a number of</w:t>
        </w:r>
      </w:ins>
      <w:del w:id="116" w:author="Ashwin Vasan" w:date="2015-07-09T10:37:00Z">
        <w:r w:rsidR="00F651B9" w:rsidDel="00452DE7">
          <w:delText>in</w:delText>
        </w:r>
      </w:del>
      <w:r w:rsidR="00F651B9">
        <w:t xml:space="preserve"> </w:t>
      </w:r>
      <w:del w:id="117" w:author="Ashwin Vasan" w:date="2015-07-09T10:37:00Z">
        <w:r w:rsidR="00F651B9" w:rsidDel="00452DE7">
          <w:delText xml:space="preserve">many </w:delText>
        </w:r>
      </w:del>
      <w:r w:rsidR="00F651B9">
        <w:t>other settings</w:t>
      </w:r>
      <w:r w:rsidR="002050AD">
        <w:t xml:space="preserve">, which suggests that </w:t>
      </w:r>
      <w:del w:id="118" w:author="Ashwin Vasan" w:date="2015-07-09T10:38:00Z">
        <w:r w:rsidR="002050AD" w:rsidDel="00452DE7">
          <w:delText xml:space="preserve">any </w:delText>
        </w:r>
      </w:del>
      <w:r w:rsidR="002050AD">
        <w:t>intervention</w:t>
      </w:r>
      <w:ins w:id="119" w:author="Ashwin Vasan" w:date="2015-07-09T10:38:00Z">
        <w:r w:rsidR="00452DE7">
          <w:t>s</w:t>
        </w:r>
      </w:ins>
      <w:r w:rsidR="002050AD">
        <w:t xml:space="preserve"> to improve health worker performance and to strengthen quality of care</w:t>
      </w:r>
      <w:del w:id="120" w:author="Ashwin Vasan" w:date="2015-07-09T10:38:00Z">
        <w:r w:rsidR="002050AD" w:rsidDel="00452DE7">
          <w:delText>,</w:delText>
        </w:r>
      </w:del>
      <w:r w:rsidR="002050AD">
        <w:t xml:space="preserve"> must focus both on building core skills </w:t>
      </w:r>
      <w:r w:rsidR="0005051A">
        <w:t>and</w:t>
      </w:r>
      <w:r w:rsidR="002050AD">
        <w:t xml:space="preserve"> on sustaining gains through </w:t>
      </w:r>
      <w:del w:id="121" w:author="Ashwin Vasan" w:date="2015-07-09T10:38:00Z">
        <w:r w:rsidR="002050AD" w:rsidDel="00452DE7">
          <w:delText>routine and supportive supervision and mentorship.</w:delText>
        </w:r>
      </w:del>
      <w:ins w:id="122" w:author="Ashwin Vasan" w:date="2015-07-09T10:38:00Z">
        <w:r w:rsidR="00452DE7">
          <w:t>post-training supports.</w:t>
        </w:r>
      </w:ins>
    </w:p>
    <w:p w14:paraId="42E12FAD" w14:textId="77777777" w:rsidR="00AC1687" w:rsidRDefault="00AC1687" w:rsidP="004C7FC8">
      <w:pPr>
        <w:spacing w:line="480" w:lineRule="auto"/>
        <w:ind w:firstLine="720"/>
        <w:jc w:val="both"/>
      </w:pPr>
    </w:p>
    <w:p w14:paraId="53EED8C9" w14:textId="1BCC5FB4" w:rsidR="006A3CF7" w:rsidRDefault="003F106E" w:rsidP="004C7FC8">
      <w:pPr>
        <w:spacing w:line="480" w:lineRule="auto"/>
        <w:ind w:firstLine="720"/>
        <w:jc w:val="both"/>
      </w:pPr>
      <w:r>
        <w:t xml:space="preserve">In light of the </w:t>
      </w:r>
      <w:r w:rsidR="00CE2802">
        <w:t>evidence gaps</w:t>
      </w:r>
      <w:r>
        <w:t xml:space="preserve"> for IMAI</w:t>
      </w:r>
      <w:r w:rsidR="000223A1">
        <w:t xml:space="preserve"> and</w:t>
      </w:r>
      <w:r w:rsidR="00CE2802">
        <w:t xml:space="preserve"> primary care delivery</w:t>
      </w:r>
      <w:ins w:id="123" w:author="Ashwin Vasan" w:date="2015-07-09T10:39:00Z">
        <w:r w:rsidR="00452DE7">
          <w:t>,</w:t>
        </w:r>
      </w:ins>
      <w:del w:id="124" w:author="Ashwin Vasan" w:date="2015-07-09T10:39:00Z">
        <w:r w:rsidR="000223A1" w:rsidDel="00452DE7">
          <w:delText>,</w:delText>
        </w:r>
        <w:r w:rsidR="00CE2802" w:rsidDel="00452DE7">
          <w:delText xml:space="preserve"> more generally</w:delText>
        </w:r>
        <w:r w:rsidDel="00452DE7">
          <w:delText>,</w:delText>
        </w:r>
      </w:del>
      <w:r w:rsidR="00CE2802">
        <w:t xml:space="preserve"> and combined with our </w:t>
      </w:r>
      <w:r w:rsidR="006C63F3">
        <w:t xml:space="preserve">understanding of the role of </w:t>
      </w:r>
      <w:del w:id="125" w:author="Ashwin Vasan" w:date="2015-07-09T10:39:00Z">
        <w:r w:rsidR="006C63F3" w:rsidDel="00452DE7">
          <w:delText>supervision and mentorship</w:delText>
        </w:r>
      </w:del>
      <w:ins w:id="126" w:author="Ashwin Vasan" w:date="2015-07-09T10:39:00Z">
        <w:r w:rsidR="00452DE7">
          <w:t>post-training support and supervision</w:t>
        </w:r>
      </w:ins>
      <w:r w:rsidR="006C63F3">
        <w:t xml:space="preserve"> in </w:t>
      </w:r>
      <w:ins w:id="127" w:author="Ashwin Vasan" w:date="2015-07-09T10:39:00Z">
        <w:r w:rsidR="00452DE7">
          <w:t xml:space="preserve">improving </w:t>
        </w:r>
      </w:ins>
      <w:r w:rsidR="006C63F3">
        <w:t>health worker performance and quality</w:t>
      </w:r>
      <w:del w:id="128" w:author="Ashwin Vasan" w:date="2015-07-09T10:39:00Z">
        <w:r w:rsidR="006C63F3" w:rsidDel="00452DE7">
          <w:delText xml:space="preserve"> improvement</w:delText>
        </w:r>
      </w:del>
      <w:r w:rsidR="006C63F3">
        <w:t>,</w:t>
      </w:r>
      <w:r>
        <w:t xml:space="preserve"> </w:t>
      </w:r>
      <w:r w:rsidR="006A3CF7">
        <w:t>this study investigates the impact of IMAI training</w:t>
      </w:r>
      <w:del w:id="129" w:author="Ashwin Vasan" w:date="2015-07-09T10:39:00Z">
        <w:r w:rsidR="006C63F3" w:rsidDel="00452DE7">
          <w:delText>,</w:delText>
        </w:r>
      </w:del>
      <w:r w:rsidR="006C63F3">
        <w:t xml:space="preserve"> in concert with a program of sustained mentorship and quality improvement</w:t>
      </w:r>
      <w:r w:rsidR="000223A1">
        <w:t xml:space="preserve"> </w:t>
      </w:r>
      <w:r w:rsidR="00AA57DA">
        <w:fldChar w:fldCharType="begin"/>
      </w:r>
      <w:r w:rsidR="00AE7FCB">
        <w:instrText xml:space="preserve"> ADDIN EN.CITE &lt;EndNote&gt;&lt;Cite&gt;&lt;Author&gt;Anatole&lt;/Author&gt;&lt;Year&gt;2013&lt;/Year&gt;&lt;RecNum&gt;34&lt;/RecNum&gt;&lt;DisplayText&gt;(32)&lt;/DisplayText&gt;&lt;record&gt;&lt;rec-number&gt;34&lt;/rec-number&gt;&lt;foreign-keys&gt;&lt;key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Outlook&lt;/full-title&gt;&lt;/periodical&gt;&lt;pages&gt;137-44&lt;/pages&gt;&lt;volume&gt;May-Jun;61&lt;/volume&gt;&lt;number&gt;3&lt;/number&gt;&lt;dates&gt;&lt;year&gt;2013&lt;/year&gt;&lt;/dates&gt;&lt;urls&gt;&lt;/urls&gt;&lt;/record&gt;&lt;/Cite&gt;&lt;/EndNote&gt;</w:instrText>
      </w:r>
      <w:r w:rsidR="00AA57DA">
        <w:fldChar w:fldCharType="separate"/>
      </w:r>
      <w:r w:rsidR="00AE7FCB">
        <w:rPr>
          <w:noProof/>
        </w:rPr>
        <w:t>(32)</w:t>
      </w:r>
      <w:r w:rsidR="00AA57DA">
        <w:fldChar w:fldCharType="end"/>
      </w:r>
      <w:ins w:id="130" w:author="Dominic Williamson" w:date="2015-06-30T14:55:00Z">
        <w:r w:rsidR="00AA57DA">
          <w:t xml:space="preserve">, </w:t>
        </w:r>
      </w:ins>
      <w:r w:rsidR="006C63F3">
        <w:t xml:space="preserve">on the performance of front-line nurses and on the quality of care provided for adult and adolescent ambulatory primary care services in rural Rwanda. The </w:t>
      </w:r>
      <w:r w:rsidR="00CE2802">
        <w:t>objective of this study is to investigate whether IMAI leads to improved decision making and routine behaviors and practice</w:t>
      </w:r>
      <w:ins w:id="131" w:author="Ashwin Vasan" w:date="2015-07-09T10:40:00Z">
        <w:r w:rsidR="00452DE7">
          <w:t>s</w:t>
        </w:r>
      </w:ins>
      <w:r w:rsidR="00CE2802">
        <w:t xml:space="preserve"> </w:t>
      </w:r>
      <w:del w:id="132" w:author="Ashwin Vasan" w:date="2015-07-09T10:40:00Z">
        <w:r w:rsidR="00CE2802" w:rsidDel="00452DE7">
          <w:delText xml:space="preserve">patterns </w:delText>
        </w:r>
      </w:del>
      <w:r w:rsidR="00CE2802">
        <w:t>in the ambulatory primary care setting</w:t>
      </w:r>
      <w:del w:id="133" w:author="Ashwin Vasan" w:date="2015-07-09T10:40:00Z">
        <w:r w:rsidR="00CE2802" w:rsidDel="00452DE7">
          <w:delText xml:space="preserve"> in Rwanda</w:delText>
        </w:r>
      </w:del>
      <w:r w:rsidR="00544815">
        <w:t>,</w:t>
      </w:r>
      <w:r w:rsidR="00CE2802">
        <w:t xml:space="preserve"> when compared to the standard of the IMAI protocol implemented by a senior clinician</w:t>
      </w:r>
      <w:ins w:id="134" w:author="Ashwin Vasan" w:date="2015-07-09T10:40:00Z">
        <w:r w:rsidR="00452DE7">
          <w:t>-mentor</w:t>
        </w:r>
      </w:ins>
      <w:r w:rsidR="00CE2802">
        <w:t xml:space="preserve">. </w:t>
      </w:r>
    </w:p>
    <w:p w14:paraId="0CFF882A" w14:textId="77777777" w:rsidR="006A3CF7" w:rsidRDefault="006A3CF7" w:rsidP="004C7FC8">
      <w:pPr>
        <w:spacing w:line="480" w:lineRule="auto"/>
        <w:ind w:firstLine="720"/>
        <w:jc w:val="both"/>
      </w:pPr>
    </w:p>
    <w:p w14:paraId="42177160" w14:textId="77777777" w:rsidR="007913A0" w:rsidRPr="00CF1DD1" w:rsidRDefault="008C4B19" w:rsidP="004C7FC8">
      <w:pPr>
        <w:spacing w:line="480" w:lineRule="auto"/>
        <w:jc w:val="both"/>
        <w:rPr>
          <w:b/>
        </w:rPr>
      </w:pPr>
      <w:r>
        <w:rPr>
          <w:b/>
        </w:rPr>
        <w:lastRenderedPageBreak/>
        <w:t>Methods</w:t>
      </w:r>
    </w:p>
    <w:p w14:paraId="1865399B" w14:textId="77777777" w:rsidR="008C4B19" w:rsidRDefault="008C4B19" w:rsidP="004C7FC8">
      <w:pPr>
        <w:spacing w:line="480" w:lineRule="auto"/>
        <w:jc w:val="both"/>
        <w:rPr>
          <w:i/>
        </w:rPr>
      </w:pPr>
      <w:r>
        <w:rPr>
          <w:i/>
        </w:rPr>
        <w:t>Study setting</w:t>
      </w:r>
    </w:p>
    <w:p w14:paraId="7E5FBEF4" w14:textId="5E7A6D95" w:rsidR="00E76B7A" w:rsidDel="003F2ABC" w:rsidRDefault="00E76B7A" w:rsidP="004C7FC8">
      <w:pPr>
        <w:spacing w:line="480" w:lineRule="auto"/>
        <w:jc w:val="both"/>
        <w:rPr>
          <w:del w:id="135" w:author="Dominic Williamson" w:date="2015-06-30T16:48:00Z"/>
        </w:rPr>
      </w:pPr>
      <w:r>
        <w:tab/>
      </w:r>
      <w:del w:id="136" w:author="Ashwin Vasan" w:date="2015-07-09T10:42:00Z">
        <w:r w:rsidDel="0017763F">
          <w:delText>The study setting has been previously described in de</w:delText>
        </w:r>
        <w:r w:rsidR="00544815" w:rsidDel="0017763F">
          <w:delText xml:space="preserve">tail </w:delText>
        </w:r>
      </w:del>
      <w:ins w:id="137" w:author="Dominic Williamson" w:date="2015-06-30T12:47:00Z">
        <w:del w:id="138" w:author="Ashwin Vasan" w:date="2015-07-09T10:42:00Z">
          <w:r w:rsidR="0099060E" w:rsidDel="0017763F">
            <w:delText xml:space="preserve">elsewhere </w:delText>
          </w:r>
        </w:del>
      </w:ins>
      <w:del w:id="139" w:author="Ashwin Vasan" w:date="2015-07-09T10:42:00Z">
        <w:r w:rsidR="00AA57DA" w:rsidDel="0017763F">
          <w:fldChar w:fldCharType="begin"/>
        </w:r>
        <w:r w:rsidR="00AE7FCB" w:rsidDel="0017763F">
          <w:del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delInstrText>
        </w:r>
        <w:r w:rsidR="00AA57DA" w:rsidDel="0017763F">
          <w:fldChar w:fldCharType="separate"/>
        </w:r>
        <w:r w:rsidR="00AE7FCB" w:rsidDel="0017763F">
          <w:rPr>
            <w:noProof/>
          </w:rPr>
          <w:delText>(20)</w:delText>
        </w:r>
        <w:r w:rsidR="00AA57DA" w:rsidDel="0017763F">
          <w:fldChar w:fldCharType="end"/>
        </w:r>
        <w:r w:rsidDel="0017763F">
          <w:delText xml:space="preserve">. </w:delText>
        </w:r>
      </w:del>
      <w:del w:id="140" w:author="Dominic Williamson" w:date="2015-06-30T12:47:00Z">
        <w:r w:rsidDel="0099060E">
          <w:delText xml:space="preserve">In brief, </w:delText>
        </w:r>
      </w:del>
      <w:ins w:id="141" w:author="Dominic Williamson" w:date="2015-06-30T12:47:00Z">
        <w:r w:rsidR="0099060E">
          <w:t>T</w:t>
        </w:r>
      </w:ins>
      <w:del w:id="142" w:author="Dominic Williamson" w:date="2015-06-30T12:47:00Z">
        <w:r w:rsidDel="0099060E">
          <w:delText>t</w:delText>
        </w:r>
      </w:del>
      <w:r>
        <w:t>he study was conducted at eight Rwandan Ministry of Health (MoH) health centers</w:t>
      </w:r>
      <w:r w:rsidR="004D747D">
        <w:t>.</w:t>
      </w:r>
      <w:r>
        <w:t xml:space="preserve"> </w:t>
      </w:r>
      <w:r w:rsidR="004D747D">
        <w:t xml:space="preserve">These </w:t>
      </w:r>
      <w:r>
        <w:t>are the front line facilities within the health system</w:t>
      </w:r>
      <w:r w:rsidR="006C63F3">
        <w:t xml:space="preserve">, </w:t>
      </w:r>
      <w:r w:rsidR="00DA7F82">
        <w:t>led by nurses</w:t>
      </w:r>
      <w:r>
        <w:t xml:space="preserve"> – in one district in Rwanda’s Eastern Province</w:t>
      </w:r>
      <w:r w:rsidR="007913A0">
        <w:t xml:space="preserve"> bordering Tanzania and Burundi</w:t>
      </w:r>
      <w:r w:rsidR="004D747D">
        <w:t xml:space="preserve">, which has </w:t>
      </w:r>
      <w:r w:rsidR="007913A0">
        <w:t>an approximate population of 190,000 (</w:t>
      </w:r>
      <w:commentRangeStart w:id="143"/>
      <w:r w:rsidR="007913A0">
        <w:t xml:space="preserve">2010 </w:t>
      </w:r>
      <w:r w:rsidR="000223A1">
        <w:t xml:space="preserve">Rwanda National </w:t>
      </w:r>
      <w:r w:rsidR="007913A0">
        <w:t>Census</w:t>
      </w:r>
      <w:commentRangeEnd w:id="143"/>
      <w:r w:rsidR="0099060E">
        <w:rPr>
          <w:rStyle w:val="CommentReference"/>
        </w:rPr>
        <w:commentReference w:id="143"/>
      </w:r>
      <w:r w:rsidR="007913A0">
        <w:t>). Within these health centers, the study</w:t>
      </w:r>
      <w:del w:id="144" w:author="Dominic Williamson" w:date="2015-06-30T12:48:00Z">
        <w:r w:rsidR="007913A0" w:rsidDel="0099060E">
          <w:delText xml:space="preserve"> specifically</w:delText>
        </w:r>
      </w:del>
      <w:r w:rsidR="007913A0">
        <w:t xml:space="preserve"> took place within the</w:t>
      </w:r>
      <w:ins w:id="145" w:author="Dominic Williamson" w:date="2015-06-30T13:53:00Z">
        <w:r w:rsidR="00D73A45">
          <w:t xml:space="preserve"> </w:t>
        </w:r>
      </w:ins>
      <w:r w:rsidR="007913A0">
        <w:t xml:space="preserve">OPDs, which are staffed by generalist nurses with </w:t>
      </w:r>
      <w:ins w:id="146" w:author="Dominic Williamson" w:date="2015-06-30T12:48:00Z">
        <w:r w:rsidR="0099060E">
          <w:t xml:space="preserve">the </w:t>
        </w:r>
      </w:ins>
      <w:r w:rsidR="007913A0">
        <w:t xml:space="preserve">equivalent of secondary school training in nursing, human science, and health behavior. </w:t>
      </w:r>
      <w:ins w:id="147" w:author="Ashwin Vasan" w:date="2015-07-09T10:42:00Z">
        <w:r w:rsidR="0017763F">
          <w:t xml:space="preserve">The study setting has been described in detail elsewhere </w:t>
        </w:r>
        <w:r w:rsidR="0017763F">
          <w:fldChar w:fldCharType="begin"/>
        </w:r>
        <w:r w:rsidR="0017763F">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17763F">
          <w:fldChar w:fldCharType="separate"/>
        </w:r>
        <w:r w:rsidR="0017763F">
          <w:rPr>
            <w:noProof/>
          </w:rPr>
          <w:t>(20)</w:t>
        </w:r>
        <w:r w:rsidR="0017763F">
          <w:fldChar w:fldCharType="end"/>
        </w:r>
        <w:r w:rsidR="0017763F">
          <w:t xml:space="preserve">. </w:t>
        </w:r>
      </w:ins>
      <w:commentRangeStart w:id="148"/>
      <w:del w:id="149" w:author="Dominic Williamson" w:date="2015-06-30T16:48:00Z">
        <w:r w:rsidR="0066618F" w:rsidDel="003F2ABC">
          <w:delText>Other than currently working in the OPD service at the study health center, there w</w:delText>
        </w:r>
        <w:r w:rsidR="004D747D" w:rsidDel="003F2ABC">
          <w:delText>ere</w:delText>
        </w:r>
        <w:r w:rsidR="007913A0" w:rsidDel="003F2ABC">
          <w:delText xml:space="preserve"> no </w:delText>
        </w:r>
        <w:r w:rsidR="00DA7F82" w:rsidDel="003F2ABC">
          <w:delText xml:space="preserve">additional </w:delText>
        </w:r>
        <w:r w:rsidR="007913A0" w:rsidDel="003F2ABC">
          <w:delText xml:space="preserve">criteria </w:delText>
        </w:r>
        <w:r w:rsidR="00DA7F82" w:rsidDel="003F2ABC">
          <w:delText xml:space="preserve">set </w:delText>
        </w:r>
        <w:r w:rsidR="007913A0" w:rsidDel="003F2ABC">
          <w:delText>for nurs</w:delText>
        </w:r>
        <w:r w:rsidR="009A30C8" w:rsidDel="003F2ABC">
          <w:delText>es to</w:delText>
        </w:r>
        <w:r w:rsidR="004D747D" w:rsidDel="003F2ABC">
          <w:delText xml:space="preserve"> be eligible to</w:delText>
        </w:r>
        <w:r w:rsidR="009A30C8" w:rsidDel="003F2ABC">
          <w:delText xml:space="preserve"> participate in the study, and no special incentives were given to them for their participation.</w:delText>
        </w:r>
        <w:commentRangeEnd w:id="148"/>
        <w:r w:rsidR="006A491F" w:rsidDel="003F2ABC">
          <w:rPr>
            <w:rStyle w:val="CommentReference"/>
          </w:rPr>
          <w:commentReference w:id="148"/>
        </w:r>
      </w:del>
    </w:p>
    <w:p w14:paraId="3A2D9A11" w14:textId="77777777" w:rsidR="007913A0" w:rsidRPr="00E76B7A" w:rsidRDefault="007913A0" w:rsidP="004C7FC8">
      <w:pPr>
        <w:spacing w:line="480" w:lineRule="auto"/>
        <w:jc w:val="both"/>
      </w:pPr>
    </w:p>
    <w:p w14:paraId="7CD7ECED" w14:textId="77777777" w:rsidR="003F2ABC" w:rsidDel="0017763F" w:rsidRDefault="003F2ABC" w:rsidP="004C7FC8">
      <w:pPr>
        <w:spacing w:line="480" w:lineRule="auto"/>
        <w:jc w:val="both"/>
        <w:rPr>
          <w:ins w:id="150" w:author="Dominic Williamson" w:date="2015-06-30T16:48:00Z"/>
          <w:del w:id="151" w:author="Ashwin Vasan" w:date="2015-07-09T10:42:00Z"/>
          <w:i/>
        </w:rPr>
      </w:pPr>
    </w:p>
    <w:p w14:paraId="02A93451" w14:textId="77777777" w:rsidR="003F2ABC" w:rsidRDefault="003F2ABC" w:rsidP="004C7FC8">
      <w:pPr>
        <w:spacing w:line="480" w:lineRule="auto"/>
        <w:jc w:val="both"/>
        <w:rPr>
          <w:ins w:id="152" w:author="Dominic Williamson" w:date="2015-06-30T16:48:00Z"/>
          <w:i/>
        </w:rPr>
      </w:pPr>
    </w:p>
    <w:p w14:paraId="027C48BC" w14:textId="77777777" w:rsidR="008C4B19" w:rsidRDefault="008C4B19" w:rsidP="004C7FC8">
      <w:pPr>
        <w:spacing w:line="480" w:lineRule="auto"/>
        <w:jc w:val="both"/>
        <w:rPr>
          <w:i/>
        </w:rPr>
      </w:pPr>
      <w:r>
        <w:rPr>
          <w:i/>
        </w:rPr>
        <w:t>Study population</w:t>
      </w:r>
    </w:p>
    <w:p w14:paraId="74FEFD81" w14:textId="127FECE3" w:rsidR="0066618F" w:rsidRPr="0066618F" w:rsidRDefault="0066618F" w:rsidP="004C7FC8">
      <w:pPr>
        <w:spacing w:line="480" w:lineRule="auto"/>
        <w:jc w:val="both"/>
      </w:pPr>
      <w:r>
        <w:tab/>
      </w:r>
      <w:r w:rsidR="00C50A8E">
        <w:t>The b</w:t>
      </w:r>
      <w:r>
        <w:t xml:space="preserve">aseline or pre-intervention </w:t>
      </w:r>
      <w:r w:rsidR="00C50A8E">
        <w:t>survey</w:t>
      </w:r>
      <w:r>
        <w:t xml:space="preserve"> occurred in February and March of 2011. </w:t>
      </w:r>
      <w:r w:rsidR="00C50A8E">
        <w:t>The post</w:t>
      </w:r>
      <w:r>
        <w:t xml:space="preserve">-intervention </w:t>
      </w:r>
      <w:r w:rsidR="00C50A8E">
        <w:t>survey</w:t>
      </w:r>
      <w:r>
        <w:t xml:space="preserve"> occurred from April 2011 through September 2012. </w:t>
      </w:r>
      <w:r w:rsidRPr="0066618F">
        <w:t>Consecutive patients 13 years or</w:t>
      </w:r>
      <w:r>
        <w:t xml:space="preserve"> older presenting to any one of the health center</w:t>
      </w:r>
      <w:r w:rsidRPr="0066618F">
        <w:t xml:space="preserve"> OPD</w:t>
      </w:r>
      <w:r>
        <w:t>s</w:t>
      </w:r>
      <w:r w:rsidR="009B43DF">
        <w:t xml:space="preserve"> on a day of observation</w:t>
      </w:r>
      <w:r w:rsidRPr="0066618F">
        <w:t xml:space="preserve"> were eligible for the study.</w:t>
      </w:r>
      <w:r w:rsidR="009B43DF">
        <w:t xml:space="preserve"> </w:t>
      </w:r>
      <w:r>
        <w:t>The official start of adolescence in Rwanda is not clearly defined</w:t>
      </w:r>
      <w:r w:rsidR="00C50A8E">
        <w:t xml:space="preserve"> by law</w:t>
      </w:r>
      <w:ins w:id="153" w:author="Dominic Williamson" w:date="2015-06-30T16:48:00Z">
        <w:r w:rsidR="003F2ABC">
          <w:t xml:space="preserve"> </w:t>
        </w:r>
      </w:ins>
      <w:del w:id="154" w:author="Dominic Williamson" w:date="2015-06-30T16:48:00Z">
        <w:r w:rsidDel="003F2ABC">
          <w:delText>,</w:delText>
        </w:r>
      </w:del>
      <w:r w:rsidR="005D7F86">
        <w:fldChar w:fldCharType="begin"/>
      </w:r>
      <w:r w:rsidR="00AE7FCB">
        <w:instrText xml:space="preserve"> ADDIN EN.CITE &lt;EndNote&gt;&lt;Cite&gt;&lt;Author&gt;Binagwaho&lt;/Author&gt;&lt;Year&gt;2012&lt;/Year&gt;&lt;RecNum&gt;35&lt;/RecNum&gt;&lt;DisplayText&gt;(33)&lt;/DisplayText&gt;&lt;record&gt;&lt;rec-number&gt;35&lt;/rec-number&gt;&lt;foreign-keys&gt;&lt;key app="EN" db-id="drtr0vav2pzw0ue9p5jpdwsyd0v9a5edtefx" timestamp="1435640685"&gt;35&lt;/key&gt;&lt;/foreign-keys&gt;&lt;ref-type name="Journal Article"&gt;17&lt;/ref-type&gt;&lt;contributors&gt;&lt;authors&gt;&lt;author&gt;Binagwaho, A&lt;/author&gt;&lt;author&gt;Fuller, A &lt;/author&gt;&lt;author&gt;Kerry, V&lt;/author&gt;&lt;author&gt;Dougherty, S &lt;/author&gt;&lt;author&gt;Agbonyitor, M &lt;/author&gt;&lt;author&gt;Wagner, C &lt;/author&gt;&lt;author&gt;Nzayizera, R &lt;/author&gt;&lt;author&gt;Farmer, P&lt;/author&gt;&lt;/authors&gt;&lt;/contributors&gt;&lt;titles&gt;&lt;title&gt;Adolescents and the right to health: eliminating age-related barriers to HIV/AIDS services in Rwanda&lt;/title&gt;&lt;secondary-title&gt;AIDS Care &lt;/secondary-title&gt;&lt;/titles&gt;&lt;periodical&gt;&lt;full-title&gt;AIDS Care&lt;/full-title&gt;&lt;/periodical&gt;&lt;pages&gt;936–42&lt;/pages&gt;&lt;volume&gt;24&lt;/volume&gt;&lt;number&gt;7&lt;/number&gt;&lt;dates&gt;&lt;year&gt;2012&lt;/year&gt;&lt;/dates&gt;&lt;urls&gt;&lt;/urls&gt;&lt;/record&gt;&lt;/Cite&gt;&lt;/EndNote&gt;</w:instrText>
      </w:r>
      <w:r w:rsidR="005D7F86">
        <w:fldChar w:fldCharType="separate"/>
      </w:r>
      <w:r w:rsidR="00AE7FCB">
        <w:rPr>
          <w:noProof/>
        </w:rPr>
        <w:t>(33)</w:t>
      </w:r>
      <w:r w:rsidR="005D7F86">
        <w:fldChar w:fldCharType="end"/>
      </w:r>
      <w:r>
        <w:t>, and thus ag</w:t>
      </w:r>
      <w:r w:rsidRPr="0066618F">
        <w:t>e 13 was</w:t>
      </w:r>
      <w:r>
        <w:t xml:space="preserve"> </w:t>
      </w:r>
      <w:r w:rsidRPr="0066618F">
        <w:t>chosen for this study based on definitions used by the</w:t>
      </w:r>
      <w:r>
        <w:t xml:space="preserve"> United States’ </w:t>
      </w:r>
      <w:r w:rsidRPr="0066618F">
        <w:t>Cente</w:t>
      </w:r>
      <w:r>
        <w:t>rs for Disease Control (CDC)</w:t>
      </w:r>
      <w:ins w:id="155" w:author="Dominic Williamson" w:date="2015-07-01T14:04:00Z">
        <w:r w:rsidR="00920A71">
          <w:t xml:space="preserve"> </w:t>
        </w:r>
      </w:ins>
      <w:r w:rsidR="00920A71">
        <w:fldChar w:fldCharType="begin"/>
      </w:r>
      <w:r w:rsidR="00AE7FCB">
        <w:instrText xml:space="preserve"> ADDIN EN.CITE &lt;EndNote&gt;&lt;Cite&gt;&lt;Author&gt;Centers for Disease Control and Prevention&lt;/Author&gt;&lt;Year&gt;2008&lt;/Year&gt;&lt;RecNum&gt;50&lt;/RecNum&gt;&lt;DisplayText&gt;(34)&lt;/DisplayText&gt;&lt;record&gt;&lt;rec-number&gt;50&lt;/rec-number&gt;&lt;foreign-keys&gt;&lt;key app="EN" db-id="drtr0vav2pzw0ue9p5jpdwsyd0v9a5edtefx" timestamp="1435723152"&gt;50&lt;/key&gt;&lt;/foreign-keys&gt;&lt;ref-type name="Report"&gt;27&lt;/ref-type&gt;&lt;contributors&gt;&lt;authors&gt;&lt;author&gt;Centers for Disease Control and Prevention, &lt;/author&gt;&lt;/authors&gt;&lt;/contributors&gt;&lt;titles&gt;&lt;title&gt;Revised Surveillance Case Definitions for HIV Infection Among Adults, Adolescents, and Children Aged &amp;lt;18 Months and for HIV Infection and AIDS Among Children Aged 18 Months to &amp;lt;13 Years — United States, 2008&lt;/title&gt;&lt;/titles&gt;&lt;pages&gt;1–8&lt;/pages&gt;&lt;volume&gt;57 RR10&lt;/volume&gt;&lt;dates&gt;&lt;year&gt;2008&lt;/year&gt;&lt;/dates&gt;&lt;publisher&gt;MMWR &lt;/publisher&gt;&lt;urls&gt;&lt;/urls&gt;&lt;/record&gt;&lt;/Cite&gt;&lt;/EndNote&gt;</w:instrText>
      </w:r>
      <w:r w:rsidR="00920A71">
        <w:fldChar w:fldCharType="separate"/>
      </w:r>
      <w:r w:rsidR="00AE7FCB">
        <w:rPr>
          <w:noProof/>
        </w:rPr>
        <w:t>(34)</w:t>
      </w:r>
      <w:r w:rsidR="00920A71">
        <w:fldChar w:fldCharType="end"/>
      </w:r>
      <w:ins w:id="156" w:author="Dominic Williamson" w:date="2015-07-01T14:06:00Z">
        <w:r w:rsidR="00920A71">
          <w:t>.</w:t>
        </w:r>
        <w:r w:rsidR="00920A71" w:rsidRPr="0066618F" w:rsidDel="00920A71">
          <w:t xml:space="preserve"> </w:t>
        </w:r>
      </w:ins>
    </w:p>
    <w:p w14:paraId="75503A52" w14:textId="77777777" w:rsidR="0066618F" w:rsidRPr="0066618F" w:rsidRDefault="0066618F" w:rsidP="004C7FC8">
      <w:pPr>
        <w:spacing w:line="480" w:lineRule="auto"/>
        <w:jc w:val="both"/>
      </w:pPr>
    </w:p>
    <w:p w14:paraId="21DA4152" w14:textId="77777777" w:rsidR="008C4B19" w:rsidRDefault="008C4B19" w:rsidP="004C7FC8">
      <w:pPr>
        <w:spacing w:line="480" w:lineRule="auto"/>
        <w:jc w:val="both"/>
        <w:rPr>
          <w:i/>
        </w:rPr>
      </w:pPr>
      <w:r>
        <w:rPr>
          <w:i/>
        </w:rPr>
        <w:t>Study design</w:t>
      </w:r>
    </w:p>
    <w:p w14:paraId="4D089F0F" w14:textId="24F80526" w:rsidR="00CF1DD1" w:rsidRPr="007913A0" w:rsidRDefault="00CF1DD1" w:rsidP="004C7FC8">
      <w:pPr>
        <w:spacing w:line="480" w:lineRule="auto"/>
        <w:jc w:val="both"/>
      </w:pPr>
      <w:r>
        <w:tab/>
        <w:t>The study was designed as a pre- / post-intervention plausibility trial. The intervention itself was defined as</w:t>
      </w:r>
      <w:r w:rsidR="009B43DF">
        <w:t xml:space="preserve"> nurse exposure to</w:t>
      </w:r>
      <w:r>
        <w:t xml:space="preserve"> a one-week didactic training</w:t>
      </w:r>
      <w:r w:rsidR="009B43DF">
        <w:t xml:space="preserve"> </w:t>
      </w:r>
      <w:r w:rsidR="009B43DF">
        <w:lastRenderedPageBreak/>
        <w:t>course</w:t>
      </w:r>
      <w:r>
        <w:t xml:space="preserve"> in IMAI</w:t>
      </w:r>
      <w:r w:rsidR="00DA7F82">
        <w:t xml:space="preserve"> </w:t>
      </w:r>
      <w:r w:rsidR="00DA7F82">
        <w:rPr>
          <w:i/>
        </w:rPr>
        <w:t>Acute Care</w:t>
      </w:r>
      <w:r w:rsidR="00DA7F82">
        <w:t xml:space="preserve"> </w:t>
      </w:r>
      <w:r w:rsidR="005D7F86">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5D7F86">
        <w:fldChar w:fldCharType="separate"/>
      </w:r>
      <w:r w:rsidR="00AE7FCB">
        <w:rPr>
          <w:noProof/>
        </w:rPr>
        <w:t>(21)</w:t>
      </w:r>
      <w:r w:rsidR="005D7F86">
        <w:fldChar w:fldCharType="end"/>
      </w:r>
      <w:r>
        <w:t xml:space="preserve"> followed</w:t>
      </w:r>
      <w:r w:rsidR="00E50FC4">
        <w:t xml:space="preserve"> by</w:t>
      </w:r>
      <w:r>
        <w:t xml:space="preserve"> enhanced mentoring and supervision visits focused on clinical performance improvement and systems-based quality improvement. The structure of this mentoring </w:t>
      </w:r>
      <w:r w:rsidR="00DA7F82">
        <w:t xml:space="preserve">intervention </w:t>
      </w:r>
      <w:r>
        <w:t xml:space="preserve">has been described in detail elsewhere </w:t>
      </w:r>
      <w:r w:rsidR="00BB2261">
        <w:fldChar w:fldCharType="begin"/>
      </w:r>
      <w:r w:rsidR="00AE7FCB">
        <w:instrText xml:space="preserve"> ADDIN EN.CITE &lt;EndNote&gt;&lt;Cite&gt;&lt;Author&gt;Anatole&lt;/Author&gt;&lt;Year&gt;2013&lt;/Year&gt;&lt;RecNum&gt;34&lt;/RecNum&gt;&lt;DisplayText&gt;(32, 35)&lt;/DisplayText&gt;&lt;record&gt;&lt;rec-number&gt;34&lt;/rec-number&gt;&lt;foreign-keys&gt;&lt;key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Cite&gt;&lt;Author&gt;Manzi&lt;/Author&gt;&lt;Year&gt;2014 &lt;/Year&gt;&lt;RecNum&gt;36&lt;/RecNum&gt;&lt;record&gt;&lt;rec-number&gt;36&lt;/rec-number&gt;&lt;foreign-keys&gt;&lt;key app="EN" db-id="drtr0vav2pzw0ue9p5jpdwsyd0v9a5edtefx" timestamp="1435640942"&gt;36&lt;/key&gt;&lt;/foreign-keys&gt;&lt;ref-type name="Journal Article"&gt;17&lt;/ref-type&gt;&lt;contributors&gt;&lt;authors&gt;&lt;author&gt;Manzi, A &lt;/author&gt;&lt;author&gt;Magge, H&lt;/author&gt;&lt;author&gt;Hedt-Gauthier, BL &lt;/author&gt;&lt;author&gt;Michaelis, AP &lt;/author&gt;&lt;author&gt;Cyamatare, FR&lt;/author&gt;&lt;author&gt;Nyirazinyoye, L&lt;/author&gt;&lt;author&gt;Hirschhorn, LR &lt;/author&gt;&lt;author&gt;Ntaganira, J&lt;/author&gt;&lt;/authors&gt;&lt;/contributors&gt;&lt;titles&gt;&lt;title&gt;Clinical mentorship to improve pediatric quality of care at the health centers in rural Rwanda: a qualitative study of perceptions and acceptability of health care workers&lt;/title&gt;&lt;secondary-title&gt;BMC Health Serv Res&lt;/secondary-title&gt;&lt;/titles&gt;&lt;periodical&gt;&lt;full-title&gt;BMC Health Serv Res&lt;/full-title&gt;&lt;/periodical&gt;&lt;pages&gt;275&lt;/pages&gt;&lt;volume&gt;Jun 20; 14&lt;/volume&gt;&lt;dates&gt;&lt;year&gt;2014 &lt;/year&gt;&lt;/dates&gt;&lt;urls&gt;&lt;/urls&gt;&lt;/record&gt;&lt;/Cite&gt;&lt;/EndNote&gt;</w:instrText>
      </w:r>
      <w:r w:rsidR="00BB2261">
        <w:fldChar w:fldCharType="separate"/>
      </w:r>
      <w:r w:rsidR="00AE7FCB">
        <w:rPr>
          <w:noProof/>
        </w:rPr>
        <w:t>(32, 35)</w:t>
      </w:r>
      <w:r w:rsidR="00BB2261">
        <w:fldChar w:fldCharType="end"/>
      </w:r>
      <w:ins w:id="157" w:author="Dominic Williamson" w:date="2015-06-30T16:49:00Z">
        <w:r w:rsidR="00C22FB8">
          <w:t>.</w:t>
        </w:r>
      </w:ins>
      <w:ins w:id="158" w:author="Dominic Williamson" w:date="2015-06-30T15:06:00Z">
        <w:r w:rsidR="00BB2261">
          <w:t xml:space="preserve"> </w:t>
        </w:r>
      </w:ins>
      <w:r w:rsidR="00DA7F82">
        <w:t xml:space="preserve">In brief, </w:t>
      </w:r>
      <w:del w:id="159" w:author="Ashwin Vasan" w:date="2015-07-09T10:45:00Z">
        <w:r w:rsidR="00D8051C" w:rsidDel="0017763F">
          <w:delText>the mentoring intervention</w:delText>
        </w:r>
        <w:r w:rsidR="009B43DF" w:rsidDel="0017763F">
          <w:delText xml:space="preserve"> involved</w:delText>
        </w:r>
      </w:del>
      <w:ins w:id="160" w:author="Ashwin Vasan" w:date="2015-07-09T10:45:00Z">
        <w:r w:rsidR="0017763F">
          <w:t>health centers were</w:t>
        </w:r>
      </w:ins>
      <w:r w:rsidR="009B43DF">
        <w:t xml:space="preserve"> visit</w:t>
      </w:r>
      <w:ins w:id="161" w:author="Ashwin Vasan" w:date="2015-07-09T10:45:00Z">
        <w:r w:rsidR="0017763F">
          <w:t>ed</w:t>
        </w:r>
      </w:ins>
      <w:del w:id="162" w:author="Ashwin Vasan" w:date="2015-07-09T10:45:00Z">
        <w:r w:rsidR="009B43DF" w:rsidDel="0017763F">
          <w:delText>s</w:delText>
        </w:r>
      </w:del>
      <w:r w:rsidR="009B43DF">
        <w:t xml:space="preserve"> every four to six weeks </w:t>
      </w:r>
      <w:del w:id="163" w:author="Ashwin Vasan" w:date="2015-07-09T10:45:00Z">
        <w:r w:rsidR="009B43DF" w:rsidDel="0017763F">
          <w:delText xml:space="preserve">to each health center OPD </w:delText>
        </w:r>
      </w:del>
      <w:r w:rsidR="009B43DF">
        <w:t>by a district-based clinical mentor</w:t>
      </w:r>
      <w:r w:rsidR="006C63F3">
        <w:t xml:space="preserve"> with the equivalent of bachelor’s degree registered nurse (RN)</w:t>
      </w:r>
      <w:r w:rsidR="009B43DF">
        <w:t xml:space="preserve"> </w:t>
      </w:r>
      <w:r w:rsidR="00212601">
        <w:t xml:space="preserve">education and at least five years of clinical experience, along </w:t>
      </w:r>
      <w:r w:rsidR="009B43DF">
        <w:t>with extensive training</w:t>
      </w:r>
      <w:r w:rsidR="007651B1">
        <w:t xml:space="preserve"> and experience</w:t>
      </w:r>
      <w:r w:rsidR="009B43DF">
        <w:t xml:space="preserve"> in IMAI and OPD clinical car</w:t>
      </w:r>
      <w:ins w:id="164" w:author="Ashwin Vasan" w:date="2015-07-09T10:44:00Z">
        <w:r w:rsidR="0017763F">
          <w:t>e, mentoring techniques, data collection, and quality improvement</w:t>
        </w:r>
      </w:ins>
      <w:del w:id="165" w:author="Ashwin Vasan" w:date="2015-07-09T10:44:00Z">
        <w:r w:rsidR="009B43DF" w:rsidDel="0017763F">
          <w:delText>e</w:delText>
        </w:r>
      </w:del>
      <w:del w:id="166" w:author="Ashwin Vasan" w:date="2015-07-09T10:45:00Z">
        <w:r w:rsidR="00212601" w:rsidDel="0017763F">
          <w:delText>.</w:delText>
        </w:r>
      </w:del>
      <w:ins w:id="167" w:author="Ashwin Vasan" w:date="2015-07-09T10:46:00Z">
        <w:r w:rsidR="0017763F">
          <w:t xml:space="preserve"> </w:t>
        </w:r>
      </w:ins>
      <w:del w:id="168" w:author="Ashwin Vasan" w:date="2015-07-09T10:45:00Z">
        <w:r w:rsidR="00212601" w:rsidDel="0017763F">
          <w:delText xml:space="preserve"> </w:delText>
        </w:r>
      </w:del>
      <w:ins w:id="169" w:author="Ashwin Vasan" w:date="2015-07-09T10:44:00Z">
        <w:r w:rsidR="0017763F">
          <w:t>methods.</w:t>
        </w:r>
      </w:ins>
      <w:ins w:id="170" w:author="Ashwin Vasan" w:date="2015-07-09T10:45:00Z">
        <w:r w:rsidR="0017763F">
          <w:t xml:space="preserve"> </w:t>
        </w:r>
      </w:ins>
      <w:ins w:id="171" w:author="Dominic Williamson" w:date="2015-06-30T16:50:00Z">
        <w:del w:id="172" w:author="Ashwin Vasan" w:date="2015-07-09T10:44:00Z">
          <w:r w:rsidR="00C22FB8" w:rsidDel="0017763F">
            <w:delText xml:space="preserve">In addition, </w:delText>
          </w:r>
        </w:del>
      </w:ins>
      <w:del w:id="173" w:author="Ashwin Vasan" w:date="2015-07-09T10:44:00Z">
        <w:r w:rsidR="00212601" w:rsidDel="0017763F">
          <w:delText xml:space="preserve">As </w:delText>
        </w:r>
        <w:r w:rsidR="009B43DF" w:rsidDel="0017763F">
          <w:delText xml:space="preserve">well </w:delText>
        </w:r>
        <w:r w:rsidR="00212601" w:rsidDel="0017763F">
          <w:delText>the mentor received</w:delText>
        </w:r>
        <w:r w:rsidR="009B43DF" w:rsidDel="0017763F">
          <w:delText xml:space="preserve"> additional training in mentoring techniques, data collection, and quality improvement methodologies.</w:delText>
        </w:r>
        <w:r w:rsidR="00F02458" w:rsidDel="0017763F">
          <w:delText xml:space="preserve"> </w:delText>
        </w:r>
      </w:del>
      <w:r w:rsidR="00F02458">
        <w:t>Mentoring visits included clinical skills-ba</w:t>
      </w:r>
      <w:r w:rsidR="00246E4F">
        <w:t xml:space="preserve">sed mentoring, coaching, and feedback </w:t>
      </w:r>
      <w:r w:rsidR="00F02458">
        <w:t>in IMAI</w:t>
      </w:r>
      <w:r w:rsidR="00246E4F">
        <w:t xml:space="preserve"> based on data gathered through direct case observation</w:t>
      </w:r>
      <w:r w:rsidR="00F02458">
        <w:t xml:space="preserve">, as well as </w:t>
      </w:r>
      <w:r w:rsidR="00246E4F">
        <w:t xml:space="preserve">facility- and systems-based quality improvement, focusing on non-clinical </w:t>
      </w:r>
      <w:r w:rsidR="003C6793">
        <w:t>and operational challenges.</w:t>
      </w:r>
      <w:r w:rsidR="00246E4F">
        <w:t xml:space="preserve"> </w:t>
      </w:r>
      <w:del w:id="174" w:author="Dominic Williamson" w:date="2015-06-30T16:51:00Z">
        <w:r w:rsidR="003F106E" w:rsidDel="00C22FB8">
          <w:delText xml:space="preserve">Additionally, </w:delText>
        </w:r>
      </w:del>
      <w:ins w:id="175" w:author="Dominic Williamson" w:date="2015-06-30T16:51:00Z">
        <w:r w:rsidR="00C22FB8">
          <w:t>Q</w:t>
        </w:r>
      </w:ins>
      <w:del w:id="176" w:author="Dominic Williamson" w:date="2015-06-30T16:51:00Z">
        <w:r w:rsidR="003F106E" w:rsidDel="00C22FB8">
          <w:delText>q</w:delText>
        </w:r>
      </w:del>
      <w:r w:rsidR="003F106E">
        <w:t xml:space="preserve">uarterly review meetings were </w:t>
      </w:r>
      <w:ins w:id="177" w:author="Dominic Williamson" w:date="2015-06-30T16:51:00Z">
        <w:r w:rsidR="00C22FB8">
          <w:t xml:space="preserve">also </w:t>
        </w:r>
      </w:ins>
      <w:r w:rsidR="003F106E">
        <w:t xml:space="preserve">held with the mentor at the district, </w:t>
      </w:r>
      <w:r w:rsidR="0024178A">
        <w:t>during which</w:t>
      </w:r>
      <w:r w:rsidR="003F106E">
        <w:t xml:space="preserve"> aggregated data from the observation checklists</w:t>
      </w:r>
      <w:r w:rsidR="0024178A">
        <w:t xml:space="preserve"> was used</w:t>
      </w:r>
      <w:r w:rsidR="003F106E">
        <w:t xml:space="preserve"> to assess systems-level gaps and to plan near-term quality improvement solutions</w:t>
      </w:r>
      <w:del w:id="178" w:author="Dominic Williamson" w:date="2015-06-30T16:52:00Z">
        <w:r w:rsidR="003F106E" w:rsidDel="00C22FB8">
          <w:delText xml:space="preserve"> to these gaps</w:delText>
        </w:r>
      </w:del>
      <w:r w:rsidR="003F106E">
        <w:t xml:space="preserve">. </w:t>
      </w:r>
    </w:p>
    <w:p w14:paraId="5ECAEC19" w14:textId="77777777" w:rsidR="008C4B19" w:rsidRDefault="008C4B19" w:rsidP="004C7FC8">
      <w:pPr>
        <w:spacing w:line="480" w:lineRule="auto"/>
        <w:jc w:val="both"/>
        <w:rPr>
          <w:i/>
        </w:rPr>
      </w:pPr>
    </w:p>
    <w:p w14:paraId="29D05945" w14:textId="77777777" w:rsidR="008C4B19" w:rsidRDefault="008C4B19" w:rsidP="004C7FC8">
      <w:pPr>
        <w:spacing w:line="480" w:lineRule="auto"/>
        <w:jc w:val="both"/>
        <w:rPr>
          <w:i/>
        </w:rPr>
      </w:pPr>
      <w:r>
        <w:rPr>
          <w:i/>
        </w:rPr>
        <w:t>Data collection</w:t>
      </w:r>
    </w:p>
    <w:p w14:paraId="38FD6BE8" w14:textId="44B01B67" w:rsidR="003C6793" w:rsidRDefault="00D8051C" w:rsidP="004C7FC8">
      <w:pPr>
        <w:spacing w:line="480" w:lineRule="auto"/>
        <w:ind w:firstLine="720"/>
        <w:jc w:val="both"/>
      </w:pPr>
      <w:r>
        <w:t>Data w</w:t>
      </w:r>
      <w:r w:rsidR="007651B1">
        <w:t>ere</w:t>
      </w:r>
      <w:r>
        <w:t xml:space="preserve"> collected by </w:t>
      </w:r>
      <w:r w:rsidR="00212601">
        <w:t>the</w:t>
      </w:r>
      <w:r>
        <w:t xml:space="preserve"> clinical mentor for IMAI</w:t>
      </w:r>
      <w:ins w:id="179" w:author="Ashwin Vasan" w:date="2015-07-09T11:18:00Z">
        <w:r w:rsidR="00764E95">
          <w:t>.</w:t>
        </w:r>
      </w:ins>
      <w:r w:rsidR="00C523BF">
        <w:t xml:space="preserve"> </w:t>
      </w:r>
      <w:del w:id="180" w:author="Ashwin Vasan" w:date="2015-07-09T10:46:00Z">
        <w:r w:rsidR="00C523BF" w:rsidDel="0017763F">
          <w:delText xml:space="preserve">who was </w:delText>
        </w:r>
        <w:r w:rsidR="00D50F91" w:rsidDel="0017763F">
          <w:delText xml:space="preserve">based </w:delText>
        </w:r>
        <w:r w:rsidR="00C523BF" w:rsidDel="0017763F">
          <w:delText>in</w:delText>
        </w:r>
        <w:r w:rsidR="00D50F91" w:rsidDel="0017763F">
          <w:delText xml:space="preserve"> the district</w:delText>
        </w:r>
        <w:r w:rsidR="003C6793" w:rsidDel="0017763F">
          <w:delText>.</w:delText>
        </w:r>
      </w:del>
      <w:del w:id="181" w:author="Ashwin Vasan" w:date="2015-07-09T11:18:00Z">
        <w:r w:rsidR="003C6793" w:rsidDel="00764E95">
          <w:delText xml:space="preserve"> </w:delText>
        </w:r>
      </w:del>
      <w:r w:rsidR="00C50A8E">
        <w:t>The b</w:t>
      </w:r>
      <w:r w:rsidR="003C6793">
        <w:t xml:space="preserve">aseline </w:t>
      </w:r>
      <w:r w:rsidR="00C50A8E">
        <w:t>survey</w:t>
      </w:r>
      <w:r w:rsidR="003C6793">
        <w:t xml:space="preserve"> was conducted prior to the start of supervision </w:t>
      </w:r>
      <w:r w:rsidR="00C41249">
        <w:t>activities;</w:t>
      </w:r>
      <w:r w:rsidR="003C6793">
        <w:t xml:space="preserve"> while </w:t>
      </w:r>
      <w:r w:rsidR="00C76784">
        <w:t xml:space="preserve">post-intervention </w:t>
      </w:r>
      <w:del w:id="182" w:author="Ashwin Vasan" w:date="2015-07-09T11:18:00Z">
        <w:r w:rsidR="00C76784" w:rsidDel="00764E95">
          <w:delText>data collection</w:delText>
        </w:r>
        <w:r w:rsidR="003C6793" w:rsidDel="00764E95">
          <w:delText xml:space="preserve"> </w:delText>
        </w:r>
      </w:del>
      <w:ins w:id="183" w:author="Ashwin Vasan" w:date="2015-07-09T11:18:00Z">
        <w:r w:rsidR="00764E95">
          <w:t xml:space="preserve">survey </w:t>
        </w:r>
      </w:ins>
      <w:r w:rsidR="005C09A2">
        <w:t xml:space="preserve">was </w:t>
      </w:r>
      <w:r w:rsidR="003C6793">
        <w:t>during routine supervisory visits to district health centers by the clinica</w:t>
      </w:r>
      <w:r w:rsidR="00D50F91">
        <w:t>l mentor. Data w</w:t>
      </w:r>
      <w:r w:rsidR="00F92C7C">
        <w:t>ere</w:t>
      </w:r>
      <w:r w:rsidR="00D50F91">
        <w:t xml:space="preserve"> collected through </w:t>
      </w:r>
      <w:r w:rsidR="003C6793">
        <w:t>direct observation of routine OPD care by health center nurses</w:t>
      </w:r>
      <w:r w:rsidR="00D50F91">
        <w:t>,</w:t>
      </w:r>
      <w:r w:rsidR="003C6793">
        <w:t xml:space="preserve"> </w:t>
      </w:r>
      <w:r w:rsidR="003C6793" w:rsidRPr="0066618F">
        <w:t>using a standard data collection</w:t>
      </w:r>
      <w:r w:rsidR="003C6793">
        <w:t xml:space="preserve"> </w:t>
      </w:r>
      <w:r w:rsidR="003C6793" w:rsidRPr="0066618F">
        <w:t>tool developed to document critical components of the</w:t>
      </w:r>
      <w:r w:rsidR="003C6793">
        <w:t xml:space="preserve"> </w:t>
      </w:r>
      <w:r w:rsidR="003C6793" w:rsidRPr="0066618F">
        <w:t>clinical encounter</w:t>
      </w:r>
      <w:r w:rsidR="003C6793">
        <w:t xml:space="preserve"> relevant to IMAI</w:t>
      </w:r>
      <w:r w:rsidR="003C6793" w:rsidRPr="0066618F">
        <w:t>. This observation checklist was structured</w:t>
      </w:r>
      <w:r w:rsidR="003C6793">
        <w:t xml:space="preserve"> on </w:t>
      </w:r>
      <w:r w:rsidR="003C6793" w:rsidRPr="0066618F">
        <w:t>the WHO-IMAI Case Management Observation</w:t>
      </w:r>
      <w:r w:rsidR="003C6793">
        <w:t xml:space="preserve"> </w:t>
      </w:r>
      <w:r w:rsidR="003C6793" w:rsidRPr="0066618F">
        <w:t xml:space="preserve">Form, </w:t>
      </w:r>
      <w:r w:rsidR="003C6793" w:rsidRPr="0066618F">
        <w:lastRenderedPageBreak/>
        <w:t>and included the standard triage checklist</w:t>
      </w:r>
      <w:r w:rsidR="003C6793">
        <w:t xml:space="preserve"> </w:t>
      </w:r>
      <w:r w:rsidR="003C6793" w:rsidRPr="0066618F">
        <w:t>for emergency conditions contained within the IMAI</w:t>
      </w:r>
      <w:r w:rsidR="003C6793">
        <w:t xml:space="preserve"> </w:t>
      </w:r>
      <w:r w:rsidR="003C6793" w:rsidRPr="0066618F">
        <w:t>Quick Check protocol,</w:t>
      </w:r>
      <w:r w:rsidR="0024178A">
        <w:t xml:space="preserve"> </w:t>
      </w:r>
      <w:r w:rsidR="00032659">
        <w:fldChar w:fldCharType="begin"/>
      </w:r>
      <w:r w:rsidR="00AE7FCB">
        <w:instrText xml:space="preserve"> ADDIN EN.CITE &lt;EndNote&gt;&lt;Cite&gt;&lt;Author&gt;World Health Organization&lt;/Author&gt;&lt;RecNum&gt;47&lt;/RecNum&gt;&lt;DisplayText&gt;(36)&lt;/DisplayText&gt;&lt;record&gt;&lt;rec-number&gt;47&lt;/rec-number&gt;&lt;foreign-keys&gt;&lt;key app="EN" db-id="drtr0vav2pzw0ue9p5jpdwsyd0v9a5edtefx" timestamp="1435653084"&gt;47&lt;/key&gt;&lt;/foreign-keys&gt;&lt;ref-type name="Web Page"&gt;12&lt;/ref-type&gt;&lt;contributors&gt;&lt;authors&gt;&lt;author&gt;World Health Organization,&lt;/author&gt;&lt;/authors&gt;&lt;/contributors&gt;&lt;titles&gt;&lt;title&gt;WHO Quick Check Wall Chart&lt;/title&gt;&lt;/titles&gt;&lt;dates&gt;&lt;/dates&gt;&lt;urls&gt;&lt;related-urls&gt;&lt;url&gt; http://www.who.int/influenza/patient_care/clinical/IMAI_Wall_chart.pdf&lt;/url&gt;&lt;/related-urls&gt;&lt;/urls&gt;&lt;/record&gt;&lt;/Cite&gt;&lt;/EndNote&gt;</w:instrText>
      </w:r>
      <w:r w:rsidR="00032659">
        <w:fldChar w:fldCharType="separate"/>
      </w:r>
      <w:r w:rsidR="00AE7FCB">
        <w:rPr>
          <w:noProof/>
        </w:rPr>
        <w:t>(36)</w:t>
      </w:r>
      <w:r w:rsidR="00032659">
        <w:fldChar w:fldCharType="end"/>
      </w:r>
      <w:ins w:id="184" w:author="Dominic Williamson" w:date="2015-06-30T18:32:00Z">
        <w:r w:rsidR="00032659">
          <w:t>p</w:t>
        </w:r>
      </w:ins>
      <w:r w:rsidR="003C6793" w:rsidRPr="0066618F">
        <w:t>art of the larger IMAI guideline</w:t>
      </w:r>
      <w:r w:rsidR="003C6793">
        <w:t xml:space="preserve"> </w:t>
      </w:r>
      <w:r w:rsidR="00200011">
        <w:fldChar w:fldCharType="begin"/>
      </w:r>
      <w:r w:rsidR="00AE7FCB">
        <w:instrText xml:space="preserve"> ADDIN EN.CITE &lt;EndNote&gt;&lt;Cite&gt;&lt;Author&gt;World Health Organization&lt;/Author&gt;&lt;RecNum&gt;23&lt;/RecNum&gt;&lt;DisplayText&gt;(21)&lt;/DisplayText&gt;&lt;record&gt;&lt;rec-number&gt;23&lt;/rec-number&gt;&lt;foreign-keys&gt;&lt;key app="EN" db-id="drtr0vav2pzw0ue9p5jpdwsyd0v9a5edtefx" timestamp="1435636497"&gt;23&lt;/key&gt;&lt;/foreign-keys&gt;&lt;ref-type name="Web Page"&gt;12&lt;/ref-type&gt;&lt;contributors&gt;&lt;authors&gt;&lt;author&gt;World Health Organization, &lt;/author&gt;&lt;/authors&gt;&lt;/contributors&gt;&lt;titles&gt;&lt;title&gt; IMAI/IMCI heath centre/primary care guideline modules&lt;/title&gt;&lt;/titles&gt;&lt;dates&gt;&lt;/dates&gt;&lt;urls&gt;&lt;related-urls&gt;&lt;url&gt;http://www.who.int/hiv/pub/imai/primary_acute/en/index.html&lt;/url&gt;&lt;/related-urls&gt;&lt;/urls&gt;&lt;/record&gt;&lt;/Cite&gt;&lt;/EndNote&gt;</w:instrText>
      </w:r>
      <w:r w:rsidR="00200011">
        <w:fldChar w:fldCharType="separate"/>
      </w:r>
      <w:r w:rsidR="00AE7FCB">
        <w:rPr>
          <w:noProof/>
        </w:rPr>
        <w:t>(21)</w:t>
      </w:r>
      <w:r w:rsidR="00200011">
        <w:fldChar w:fldCharType="end"/>
      </w:r>
      <w:r w:rsidR="00C41249">
        <w:t xml:space="preserve">. </w:t>
      </w:r>
      <w:del w:id="185" w:author="Dominic Williamson" w:date="2015-06-30T16:55:00Z">
        <w:r w:rsidR="004B4C92" w:rsidDel="00C22FB8">
          <w:delText xml:space="preserve">During the </w:delText>
        </w:r>
        <w:r w:rsidR="00C76784" w:rsidDel="00C22FB8">
          <w:delText>post-intervention survey</w:delText>
        </w:r>
        <w:r w:rsidR="004B4C92" w:rsidDel="00C22FB8">
          <w:delText xml:space="preserve">, the mentor could also consult the IMAI Case Recording Form (CRF), used by the facility nurse as a decision-support tool </w:delText>
        </w:r>
        <w:r w:rsidR="00C76784" w:rsidDel="00C22FB8">
          <w:delText>to be completed</w:delText>
        </w:r>
        <w:r w:rsidR="004B4C92" w:rsidDel="00C22FB8">
          <w:delText xml:space="preserve"> during the clinical encounter. </w:delText>
        </w:r>
      </w:del>
      <w:r w:rsidR="00C41249">
        <w:t xml:space="preserve">Prior to data collection and </w:t>
      </w:r>
      <w:ins w:id="186" w:author="Dominic Williamson" w:date="2015-06-30T16:55:00Z">
        <w:r w:rsidR="00C22FB8">
          <w:t xml:space="preserve">the </w:t>
        </w:r>
      </w:ins>
      <w:del w:id="187" w:author="Dominic Williamson" w:date="2015-06-30T16:55:00Z">
        <w:r w:rsidR="00C41249" w:rsidDel="00C22FB8">
          <w:delText xml:space="preserve">to </w:delText>
        </w:r>
      </w:del>
      <w:r w:rsidR="00C41249">
        <w:t>development of the observation checklist</w:t>
      </w:r>
      <w:r w:rsidR="004B4C92">
        <w:t xml:space="preserve"> </w:t>
      </w:r>
      <w:del w:id="188" w:author="Dominic Williamson" w:date="2015-06-30T16:55:00Z">
        <w:r w:rsidR="004B4C92" w:rsidDel="00C22FB8">
          <w:delText>and CRF</w:delText>
        </w:r>
        <w:r w:rsidR="00C41249" w:rsidDel="00C22FB8">
          <w:delText xml:space="preserve">, </w:delText>
        </w:r>
      </w:del>
      <w:r w:rsidR="00C41249">
        <w:t xml:space="preserve">the IMAI guideline </w:t>
      </w:r>
      <w:r w:rsidR="004D25E2">
        <w:t>was adapted to adhere to Rwandan national treatment guidelines</w:t>
      </w:r>
      <w:r w:rsidR="00C41249">
        <w:t xml:space="preserve"> and to local epidemiology</w:t>
      </w:r>
      <w:r w:rsidR="004D25E2">
        <w:t xml:space="preserve"> through consensus guideline review</w:t>
      </w:r>
      <w:r w:rsidR="00C41249">
        <w:t xml:space="preserve"> and development</w:t>
      </w:r>
      <w:r w:rsidR="003C6793" w:rsidRPr="0066618F">
        <w:t xml:space="preserve">. </w:t>
      </w:r>
      <w:r w:rsidR="003C6793">
        <w:t xml:space="preserve">Data collection procedures, including the </w:t>
      </w:r>
      <w:r w:rsidR="004D25E2">
        <w:t xml:space="preserve">origin and </w:t>
      </w:r>
      <w:r w:rsidR="003C6793">
        <w:t xml:space="preserve">type of data collected in the observation checklist, has been described </w:t>
      </w:r>
      <w:del w:id="189" w:author="Dominic Williamson" w:date="2015-06-30T16:54:00Z">
        <w:r w:rsidR="003C6793" w:rsidDel="00C22FB8">
          <w:delText xml:space="preserve">in detail </w:delText>
        </w:r>
      </w:del>
      <w:r w:rsidR="003C6793">
        <w:t>elsewhere</w:t>
      </w:r>
      <w:ins w:id="190" w:author="Dominic Williamson" w:date="2015-06-30T15:12:00Z">
        <w:r w:rsidR="00200011">
          <w:t xml:space="preserve"> </w:t>
        </w:r>
      </w:ins>
      <w:r w:rsidR="00200011">
        <w:fldChar w:fldCharType="begin"/>
      </w:r>
      <w:r w:rsidR="00AE7FCB">
        <w:instrText xml:space="preserve"> ADDIN EN.CITE &lt;EndNote&gt;&lt;Cite&gt;&lt;Author&gt;Vasan&lt;/Author&gt;&lt;Year&gt;2013&lt;/Year&gt;&lt;RecNum&gt;22&lt;/RecNum&gt;&lt;DisplayText&gt;(20)&lt;/DisplayText&gt;&lt;record&gt;&lt;rec-number&gt;22&lt;/rec-number&gt;&lt;foreign-keys&gt;&lt;key app="EN" db-id="drtr0vav2pzw0ue9p5jpdwsyd0v9a5edtefx" timestamp="1435635276"&gt;22&lt;/key&gt;&lt;/foreign-keys&gt;&lt;ref-type name="Journal Article"&gt;17&lt;/ref-type&gt;&lt;contributors&gt;&lt;authors&gt;&lt;author&gt;Vasan, A &lt;/author&gt;&lt;author&gt;Anatole, M&lt;/author&gt;&lt;author&gt;Mezzacappa, C&lt;/author&gt;&lt;author&gt;Hedt-Gauthier, BL&lt;/author&gt;&lt;author&gt;Hirschhorn, LR&lt;/author&gt;&lt;author&gt;Nkikabahizi, F&lt;/author&gt;&lt;author&gt;Hagenimana, M&lt;/author&gt;&lt;author&gt;Ndayisaba, A&lt;/author&gt;&lt;author&gt;Cyamatare, FR&lt;/author&gt;&lt;author&gt;Nzeyimana, B&lt;/author&gt;&lt;author&gt;Drobac, P&lt;/author&gt;&lt;author&gt;Gupta, N&lt;/author&gt;&lt;/authors&gt;&lt;/contributors&gt;&lt;titles&gt;&lt;title&gt;Baseline assessment of adult and adolescent primary care delivery in Rwanda: an opportunity for quality improvement&lt;/title&gt;&lt;secondary-title&gt;BMC Health Serv Res&lt;/secondary-title&gt;&lt;/titles&gt;&lt;periodical&gt;&lt;full-title&gt;BMC Health Serv Res&lt;/full-title&gt;&lt;/periodical&gt;&lt;volume&gt;Dec 17;13&lt;/volume&gt;&lt;number&gt;518&lt;/number&gt;&lt;dates&gt;&lt;year&gt;2013&lt;/year&gt;&lt;/dates&gt;&lt;urls&gt;&lt;/urls&gt;&lt;/record&gt;&lt;/Cite&gt;&lt;/EndNote&gt;</w:instrText>
      </w:r>
      <w:r w:rsidR="00200011">
        <w:fldChar w:fldCharType="separate"/>
      </w:r>
      <w:r w:rsidR="00AE7FCB">
        <w:rPr>
          <w:noProof/>
        </w:rPr>
        <w:t>(20)</w:t>
      </w:r>
      <w:r w:rsidR="00200011">
        <w:fldChar w:fldCharType="end"/>
      </w:r>
      <w:r w:rsidR="003C6793">
        <w:t>.</w:t>
      </w:r>
    </w:p>
    <w:p w14:paraId="6D2173D4" w14:textId="77777777" w:rsidR="00D179FC" w:rsidRDefault="00D179FC" w:rsidP="004C7FC8">
      <w:pPr>
        <w:spacing w:line="480" w:lineRule="auto"/>
        <w:ind w:firstLine="720"/>
        <w:jc w:val="both"/>
      </w:pPr>
    </w:p>
    <w:p w14:paraId="37656FF9" w14:textId="77777777" w:rsidR="00D179FC" w:rsidRDefault="00D179FC" w:rsidP="004C7FC8">
      <w:pPr>
        <w:spacing w:line="480" w:lineRule="auto"/>
        <w:jc w:val="both"/>
        <w:rPr>
          <w:i/>
        </w:rPr>
      </w:pPr>
      <w:r>
        <w:rPr>
          <w:i/>
        </w:rPr>
        <w:t>Outcomes</w:t>
      </w:r>
    </w:p>
    <w:p w14:paraId="498562EC" w14:textId="5952E1EF" w:rsidR="00246E4F" w:rsidRDefault="00D179FC" w:rsidP="004C7FC8">
      <w:pPr>
        <w:spacing w:line="480" w:lineRule="auto"/>
        <w:jc w:val="both"/>
      </w:pPr>
      <w:r>
        <w:t xml:space="preserve"> </w:t>
      </w:r>
      <w:r>
        <w:tab/>
        <w:t>The primary outcomes of interest were agreement</w:t>
      </w:r>
      <w:r w:rsidR="00CA2522">
        <w:t xml:space="preserve"> </w:t>
      </w:r>
      <w:r>
        <w:t>between the</w:t>
      </w:r>
      <w:del w:id="191" w:author="Ashwin Vasan" w:date="2015-07-09T11:19:00Z">
        <w:r w:rsidDel="00764E95">
          <w:delText xml:space="preserve"> OPD</w:delText>
        </w:r>
      </w:del>
      <w:r>
        <w:t xml:space="preserve"> nurse and the clinical mentor in diagnosis and treatment plan.</w:t>
      </w:r>
      <w:r w:rsidR="00CA2522">
        <w:t xml:space="preserve"> Agreement was defined on a per</w:t>
      </w:r>
      <w:r w:rsidR="00C523BF">
        <w:t xml:space="preserve"> </w:t>
      </w:r>
      <w:r w:rsidR="00CA2522">
        <w:t>complaint basis</w:t>
      </w:r>
      <w:del w:id="192" w:author="Dominic Williamson" w:date="2015-06-30T16:56:00Z">
        <w:r w:rsidR="0054246D" w:rsidDel="00C22FB8">
          <w:delText xml:space="preserve"> as the unit of observation</w:delText>
        </w:r>
      </w:del>
      <w:ins w:id="193" w:author="Ashwin Vasan" w:date="2015-07-09T11:19:00Z">
        <w:r w:rsidR="00764E95">
          <w:t>,</w:t>
        </w:r>
      </w:ins>
      <w:del w:id="194" w:author="Ashwin Vasan" w:date="2015-07-09T11:19:00Z">
        <w:r w:rsidR="00CA2522" w:rsidDel="00764E95">
          <w:delText>,</w:delText>
        </w:r>
      </w:del>
      <w:r w:rsidR="00CA2522">
        <w:t xml:space="preserve"> with up to three complaints recorded for each patient</w:t>
      </w:r>
      <w:r w:rsidR="00212601">
        <w:t xml:space="preserve">. </w:t>
      </w:r>
      <w:r w:rsidR="00CA2522">
        <w:t xml:space="preserve">Treatment agreement </w:t>
      </w:r>
      <w:r>
        <w:t xml:space="preserve">was defined as </w:t>
      </w:r>
      <w:r w:rsidR="00D50F91">
        <w:t>full</w:t>
      </w:r>
      <w:r>
        <w:t xml:space="preserve"> agreement in </w:t>
      </w:r>
      <w:r w:rsidR="00D50F91">
        <w:t xml:space="preserve">all elements of the </w:t>
      </w:r>
      <w:r>
        <w:t xml:space="preserve">treatment plan, including </w:t>
      </w:r>
      <w:r w:rsidR="00F92C7C">
        <w:t xml:space="preserve">requests for </w:t>
      </w:r>
      <w:r>
        <w:t xml:space="preserve">laboratory or </w:t>
      </w:r>
      <w:r w:rsidR="00CA2522">
        <w:t>additional diagnostic testing</w:t>
      </w:r>
      <w:r>
        <w:t xml:space="preserve">, medications </w:t>
      </w:r>
      <w:r w:rsidR="00F92C7C">
        <w:t xml:space="preserve">prescribed </w:t>
      </w:r>
      <w:r>
        <w:t xml:space="preserve">and referral or follow-up visits </w:t>
      </w:r>
      <w:r w:rsidR="00F92C7C">
        <w:t>planned</w:t>
      </w:r>
      <w:r>
        <w:t>, as appropriate.</w:t>
      </w:r>
      <w:r w:rsidR="00CA2522">
        <w:t xml:space="preserve"> </w:t>
      </w:r>
      <w:r w:rsidR="00C1045A">
        <w:t>Covariates for agreement</w:t>
      </w:r>
      <w:r w:rsidR="00CA2522">
        <w:t xml:space="preserve"> included </w:t>
      </w:r>
      <w:r w:rsidR="00C1045A">
        <w:t>nurse-level factors</w:t>
      </w:r>
      <w:r w:rsidR="00CA2522">
        <w:t xml:space="preserve"> such as years of experience in OPD care, time since initial training</w:t>
      </w:r>
      <w:r w:rsidR="006F6E9F">
        <w:t xml:space="preserve">, </w:t>
      </w:r>
      <w:r w:rsidR="00715D4F">
        <w:t xml:space="preserve">and </w:t>
      </w:r>
      <w:r w:rsidR="00415D18">
        <w:t>patient</w:t>
      </w:r>
      <w:r w:rsidR="00C1045A">
        <w:t xml:space="preserve">-level factors such as </w:t>
      </w:r>
      <w:r w:rsidR="00415D18">
        <w:t>sex, age and reported signs and symptoms</w:t>
      </w:r>
      <w:ins w:id="195" w:author="Ashwin Vasan" w:date="2015-07-09T11:21:00Z">
        <w:r w:rsidR="00D54CB0">
          <w:t xml:space="preserve"> were also reported, as well as</w:t>
        </w:r>
      </w:ins>
      <w:del w:id="196" w:author="Ashwin Vasan" w:date="2015-07-09T11:20:00Z">
        <w:r w:rsidR="006F6E9F" w:rsidDel="00764E95">
          <w:delText xml:space="preserve">, </w:delText>
        </w:r>
        <w:r w:rsidR="00C1045A" w:rsidDel="00764E95">
          <w:delText>as these may affect</w:delText>
        </w:r>
        <w:r w:rsidR="006F6E9F" w:rsidDel="00764E95">
          <w:delText xml:space="preserve"> the quality of nurse case management.</w:delText>
        </w:r>
      </w:del>
      <w:ins w:id="197" w:author="Ashwin Vasan" w:date="2015-07-09T11:20:00Z">
        <w:r w:rsidR="00764E95">
          <w:t>.</w:t>
        </w:r>
      </w:ins>
      <w:r w:rsidR="006F6E9F">
        <w:t xml:space="preserve"> </w:t>
      </w:r>
      <w:ins w:id="198" w:author="Ashwin Vasan" w:date="2015-07-09T11:21:00Z">
        <w:r w:rsidR="00D54CB0">
          <w:t>a</w:t>
        </w:r>
      </w:ins>
      <w:del w:id="199" w:author="Ashwin Vasan" w:date="2015-07-09T11:21:00Z">
        <w:r w:rsidR="006F6E9F" w:rsidDel="00D54CB0">
          <w:delText>A</w:delText>
        </w:r>
      </w:del>
      <w:r w:rsidR="006F6E9F">
        <w:t>dditional quality indicators such as frequency of vital signs collection</w:t>
      </w:r>
      <w:ins w:id="200" w:author="Dominic Williamson" w:date="2015-06-30T16:57:00Z">
        <w:r w:rsidR="00C22FB8">
          <w:t xml:space="preserve"> and</w:t>
        </w:r>
      </w:ins>
      <w:del w:id="201" w:author="Dominic Williamson" w:date="2015-06-30T16:57:00Z">
        <w:r w:rsidR="006F6E9F" w:rsidDel="00C22FB8">
          <w:delText>,</w:delText>
        </w:r>
      </w:del>
      <w:r w:rsidR="006F6E9F">
        <w:t xml:space="preserve"> appropriate screening conducted</w:t>
      </w:r>
      <w:ins w:id="202" w:author="Dominic Williamson" w:date="2015-06-30T16:57:00Z">
        <w:r w:rsidR="00C22FB8">
          <w:t xml:space="preserve"> </w:t>
        </w:r>
      </w:ins>
      <w:del w:id="203" w:author="Dominic Williamson" w:date="2015-06-30T16:57:00Z">
        <w:r w:rsidR="006F6E9F" w:rsidDel="00C22FB8">
          <w:delText>, etc.</w:delText>
        </w:r>
      </w:del>
      <w:del w:id="204" w:author="Ashwin Vasan" w:date="2015-07-09T11:21:00Z">
        <w:r w:rsidR="006F6E9F" w:rsidDel="00D54CB0">
          <w:delText xml:space="preserve"> were </w:delText>
        </w:r>
        <w:r w:rsidR="00DC14AE" w:rsidDel="00D54CB0">
          <w:delText xml:space="preserve">also </w:delText>
        </w:r>
        <w:r w:rsidR="006F6E9F" w:rsidDel="00D54CB0">
          <w:delText>reported</w:delText>
        </w:r>
      </w:del>
      <w:r w:rsidR="006F6E9F">
        <w:t>.</w:t>
      </w:r>
      <w:r w:rsidR="0054246D">
        <w:t xml:space="preserve"> </w:t>
      </w:r>
    </w:p>
    <w:p w14:paraId="1D30CBCE" w14:textId="77777777" w:rsidR="00246E4F" w:rsidRDefault="00246E4F" w:rsidP="004C7FC8">
      <w:pPr>
        <w:spacing w:line="480" w:lineRule="auto"/>
        <w:jc w:val="both"/>
      </w:pPr>
    </w:p>
    <w:p w14:paraId="74077008" w14:textId="77777777" w:rsidR="008C4B19" w:rsidRDefault="008C4B19" w:rsidP="004C7FC8">
      <w:pPr>
        <w:spacing w:line="480" w:lineRule="auto"/>
        <w:jc w:val="both"/>
        <w:rPr>
          <w:i/>
        </w:rPr>
      </w:pPr>
      <w:r>
        <w:rPr>
          <w:i/>
        </w:rPr>
        <w:t>Data analysis</w:t>
      </w:r>
    </w:p>
    <w:p w14:paraId="5C61C6B6" w14:textId="15D36BED" w:rsidR="006F6E9F" w:rsidRDefault="006F6E9F" w:rsidP="004C7FC8">
      <w:pPr>
        <w:spacing w:line="480" w:lineRule="auto"/>
        <w:jc w:val="both"/>
      </w:pPr>
      <w:r>
        <w:tab/>
        <w:t>Sample size was calculated to detect</w:t>
      </w:r>
      <w:r w:rsidR="00B96BA6">
        <w:t xml:space="preserve"> a 20% difference </w:t>
      </w:r>
      <w:r w:rsidR="00C1045A">
        <w:t>between the pre- and post intervention outcome</w:t>
      </w:r>
      <w:r w:rsidR="00DC14AE">
        <w:t xml:space="preserve"> (agreement)</w:t>
      </w:r>
      <w:r w:rsidR="00C1045A">
        <w:t xml:space="preserve"> at the 5% significance level,</w:t>
      </w:r>
      <w:r w:rsidR="00B96BA6">
        <w:t xml:space="preserve"> with power (</w:t>
      </w:r>
      <w:r w:rsidR="00B96BA6">
        <w:rPr>
          <w:rFonts w:ascii="Cambria" w:hAnsi="Cambria"/>
        </w:rPr>
        <w:t>β</w:t>
      </w:r>
      <w:r w:rsidR="00C523BF">
        <w:t xml:space="preserve">) </w:t>
      </w:r>
      <w:r w:rsidR="00C523BF">
        <w:lastRenderedPageBreak/>
        <w:t xml:space="preserve">of 0.8, </w:t>
      </w:r>
      <w:r w:rsidR="00B96BA6">
        <w:t xml:space="preserve">which set a target of </w:t>
      </w:r>
      <w:commentRangeStart w:id="205"/>
      <w:r w:rsidR="00B96BA6">
        <w:t>250</w:t>
      </w:r>
      <w:commentRangeEnd w:id="205"/>
      <w:r w:rsidR="00241C8A">
        <w:rPr>
          <w:rStyle w:val="CommentReference"/>
        </w:rPr>
        <w:commentReference w:id="205"/>
      </w:r>
      <w:r w:rsidR="00B96BA6">
        <w:t xml:space="preserve"> observations in each sample (pre- and post-intervention)</w:t>
      </w:r>
      <w:r w:rsidR="00C523BF">
        <w:t xml:space="preserve">, </w:t>
      </w:r>
      <w:r w:rsidR="005E58EF">
        <w:t>allowing for the clustered study design</w:t>
      </w:r>
      <w:r w:rsidR="00B96BA6">
        <w:t xml:space="preserve">. </w:t>
      </w:r>
      <w:r w:rsidR="00C1045A">
        <w:t>For categorical variables f</w:t>
      </w:r>
      <w:r w:rsidR="00B96BA6">
        <w:t>requenc</w:t>
      </w:r>
      <w:r w:rsidR="003A6BEC">
        <w:t xml:space="preserve">ies </w:t>
      </w:r>
      <w:r w:rsidR="00C1045A">
        <w:t>and chi-squared tests were used for initial comparisons, while means</w:t>
      </w:r>
      <w:r w:rsidR="003A6BEC">
        <w:t xml:space="preserve"> and </w:t>
      </w:r>
      <w:r w:rsidR="00B96BA6">
        <w:t>t-tests</w:t>
      </w:r>
      <w:r w:rsidR="00306890">
        <w:t xml:space="preserve"> </w:t>
      </w:r>
      <w:r w:rsidR="00C1045A">
        <w:t xml:space="preserve">were used </w:t>
      </w:r>
      <w:r w:rsidR="00B96BA6">
        <w:t>for continuous variables</w:t>
      </w:r>
      <w:r w:rsidR="00C1045A">
        <w:t xml:space="preserve">. </w:t>
      </w:r>
      <w:r w:rsidR="00B96BA6">
        <w:t xml:space="preserve">For the primary outcome, </w:t>
      </w:r>
      <w:r w:rsidR="00415D18">
        <w:t xml:space="preserve">a </w:t>
      </w:r>
      <w:r w:rsidR="000B77A6">
        <w:t>mixed effect</w:t>
      </w:r>
      <w:r w:rsidR="008B2C1D">
        <w:t>s</w:t>
      </w:r>
      <w:r w:rsidR="000B77A6">
        <w:t xml:space="preserve"> </w:t>
      </w:r>
      <w:r w:rsidR="006913E4">
        <w:t xml:space="preserve">binomial </w:t>
      </w:r>
      <w:r w:rsidR="000B77A6">
        <w:t>logistic regression was employed</w:t>
      </w:r>
      <w:r w:rsidR="00415D18">
        <w:t xml:space="preserve"> to adjust for confounders and</w:t>
      </w:r>
      <w:r w:rsidR="009853A6">
        <w:t xml:space="preserve"> to</w:t>
      </w:r>
      <w:r w:rsidR="000B77A6">
        <w:t xml:space="preserve"> identify effect modifiers</w:t>
      </w:r>
      <w:r w:rsidR="00415D18">
        <w:t>.</w:t>
      </w:r>
      <w:r w:rsidR="000B77A6">
        <w:t xml:space="preserve"> </w:t>
      </w:r>
      <w:r w:rsidR="00415D18">
        <w:t>W</w:t>
      </w:r>
      <w:r w:rsidR="000B77A6">
        <w:t xml:space="preserve">e assumed </w:t>
      </w:r>
      <w:r w:rsidR="00415D18">
        <w:t xml:space="preserve">the </w:t>
      </w:r>
      <w:r w:rsidR="00DC14AE">
        <w:t xml:space="preserve">study </w:t>
      </w:r>
      <w:r w:rsidR="00415D18">
        <w:t xml:space="preserve">nurses were </w:t>
      </w:r>
      <w:r w:rsidR="000B77A6">
        <w:t xml:space="preserve">a random </w:t>
      </w:r>
      <w:r w:rsidR="00415D18">
        <w:t>selection from all</w:t>
      </w:r>
      <w:r w:rsidR="000B77A6">
        <w:t xml:space="preserve"> nurses in Rwanda</w:t>
      </w:r>
      <w:r w:rsidR="00810AA6">
        <w:t xml:space="preserve"> and that</w:t>
      </w:r>
      <w:r w:rsidR="00DC14AE">
        <w:t xml:space="preserve"> health centers</w:t>
      </w:r>
      <w:r w:rsidR="00810AA6">
        <w:t xml:space="preserve"> also represented national health centers.</w:t>
      </w:r>
      <w:r w:rsidR="00EB07A0">
        <w:t xml:space="preserve"> </w:t>
      </w:r>
      <w:r w:rsidR="00810AA6">
        <w:t>Th</w:t>
      </w:r>
      <w:r w:rsidR="00EB07A0">
        <w:t xml:space="preserve">erefore baseline heterogeneity in nurse and health center performance was incorporated into the model using nested random intercepts, accounting for inherent nesting of observations within nurses and nurses within health centers. To minimize bias we estimated covariate effects using maximum likelihoods </w:t>
      </w:r>
      <w:ins w:id="206" w:author="Christopher Boyer" w:date="2015-07-10T16:33:00Z">
        <w:r w:rsidR="000A1F13">
          <w:t>based on</w:t>
        </w:r>
      </w:ins>
      <w:del w:id="207" w:author="Christopher Boyer" w:date="2015-07-10T16:33:00Z">
        <w:r w:rsidR="00EB07A0" w:rsidDel="000A1F13">
          <w:delText>from</w:delText>
        </w:r>
      </w:del>
      <w:r w:rsidR="00EB07A0">
        <w:t xml:space="preserve"> </w:t>
      </w:r>
      <w:del w:id="208" w:author="Christopher Boyer" w:date="2015-07-10T16:33:00Z">
        <w:r w:rsidR="00EB07A0" w:rsidDel="000A1F13">
          <w:delText xml:space="preserve">the </w:delText>
        </w:r>
      </w:del>
      <w:r w:rsidR="00EB07A0">
        <w:t>adaptive Gaus</w:t>
      </w:r>
      <w:ins w:id="209" w:author="Christopher Boyer" w:date="2015-07-10T16:34:00Z">
        <w:r w:rsidR="000A1F13">
          <w:t>s-Hermite</w:t>
        </w:r>
      </w:ins>
      <w:del w:id="210" w:author="Christopher Boyer" w:date="2015-07-10T16:34:00Z">
        <w:r w:rsidR="00EB07A0" w:rsidDel="000A1F13">
          <w:delText>sian</w:delText>
        </w:r>
      </w:del>
      <w:r w:rsidR="00EB07A0">
        <w:t xml:space="preserve"> Quadrature</w:t>
      </w:r>
      <w:del w:id="211" w:author="Christopher Boyer" w:date="2015-07-10T16:33:00Z">
        <w:r w:rsidR="00EB07A0" w:rsidDel="000A1F13">
          <w:delText xml:space="preserve"> estimation</w:delText>
        </w:r>
      </w:del>
      <w:r w:rsidR="00EB07A0">
        <w:t xml:space="preserve"> with</w:t>
      </w:r>
      <w:del w:id="212" w:author="Christopher Boyer" w:date="2015-07-10T16:34:00Z">
        <w:r w:rsidR="00EB07A0" w:rsidDel="000A1F13">
          <w:delText>in</w:delText>
        </w:r>
      </w:del>
      <w:r w:rsidR="00EB07A0">
        <w:t xml:space="preserve"> the PROC GLIMMIX function in SAS</w:t>
      </w:r>
      <w:ins w:id="213" w:author="Ashwin Vasan" w:date="2015-07-09T11:22:00Z">
        <w:r w:rsidR="004365E0">
          <w:t xml:space="preserve"> v 9.2</w:t>
        </w:r>
      </w:ins>
      <w:ins w:id="214" w:author="Ashwin Vasan" w:date="2015-07-09T11:23:00Z">
        <w:r w:rsidR="004365E0">
          <w:t xml:space="preserve"> (Cary NC, USA)</w:t>
        </w:r>
      </w:ins>
      <w:r w:rsidR="00EB07A0">
        <w:t xml:space="preserve">. A </w:t>
      </w:r>
      <w:r w:rsidR="00415D18">
        <w:t>m</w:t>
      </w:r>
      <w:r w:rsidR="000B77A6">
        <w:t xml:space="preserve">ixed </w:t>
      </w:r>
      <w:r w:rsidR="00415D18">
        <w:t>random-</w:t>
      </w:r>
      <w:r w:rsidR="000B77A6">
        <w:t>effect</w:t>
      </w:r>
      <w:r w:rsidR="008B2C1D">
        <w:t>s</w:t>
      </w:r>
      <w:r w:rsidR="00EB07A0">
        <w:t xml:space="preserve"> </w:t>
      </w:r>
      <w:r w:rsidR="000B77A6">
        <w:t>model</w:t>
      </w:r>
      <w:r w:rsidR="00EB07A0">
        <w:t xml:space="preserve"> of the probability </w:t>
      </w:r>
      <w:r w:rsidR="007B1239">
        <w:t xml:space="preserve">of </w:t>
      </w:r>
      <w:r w:rsidR="00EB07A0">
        <w:t>agreement between nurse and mentor, per patient complaint</w:t>
      </w:r>
      <w:r w:rsidR="007B1239">
        <w:t>, was reported</w:t>
      </w:r>
      <w:r w:rsidR="00EB07A0">
        <w:t xml:space="preserve"> </w:t>
      </w:r>
      <w:r w:rsidR="00200011">
        <w:fldChar w:fldCharType="begin"/>
      </w:r>
      <w:r w:rsidR="00AE7FCB">
        <w:instrText xml:space="preserve"> ADDIN EN.CITE &lt;EndNote&gt;&lt;Cite&gt;&lt;Author&gt;Breslowa&lt;/Author&gt;&lt;Year&gt;1993&lt;/Year&gt;&lt;RecNum&gt;37&lt;/RecNum&gt;&lt;DisplayText&gt;(37, 38)&lt;/DisplayText&gt;&lt;record&gt;&lt;rec-number&gt;37&lt;/rec-number&gt;&lt;foreign-keys&gt;&lt;key app="EN" db-id="drtr0vav2pzw0ue9p5jpdwsyd0v9a5edtefx" timestamp="1435641337"&gt;37&lt;/key&gt;&lt;/foreign-keys&gt;&lt;ref-type name="Journal Article"&gt;17&lt;/ref-type&gt;&lt;contributors&gt;&lt;authors&gt;&lt;author&gt;Breslowa, NE  &lt;/author&gt;&lt;author&gt;Clayton, DG&lt;/author&gt;&lt;/authors&gt;&lt;/contributors&gt;&lt;titles&gt;&lt;title&gt;Approximate Inference in Generalized Linear Mixed Models&lt;/title&gt;&lt;secondary-title&gt;J Am Statistical Society&lt;/secondary-title&gt;&lt;/titles&gt;&lt;periodical&gt;&lt;full-title&gt;J Am Statistical Society&lt;/full-title&gt;&lt;/periodical&gt;&lt;pages&gt;9-25&lt;/pages&gt;&lt;volume&gt;88&lt;/volume&gt;&lt;number&gt;421&lt;/number&gt;&lt;dates&gt;&lt;year&gt;1993&lt;/year&gt;&lt;/dates&gt;&lt;urls&gt;&lt;/urls&gt;&lt;/record&gt;&lt;/Cite&gt;&lt;Cite&gt;&lt;Author&gt;Pinheiro&lt;/Author&gt;&lt;Year&gt;2006&lt;/Year&gt;&lt;RecNum&gt;38&lt;/RecNum&gt;&lt;record&gt;&lt;rec-number&gt;38&lt;/rec-number&gt;&lt;foreign-keys&gt;&lt;key app="EN" db-id="drtr0vav2pzw0ue9p5jpdwsyd0v9a5edtefx" timestamp="1435641449"&gt;38&lt;/key&gt;&lt;/foreign-keys&gt;&lt;ref-type name="Journal Article"&gt;17&lt;/ref-type&gt;&lt;contributors&gt;&lt;authors&gt;&lt;author&gt;Pinheiro, JC &lt;/author&gt;&lt;author&gt;Chao, EC&lt;/author&gt;&lt;/authors&gt;&lt;/contributors&gt;&lt;titles&gt;&lt;title&gt;Efficient Laplacian and Adaptive Gaussian Quadrature Algorithms for Multilevel Generalized Linear Mixed Models&lt;/title&gt;&lt;secondary-title&gt;Journal of Computational and Graphical Statistics &lt;/secondary-title&gt;&lt;/titles&gt;&lt;periodical&gt;&lt;full-title&gt;Journal of Computational and Graphical Statistics&lt;/full-title&gt;&lt;/periodical&gt;&lt;pages&gt;58-81&lt;/pages&gt;&lt;volume&gt;15&lt;/volume&gt;&lt;number&gt;1&lt;/number&gt;&lt;dates&gt;&lt;year&gt;2006&lt;/year&gt;&lt;/dates&gt;&lt;urls&gt;&lt;/urls&gt;&lt;/record&gt;&lt;/Cite&gt;&lt;/EndNote&gt;</w:instrText>
      </w:r>
      <w:r w:rsidR="00200011">
        <w:fldChar w:fldCharType="separate"/>
      </w:r>
      <w:r w:rsidR="00AE7FCB">
        <w:rPr>
          <w:noProof/>
        </w:rPr>
        <w:t>(37, 38)</w:t>
      </w:r>
      <w:r w:rsidR="00200011">
        <w:fldChar w:fldCharType="end"/>
      </w:r>
      <w:r w:rsidR="006913E4">
        <w:t>.</w:t>
      </w:r>
      <w:ins w:id="215" w:author="Christopher Boyer" w:date="2015-07-10T17:01:00Z">
        <w:r w:rsidR="009E39B0">
          <w:t xml:space="preserve"> </w:t>
        </w:r>
      </w:ins>
      <w:r w:rsidR="006913E4">
        <w:t xml:space="preserve"> </w:t>
      </w:r>
      <w:commentRangeStart w:id="216"/>
      <w:r w:rsidR="00415D18">
        <w:t>A</w:t>
      </w:r>
      <w:r w:rsidR="004B4C92">
        <w:t xml:space="preserve"> conservative approach to </w:t>
      </w:r>
      <w:r w:rsidR="00241C8A">
        <w:t>missing data</w:t>
      </w:r>
      <w:r w:rsidR="004B4C92">
        <w:t xml:space="preserve"> was employed</w:t>
      </w:r>
      <w:r w:rsidR="0024178A">
        <w:t xml:space="preserve"> whereby </w:t>
      </w:r>
      <w:r w:rsidR="00415D18">
        <w:t>missing value</w:t>
      </w:r>
      <w:r w:rsidR="005C09A2">
        <w:t>s</w:t>
      </w:r>
      <w:r w:rsidR="004B4C92">
        <w:t xml:space="preserve"> for </w:t>
      </w:r>
      <w:r w:rsidR="00241C8A">
        <w:t>the primary outcomes</w:t>
      </w:r>
      <w:r w:rsidR="004B4C92">
        <w:t xml:space="preserve"> of interest (</w:t>
      </w:r>
      <w:r w:rsidR="005C09A2">
        <w:t xml:space="preserve">agreement on </w:t>
      </w:r>
      <w:r w:rsidR="004B4C92">
        <w:t xml:space="preserve">diagnosis and treatment) </w:t>
      </w:r>
      <w:r w:rsidR="00241C8A">
        <w:t>were treated as errors in assessment</w:t>
      </w:r>
      <w:r w:rsidR="004B4C92">
        <w:t>, suggesting that failure to complete a diagnosis</w:t>
      </w:r>
      <w:r w:rsidR="00306890">
        <w:t xml:space="preserve"> or treatment plan</w:t>
      </w:r>
      <w:r w:rsidR="004B4C92">
        <w:t xml:space="preserve"> was an indicator of poor performance and fidelity to the IMAI protocols</w:t>
      </w:r>
      <w:r w:rsidR="00241C8A">
        <w:t xml:space="preserve">. </w:t>
      </w:r>
      <w:commentRangeEnd w:id="216"/>
      <w:r w:rsidR="009E39B0">
        <w:rPr>
          <w:rStyle w:val="CommentReference"/>
        </w:rPr>
        <w:commentReference w:id="216"/>
      </w:r>
      <w:del w:id="217" w:author="Ashwin Vasan" w:date="2015-07-09T11:23:00Z">
        <w:r w:rsidR="009853A6" w:rsidDel="004365E0">
          <w:delText xml:space="preserve"> Data analysis was conducted using SAS v. 9.2 (Cary NC, USA).</w:delText>
        </w:r>
      </w:del>
    </w:p>
    <w:p w14:paraId="2E110BDC" w14:textId="77777777" w:rsidR="00215959" w:rsidRDefault="00215959" w:rsidP="00DE4703">
      <w:pPr>
        <w:spacing w:line="480" w:lineRule="auto"/>
        <w:jc w:val="both"/>
      </w:pPr>
    </w:p>
    <w:p w14:paraId="5F00C54C" w14:textId="77777777" w:rsidR="00215959" w:rsidRDefault="00215959" w:rsidP="004C7FC8">
      <w:pPr>
        <w:spacing w:line="480" w:lineRule="auto"/>
        <w:jc w:val="both"/>
        <w:rPr>
          <w:i/>
        </w:rPr>
      </w:pPr>
      <w:commentRangeStart w:id="218"/>
      <w:r w:rsidRPr="00215959">
        <w:rPr>
          <w:i/>
        </w:rPr>
        <w:t>Ethics</w:t>
      </w:r>
      <w:commentRangeEnd w:id="218"/>
      <w:r w:rsidR="0048204C">
        <w:rPr>
          <w:rStyle w:val="CommentReference"/>
        </w:rPr>
        <w:commentReference w:id="218"/>
      </w:r>
    </w:p>
    <w:p w14:paraId="3B9DCE4D" w14:textId="227A7BE6" w:rsidR="00215959" w:rsidRDefault="00215959" w:rsidP="004C7FC8">
      <w:pPr>
        <w:spacing w:line="480" w:lineRule="auto"/>
        <w:ind w:firstLine="720"/>
        <w:jc w:val="both"/>
      </w:pPr>
      <w:r>
        <w:t>This study was approved by the Rwandan National</w:t>
      </w:r>
      <w:r>
        <w:rPr>
          <w:i/>
        </w:rPr>
        <w:t xml:space="preserve"> </w:t>
      </w:r>
      <w:r>
        <w:t>Ethics Committee, and the Institutional Review Boards</w:t>
      </w:r>
      <w:r>
        <w:rPr>
          <w:i/>
        </w:rPr>
        <w:t xml:space="preserve"> </w:t>
      </w:r>
      <w:r>
        <w:t xml:space="preserve">(IRB) at Partners Healthcare in Boston and the </w:t>
      </w:r>
      <w:r>
        <w:lastRenderedPageBreak/>
        <w:t>London School of</w:t>
      </w:r>
      <w:r>
        <w:rPr>
          <w:i/>
        </w:rPr>
        <w:t xml:space="preserve"> </w:t>
      </w:r>
      <w:r>
        <w:t>Hygiene &amp; Tropical Medicine. Data were collected as</w:t>
      </w:r>
      <w:r>
        <w:rPr>
          <w:i/>
        </w:rPr>
        <w:t xml:space="preserve"> </w:t>
      </w:r>
      <w:r>
        <w:t>part of routine program monitoring of an ongoing</w:t>
      </w:r>
      <w:r>
        <w:rPr>
          <w:i/>
        </w:rPr>
        <w:t xml:space="preserve"> </w:t>
      </w:r>
      <w:r>
        <w:t>mentorship and quality improvement intervention in</w:t>
      </w:r>
      <w:r>
        <w:rPr>
          <w:i/>
        </w:rPr>
        <w:t xml:space="preserve"> </w:t>
      </w:r>
      <w:r>
        <w:t>the study district</w:t>
      </w:r>
      <w:r w:rsidR="00B53164">
        <w:t>s</w:t>
      </w:r>
      <w:r w:rsidR="00DA7F82">
        <w:t>, previously described</w:t>
      </w:r>
      <w:r w:rsidR="0024178A">
        <w:t xml:space="preserve"> </w:t>
      </w:r>
      <w:r w:rsidR="00200011">
        <w:fldChar w:fldCharType="begin"/>
      </w:r>
      <w:r w:rsidR="00AE7FCB">
        <w:instrText xml:space="preserve"> ADDIN EN.CITE &lt;EndNote&gt;&lt;Cite&gt;&lt;Author&gt;Anatole&lt;/Author&gt;&lt;Year&gt;2013&lt;/Year&gt;&lt;RecNum&gt;34&lt;/RecNum&gt;&lt;DisplayText&gt;(32)&lt;/DisplayText&gt;&lt;record&gt;&lt;rec-number&gt;34&lt;/rec-number&gt;&lt;foreign-keys&gt;&lt;key app="EN" db-id="drtr0vav2pzw0ue9p5jpdwsyd0v9a5edtefx" timestamp="1435639989"&gt;34&lt;/key&gt;&lt;/foreign-keys&gt;&lt;ref-type name="Journal Article"&gt;17&lt;/ref-type&gt;&lt;contributors&gt;&lt;authors&gt;&lt;author&gt;Anatole, M &lt;/author&gt;&lt;author&gt;Magge, H &lt;/author&gt;&lt;author&gt;Redditt, V &lt;/author&gt;&lt;author&gt;Karamaga, A&lt;/author&gt;&lt;author&gt; Niyonzima, S &lt;/author&gt;&lt;author&gt;Drobac, P&lt;/author&gt;&lt;author&gt;Mukherjee, JS &lt;/author&gt;&lt;author&gt;Ntaganira, J&lt;/author&gt;&lt;author&gt;Nyirazinyoye, L &lt;/author&gt;&lt;author&gt;Hirschhorn, LR&lt;/author&gt;&lt;/authors&gt;&lt;/contributors&gt;&lt;titles&gt;&lt;title&gt;Nurse mentorship to improve the quality of health care delivery in rural Rwanda&lt;/title&gt;&lt;secondary-title&gt;Nurs Outlook&lt;/secondary-title&gt;&lt;/titles&gt;&lt;periodical&gt;&lt;full-title&gt;Nurs Outlook&lt;/full-title&gt;&lt;/periodical&gt;&lt;pages&gt;137-44&lt;/pages&gt;&lt;volume&gt;May-Jun;61&lt;/volume&gt;&lt;number&gt;3&lt;/number&gt;&lt;dates&gt;&lt;year&gt;2013&lt;/year&gt;&lt;/dates&gt;&lt;urls&gt;&lt;/urls&gt;&lt;/record&gt;&lt;/Cite&gt;&lt;/EndNote&gt;</w:instrText>
      </w:r>
      <w:r w:rsidR="00200011">
        <w:fldChar w:fldCharType="separate"/>
      </w:r>
      <w:r w:rsidR="00AE7FCB">
        <w:rPr>
          <w:noProof/>
        </w:rPr>
        <w:t>(32)</w:t>
      </w:r>
      <w:r w:rsidR="00200011">
        <w:fldChar w:fldCharType="end"/>
      </w:r>
      <w:r>
        <w:t>. No identifying nurse or patient information</w:t>
      </w:r>
      <w:r>
        <w:rPr>
          <w:i/>
        </w:rPr>
        <w:t xml:space="preserve"> </w:t>
      </w:r>
      <w:r w:rsidR="00DA7F82">
        <w:t>was collected</w:t>
      </w:r>
      <w:del w:id="219" w:author="Ashwin Vasan" w:date="2015-07-09T11:23:00Z">
        <w:r w:rsidR="00DA7F82" w:rsidDel="004365E0">
          <w:delText xml:space="preserve">, though nurses provided </w:delText>
        </w:r>
        <w:r w:rsidR="009853A6" w:rsidDel="004365E0">
          <w:delText xml:space="preserve">written </w:delText>
        </w:r>
        <w:r w:rsidR="00DA7F82" w:rsidDel="004365E0">
          <w:delText>informed consent to observation after explanation of the study and its objectives.</w:delText>
        </w:r>
      </w:del>
      <w:ins w:id="220" w:author="Ashwin Vasan" w:date="2015-07-09T11:23:00Z">
        <w:r w:rsidR="004365E0">
          <w:t>.</w:t>
        </w:r>
      </w:ins>
      <w:r w:rsidR="00DA7F82">
        <w:t xml:space="preserve">  The</w:t>
      </w:r>
      <w:r>
        <w:t xml:space="preserve"> IRB approved a</w:t>
      </w:r>
      <w:r>
        <w:rPr>
          <w:i/>
        </w:rPr>
        <w:t xml:space="preserve"> </w:t>
      </w:r>
      <w:r>
        <w:t>waiver of informed consent</w:t>
      </w:r>
      <w:r w:rsidR="00DA7F82">
        <w:t xml:space="preserve"> for </w:t>
      </w:r>
      <w:ins w:id="221" w:author="Ashwin Vasan" w:date="2015-07-09T11:24:00Z">
        <w:r w:rsidR="004365E0">
          <w:t xml:space="preserve">nurses and </w:t>
        </w:r>
      </w:ins>
      <w:r w:rsidR="0066618F">
        <w:t>patients</w:t>
      </w:r>
      <w:r>
        <w:t xml:space="preserve"> under the routine use of</w:t>
      </w:r>
      <w:r>
        <w:rPr>
          <w:i/>
        </w:rPr>
        <w:t xml:space="preserve"> </w:t>
      </w:r>
      <w:r>
        <w:t xml:space="preserve">program monitoring data. However, </w:t>
      </w:r>
      <w:r w:rsidR="0066618F">
        <w:t xml:space="preserve">both </w:t>
      </w:r>
      <w:r>
        <w:t>patients</w:t>
      </w:r>
      <w:r w:rsidR="0066618F">
        <w:t xml:space="preserve"> and nurses</w:t>
      </w:r>
      <w:r>
        <w:t xml:space="preserve"> were explained</w:t>
      </w:r>
      <w:r>
        <w:rPr>
          <w:i/>
        </w:rPr>
        <w:t xml:space="preserve"> </w:t>
      </w:r>
      <w:r>
        <w:t>the purpose of the data collection</w:t>
      </w:r>
      <w:r w:rsidR="0066618F">
        <w:t>,</w:t>
      </w:r>
      <w:r>
        <w:t xml:space="preserve"> and </w:t>
      </w:r>
      <w:r w:rsidR="005233C0">
        <w:t xml:space="preserve">both </w:t>
      </w:r>
      <w:r>
        <w:t>could</w:t>
      </w:r>
      <w:r>
        <w:rPr>
          <w:i/>
        </w:rPr>
        <w:t xml:space="preserve"> </w:t>
      </w:r>
      <w:r w:rsidR="00B53164">
        <w:t>opt-out</w:t>
      </w:r>
      <w:r w:rsidR="0066618F">
        <w:t xml:space="preserve"> of the study</w:t>
      </w:r>
      <w:r w:rsidR="00B53164">
        <w:t xml:space="preserve"> if desired</w:t>
      </w:r>
      <w:r w:rsidR="0066618F">
        <w:t xml:space="preserve">, </w:t>
      </w:r>
      <w:r w:rsidR="00B53164">
        <w:t>prior to the consultation.</w:t>
      </w:r>
    </w:p>
    <w:p w14:paraId="300023B6" w14:textId="77777777" w:rsidR="00850583" w:rsidRDefault="00850583" w:rsidP="004C7FC8">
      <w:pPr>
        <w:spacing w:line="480" w:lineRule="auto"/>
        <w:ind w:firstLine="720"/>
        <w:jc w:val="both"/>
      </w:pPr>
    </w:p>
    <w:p w14:paraId="1066B864" w14:textId="77777777" w:rsidR="00850583" w:rsidRDefault="00850583" w:rsidP="004C7FC8">
      <w:pPr>
        <w:spacing w:line="480" w:lineRule="auto"/>
        <w:jc w:val="both"/>
        <w:rPr>
          <w:b/>
        </w:rPr>
      </w:pPr>
      <w:r>
        <w:rPr>
          <w:b/>
        </w:rPr>
        <w:t>RESULTS</w:t>
      </w:r>
    </w:p>
    <w:p w14:paraId="4FBC7B71" w14:textId="77777777" w:rsidR="0019056E" w:rsidRPr="0019056E" w:rsidRDefault="0019056E" w:rsidP="004C7FC8">
      <w:pPr>
        <w:spacing w:line="480" w:lineRule="auto"/>
        <w:jc w:val="both"/>
        <w:rPr>
          <w:i/>
        </w:rPr>
      </w:pPr>
      <w:r>
        <w:rPr>
          <w:i/>
        </w:rPr>
        <w:t>Patient characteristics</w:t>
      </w:r>
    </w:p>
    <w:p w14:paraId="0CD870DA" w14:textId="77777777" w:rsidR="005233C0" w:rsidRDefault="005233C0" w:rsidP="004C7FC8">
      <w:pPr>
        <w:spacing w:line="480" w:lineRule="auto"/>
        <w:jc w:val="both"/>
      </w:pPr>
      <w:r>
        <w:tab/>
      </w:r>
      <w:r w:rsidR="00A72723">
        <w:t xml:space="preserve">Four hundred and sixty-four </w:t>
      </w:r>
      <w:r w:rsidR="00C40F1E">
        <w:t>patients</w:t>
      </w:r>
      <w:r w:rsidR="00A72723">
        <w:t xml:space="preserve"> were observed </w:t>
      </w:r>
      <w:r w:rsidR="003A4B56">
        <w:t>pre-intervention</w:t>
      </w:r>
      <w:r w:rsidR="00A72723">
        <w:t xml:space="preserve"> while 506 were observed during the</w:t>
      </w:r>
      <w:r w:rsidR="005551F3">
        <w:t xml:space="preserve"> </w:t>
      </w:r>
      <w:r w:rsidR="003A4B56">
        <w:t>post-intervention</w:t>
      </w:r>
      <w:r w:rsidR="008A6F01">
        <w:t xml:space="preserve"> period</w:t>
      </w:r>
      <w:r w:rsidR="00A72723">
        <w:t xml:space="preserve">. Patient demographics and </w:t>
      </w:r>
      <w:r w:rsidR="00674A47">
        <w:t>presenting symptoms</w:t>
      </w:r>
      <w:r w:rsidR="00A72723">
        <w:t xml:space="preserve"> are </w:t>
      </w:r>
      <w:r w:rsidR="00F92C7C">
        <w:t>presented</w:t>
      </w:r>
      <w:r w:rsidR="00A72723">
        <w:t xml:space="preserve"> in Table 1. Significantly more female patients were seen than males (p=0.05) </w:t>
      </w:r>
      <w:r w:rsidR="00D43621">
        <w:t>both pre- and post-intervention</w:t>
      </w:r>
      <w:r w:rsidR="0019056E">
        <w:t>, but patient age was not significantly different</w:t>
      </w:r>
      <w:r w:rsidR="00D43621">
        <w:t xml:space="preserve">, </w:t>
      </w:r>
      <w:r w:rsidR="0019056E">
        <w:t>at approximately 35 years on average</w:t>
      </w:r>
      <w:r w:rsidR="00A72723">
        <w:t>. The most common presenting complaint</w:t>
      </w:r>
      <w:r w:rsidR="00F809B4">
        <w:t xml:space="preserve"> </w:t>
      </w:r>
      <w:r w:rsidR="00D43621">
        <w:t xml:space="preserve">in both the pre- and post- intervention </w:t>
      </w:r>
      <w:r w:rsidR="00306890">
        <w:t>surveys</w:t>
      </w:r>
      <w:r w:rsidR="00F809B4">
        <w:t xml:space="preserve"> was cough and/or difficulty breathing (17.6 and 21.4 percent, respectively), followed by females presenting with pelvic pain or genitourinary complaints (16.3 and 20.3 percent, respectively)</w:t>
      </w:r>
      <w:r w:rsidR="0019056E">
        <w:t>.</w:t>
      </w:r>
      <w:r w:rsidR="00674A47">
        <w:t xml:space="preserve"> Apart from these two conditions the presenting symptoms for the </w:t>
      </w:r>
      <w:r w:rsidR="00D43621">
        <w:t>two</w:t>
      </w:r>
      <w:r w:rsidR="00674A47">
        <w:t xml:space="preserve"> surveys were similar (Table 1). </w:t>
      </w:r>
    </w:p>
    <w:p w14:paraId="666E03A8" w14:textId="77777777" w:rsidR="0019056E" w:rsidRDefault="0019056E" w:rsidP="004C7FC8">
      <w:pPr>
        <w:spacing w:line="480" w:lineRule="auto"/>
        <w:jc w:val="both"/>
      </w:pPr>
    </w:p>
    <w:p w14:paraId="258F212B" w14:textId="77777777" w:rsidR="0019056E" w:rsidRDefault="0019056E" w:rsidP="004C7FC8">
      <w:pPr>
        <w:spacing w:line="480" w:lineRule="auto"/>
        <w:jc w:val="both"/>
        <w:rPr>
          <w:i/>
        </w:rPr>
      </w:pPr>
      <w:r>
        <w:rPr>
          <w:i/>
        </w:rPr>
        <w:t>Nurse characteristics</w:t>
      </w:r>
    </w:p>
    <w:p w14:paraId="7EF83FFD" w14:textId="577E30B8" w:rsidR="002E6D1B" w:rsidRDefault="00B83192" w:rsidP="004C7FC8">
      <w:pPr>
        <w:spacing w:line="480" w:lineRule="auto"/>
        <w:jc w:val="both"/>
      </w:pPr>
      <w:r>
        <w:lastRenderedPageBreak/>
        <w:tab/>
      </w:r>
      <w:r w:rsidR="00F75EFB">
        <w:t xml:space="preserve">Twenty-five </w:t>
      </w:r>
      <w:r w:rsidR="0019056E">
        <w:t xml:space="preserve">nurses were observed during </w:t>
      </w:r>
      <w:r w:rsidR="00C40F1E">
        <w:t>pre-intervention</w:t>
      </w:r>
      <w:r w:rsidR="0019056E">
        <w:t xml:space="preserve"> data collection at the eight study sites, none of whom had been previously trained in IMAI. </w:t>
      </w:r>
      <w:r w:rsidR="002E6D1B">
        <w:t>A total of 16</w:t>
      </w:r>
      <w:r w:rsidR="0031678B">
        <w:t xml:space="preserve"> nurses</w:t>
      </w:r>
      <w:r>
        <w:t xml:space="preserve"> </w:t>
      </w:r>
      <w:r w:rsidR="0031678B">
        <w:t>were</w:t>
      </w:r>
      <w:r>
        <w:t xml:space="preserve"> </w:t>
      </w:r>
      <w:r w:rsidR="0031678B">
        <w:t xml:space="preserve">trained </w:t>
      </w:r>
      <w:r w:rsidR="00D43621">
        <w:t xml:space="preserve">in IMAI </w:t>
      </w:r>
      <w:r w:rsidR="00FF51B6">
        <w:t>at the end of March</w:t>
      </w:r>
      <w:r w:rsidR="0031678B">
        <w:t xml:space="preserve"> 2011,</w:t>
      </w:r>
      <w:r w:rsidR="00B50828">
        <w:t xml:space="preserve"> prior to the start of mentoring and supervision</w:t>
      </w:r>
      <w:r w:rsidR="008A6F01">
        <w:t xml:space="preserve"> activities</w:t>
      </w:r>
      <w:r w:rsidR="00B50828">
        <w:t xml:space="preserve">, </w:t>
      </w:r>
      <w:r w:rsidR="00C40F1E">
        <w:t xml:space="preserve">and a further </w:t>
      </w:r>
      <w:r w:rsidR="00904AFA">
        <w:t>17</w:t>
      </w:r>
      <w:r w:rsidR="002E6D1B">
        <w:t xml:space="preserve"> nurses </w:t>
      </w:r>
      <w:r w:rsidR="00B50828">
        <w:t xml:space="preserve">were trained </w:t>
      </w:r>
      <w:r w:rsidR="002E6D1B">
        <w:t>in October 2011</w:t>
      </w:r>
      <w:r w:rsidR="00C40F1E">
        <w:t xml:space="preserve">. In the post-intervention survey </w:t>
      </w:r>
      <w:r w:rsidR="005B6B29">
        <w:t>33 nurses were observed, 15 (45%) of whom</w:t>
      </w:r>
      <w:r w:rsidR="008F4E62">
        <w:t xml:space="preserve"> </w:t>
      </w:r>
      <w:r w:rsidR="005B6B29">
        <w:t>were also contained in the pre-intervention dataset</w:t>
      </w:r>
      <w:del w:id="222" w:author="Ashwin Vasan" w:date="2015-07-09T11:25:00Z">
        <w:r w:rsidR="005B6B29" w:rsidDel="006A2C92">
          <w:delText>, thus constituting pairs</w:delText>
        </w:r>
        <w:r w:rsidDel="006A2C92">
          <w:delText>.</w:delText>
        </w:r>
        <w:r w:rsidR="005B6B29" w:rsidDel="006A2C92">
          <w:delText xml:space="preserve"> </w:delText>
        </w:r>
      </w:del>
      <w:ins w:id="223" w:author="Ashwin Vasan" w:date="2015-07-09T11:25:00Z">
        <w:r w:rsidR="006A2C92">
          <w:t xml:space="preserve">. </w:t>
        </w:r>
      </w:ins>
      <w:r w:rsidR="005B6B29">
        <w:t>Eighteen of</w:t>
      </w:r>
      <w:r w:rsidR="00F75EFB">
        <w:t xml:space="preserve"> 33 nurses (55%) in the </w:t>
      </w:r>
      <w:r w:rsidR="00C40F1E">
        <w:t>post-</w:t>
      </w:r>
      <w:r w:rsidR="00F75EFB">
        <w:t xml:space="preserve">intervention </w:t>
      </w:r>
      <w:r w:rsidR="00C40F1E">
        <w:t>survey received</w:t>
      </w:r>
      <w:r w:rsidR="008A791C">
        <w:t xml:space="preserve"> IMAI</w:t>
      </w:r>
      <w:r w:rsidR="00C40F1E">
        <w:t xml:space="preserve"> training</w:t>
      </w:r>
      <w:r w:rsidR="008A791C">
        <w:t>, and th</w:t>
      </w:r>
      <w:r w:rsidR="00DA570C">
        <w:t>e</w:t>
      </w:r>
      <w:r w:rsidR="00BE0593">
        <w:t>se trained nurses</w:t>
      </w:r>
      <w:r w:rsidR="00DA570C">
        <w:t xml:space="preserve"> </w:t>
      </w:r>
      <w:r w:rsidR="00D43621">
        <w:t>managed</w:t>
      </w:r>
      <w:r w:rsidR="00DA570C">
        <w:t xml:space="preserve"> </w:t>
      </w:r>
      <w:r w:rsidR="00C40F1E">
        <w:t>350</w:t>
      </w:r>
      <w:r w:rsidR="00DA570C">
        <w:t xml:space="preserve"> </w:t>
      </w:r>
      <w:r w:rsidR="00C40F1E">
        <w:t>(</w:t>
      </w:r>
      <w:r w:rsidR="00DA570C">
        <w:t>69.2%</w:t>
      </w:r>
      <w:r w:rsidR="00C40F1E">
        <w:t>)</w:t>
      </w:r>
      <w:r w:rsidR="00DA570C">
        <w:t xml:space="preserve"> </w:t>
      </w:r>
      <w:r w:rsidR="008A791C">
        <w:t xml:space="preserve">of </w:t>
      </w:r>
      <w:r w:rsidR="00C40F1E">
        <w:t>the 506</w:t>
      </w:r>
      <w:r w:rsidR="008A791C">
        <w:t xml:space="preserve"> patients seen and </w:t>
      </w:r>
      <w:r w:rsidR="00707459">
        <w:t xml:space="preserve">70 </w:t>
      </w:r>
      <w:r w:rsidR="008A791C">
        <w:t>percent of complaints assessed</w:t>
      </w:r>
      <w:r w:rsidR="00C40F1E">
        <w:t xml:space="preserve"> in the post-intervention survey</w:t>
      </w:r>
      <w:r w:rsidR="008A791C">
        <w:t xml:space="preserve">. </w:t>
      </w:r>
    </w:p>
    <w:p w14:paraId="14BBD728" w14:textId="77777777" w:rsidR="00306890" w:rsidRDefault="00306890" w:rsidP="004C7FC8">
      <w:pPr>
        <w:spacing w:line="480" w:lineRule="auto"/>
        <w:jc w:val="both"/>
      </w:pPr>
    </w:p>
    <w:p w14:paraId="0539D1F5" w14:textId="77777777" w:rsidR="0019056E" w:rsidRDefault="002E18CA" w:rsidP="004C7FC8">
      <w:pPr>
        <w:spacing w:line="480" w:lineRule="auto"/>
        <w:ind w:firstLine="720"/>
        <w:jc w:val="both"/>
      </w:pPr>
      <w:r>
        <w:t xml:space="preserve">Comparison of nurse characteristics in the pre- and post-intervention surveys showed similar years of </w:t>
      </w:r>
      <w:r w:rsidR="000A6989">
        <w:t xml:space="preserve">OPD </w:t>
      </w:r>
      <w:r>
        <w:t>experience and consultation times.</w:t>
      </w:r>
      <w:r w:rsidR="002A259D">
        <w:t xml:space="preserve"> Additional detail on nurse characteristics is shown in Table 2. </w:t>
      </w:r>
    </w:p>
    <w:p w14:paraId="16384EDE" w14:textId="77777777" w:rsidR="002A259D" w:rsidRDefault="002A259D" w:rsidP="004C7FC8">
      <w:pPr>
        <w:spacing w:line="480" w:lineRule="auto"/>
        <w:jc w:val="both"/>
      </w:pPr>
    </w:p>
    <w:p w14:paraId="09364A3B" w14:textId="77777777" w:rsidR="002A259D" w:rsidRDefault="002A259D" w:rsidP="004C7FC8">
      <w:pPr>
        <w:spacing w:line="480" w:lineRule="auto"/>
        <w:jc w:val="both"/>
        <w:rPr>
          <w:i/>
        </w:rPr>
      </w:pPr>
      <w:r>
        <w:rPr>
          <w:i/>
        </w:rPr>
        <w:t>Quality of care indicators</w:t>
      </w:r>
    </w:p>
    <w:p w14:paraId="02CA7A07" w14:textId="77777777" w:rsidR="00F94B3D" w:rsidRDefault="00130988" w:rsidP="004C7FC8">
      <w:pPr>
        <w:spacing w:line="480" w:lineRule="auto"/>
        <w:jc w:val="both"/>
      </w:pPr>
      <w:r>
        <w:tab/>
      </w:r>
      <w:r w:rsidR="00674A47">
        <w:t>The</w:t>
      </w:r>
      <w:r>
        <w:t xml:space="preserve"> basic quality of care indicators</w:t>
      </w:r>
      <w:r w:rsidR="00674A47">
        <w:t xml:space="preserve"> in each survey</w:t>
      </w:r>
      <w:r>
        <w:t xml:space="preserve">, including </w:t>
      </w:r>
      <w:r w:rsidR="00A9106F">
        <w:t xml:space="preserve">measurement and recording </w:t>
      </w:r>
      <w:r>
        <w:t>of vital signs, conducting routine emergency triage, and performing routine screening and counseling activities during the patient encounter, are summarized in Table 3. Notable results include significant</w:t>
      </w:r>
      <w:r w:rsidR="00F94B3D">
        <w:t xml:space="preserve"> (p&lt;0.001)</w:t>
      </w:r>
      <w:r>
        <w:t xml:space="preserve"> increases in </w:t>
      </w:r>
      <w:r w:rsidR="00674A47">
        <w:t>routine measurement</w:t>
      </w:r>
      <w:r>
        <w:t xml:space="preserve"> </w:t>
      </w:r>
      <w:r w:rsidR="005B54E9">
        <w:t xml:space="preserve">of </w:t>
      </w:r>
      <w:r w:rsidR="00F94B3D">
        <w:t>height (+16.6%), weight (+32%), pulse (+66%), temperature (</w:t>
      </w:r>
      <w:r w:rsidR="009939F6">
        <w:t>+</w:t>
      </w:r>
      <w:r w:rsidR="00F94B3D">
        <w:t>49%), and blood</w:t>
      </w:r>
      <w:r w:rsidR="00532A12">
        <w:t xml:space="preserve"> pressure (+54%)</w:t>
      </w:r>
      <w:r w:rsidR="00674A47">
        <w:t xml:space="preserve"> in the post-intervention survey compared to the pre-intervention survey</w:t>
      </w:r>
      <w:r w:rsidR="00532A12">
        <w:t xml:space="preserve">. Routine screening </w:t>
      </w:r>
      <w:r w:rsidR="005B54E9">
        <w:t xml:space="preserve">for prevalent conditions, </w:t>
      </w:r>
      <w:r w:rsidR="00674A47">
        <w:t>and recording of</w:t>
      </w:r>
      <w:r w:rsidR="005B54E9">
        <w:t xml:space="preserve"> key lifestyle behaviors and preventive strategies, </w:t>
      </w:r>
      <w:r w:rsidR="00674A47">
        <w:t xml:space="preserve">also </w:t>
      </w:r>
      <w:r w:rsidR="005B54E9">
        <w:lastRenderedPageBreak/>
        <w:t>increased</w:t>
      </w:r>
      <w:r w:rsidR="00027501">
        <w:t xml:space="preserve"> </w:t>
      </w:r>
      <w:r w:rsidR="00674A47">
        <w:t>in the post-intervention survey</w:t>
      </w:r>
      <w:r w:rsidR="00BB14B9">
        <w:t xml:space="preserve"> (Table 3)</w:t>
      </w:r>
      <w:r w:rsidR="005B54E9">
        <w:t>. Notable results include</w:t>
      </w:r>
      <w:r w:rsidR="00027501">
        <w:t xml:space="preserve"> a </w:t>
      </w:r>
      <w:r w:rsidR="00D3373B">
        <w:t>+</w:t>
      </w:r>
      <w:r w:rsidR="00027501">
        <w:t xml:space="preserve">53.3% increase in screening patients for chronic cough, a </w:t>
      </w:r>
      <w:r w:rsidR="00D3373B">
        <w:t>+</w:t>
      </w:r>
      <w:r w:rsidR="00027501">
        <w:t xml:space="preserve">48.8% increase in screening for involuntary weight loss, a </w:t>
      </w:r>
      <w:r w:rsidR="00D3373B">
        <w:t>+</w:t>
      </w:r>
      <w:r w:rsidR="00027501">
        <w:t>52.3% increase in screening for insecticide-treated bed</w:t>
      </w:r>
      <w:r w:rsidR="008A791C">
        <w:t xml:space="preserve"> </w:t>
      </w:r>
      <w:r w:rsidR="00027501">
        <w:t xml:space="preserve">nets for malaria prevention, a </w:t>
      </w:r>
      <w:r w:rsidR="00D3373B">
        <w:t>+</w:t>
      </w:r>
      <w:r w:rsidR="00027501">
        <w:t xml:space="preserve">51% increase in screening for tobacco use, and a </w:t>
      </w:r>
      <w:r w:rsidR="00D3373B">
        <w:t>+</w:t>
      </w:r>
      <w:r w:rsidR="00027501">
        <w:t xml:space="preserve">52% increase in screening for alcohol abuse. Additionally, an increase of </w:t>
      </w:r>
      <w:r w:rsidR="00D3373B">
        <w:t>+</w:t>
      </w:r>
      <w:r w:rsidR="00027501">
        <w:t xml:space="preserve">26.1% </w:t>
      </w:r>
      <w:r w:rsidR="008A791C">
        <w:t xml:space="preserve">was seen </w:t>
      </w:r>
      <w:r w:rsidR="00027501">
        <w:t xml:space="preserve">in patients referred for HIV testing, along with a 14% increase in </w:t>
      </w:r>
      <w:r w:rsidR="008A791C">
        <w:t>patients counseled</w:t>
      </w:r>
      <w:r w:rsidR="00027501">
        <w:t xml:space="preserve"> on safe sex</w:t>
      </w:r>
      <w:r w:rsidR="008A791C">
        <w:t xml:space="preserve"> practices including condom use</w:t>
      </w:r>
      <w:r w:rsidR="00027501">
        <w:t xml:space="preserve">. </w:t>
      </w:r>
    </w:p>
    <w:p w14:paraId="2CB801B0" w14:textId="77777777" w:rsidR="00901D09" w:rsidRDefault="00901D09" w:rsidP="004C7FC8">
      <w:pPr>
        <w:spacing w:line="480" w:lineRule="auto"/>
        <w:jc w:val="both"/>
      </w:pPr>
    </w:p>
    <w:p w14:paraId="2A2577AF" w14:textId="77777777" w:rsidR="00901D09" w:rsidRDefault="00901D09" w:rsidP="004C7FC8">
      <w:pPr>
        <w:spacing w:line="480" w:lineRule="auto"/>
        <w:jc w:val="both"/>
        <w:rPr>
          <w:i/>
        </w:rPr>
      </w:pPr>
      <w:r>
        <w:rPr>
          <w:i/>
        </w:rPr>
        <w:t>Agreement in diagnosis and treatment</w:t>
      </w:r>
    </w:p>
    <w:p w14:paraId="7A6D4EA3" w14:textId="77777777" w:rsidR="004C7FC8" w:rsidRDefault="00901D09" w:rsidP="004C7FC8">
      <w:pPr>
        <w:spacing w:line="480" w:lineRule="auto"/>
        <w:jc w:val="both"/>
      </w:pPr>
      <w:r>
        <w:tab/>
      </w:r>
      <w:r w:rsidR="00871F19">
        <w:t>During</w:t>
      </w:r>
      <w:r>
        <w:t xml:space="preserve"> 970 total patient encounters observed,</w:t>
      </w:r>
      <w:r w:rsidR="00BC64D6">
        <w:t xml:space="preserve"> 1236 complaints were recorded</w:t>
      </w:r>
      <w:r w:rsidR="00EB005F">
        <w:t xml:space="preserve">. </w:t>
      </w:r>
      <w:r w:rsidR="00BB14B9">
        <w:t>There were 20</w:t>
      </w:r>
      <w:r w:rsidR="00805720">
        <w:t>7</w:t>
      </w:r>
      <w:r w:rsidR="00BB14B9">
        <w:t xml:space="preserve"> (16.7%)</w:t>
      </w:r>
      <w:r w:rsidR="00BC64D6">
        <w:t xml:space="preserve"> women </w:t>
      </w:r>
      <w:r w:rsidR="00BB14B9">
        <w:t>reporting</w:t>
      </w:r>
      <w:r w:rsidR="00BC64D6">
        <w:t xml:space="preserve"> genitourinary complaints or pelvic pain, </w:t>
      </w:r>
      <w:r w:rsidR="00805720">
        <w:t>200</w:t>
      </w:r>
      <w:r w:rsidR="00BB14B9">
        <w:t xml:space="preserve"> (16.2%</w:t>
      </w:r>
      <w:r w:rsidR="00805720">
        <w:t>)</w:t>
      </w:r>
      <w:r w:rsidR="00BB14B9">
        <w:t xml:space="preserve"> patients reporting </w:t>
      </w:r>
      <w:r w:rsidR="00BC64D6">
        <w:t xml:space="preserve">cough or </w:t>
      </w:r>
      <w:r w:rsidR="00805720">
        <w:t>difficulty breathing</w:t>
      </w:r>
      <w:r w:rsidR="00BC64D6">
        <w:t xml:space="preserve">, and </w:t>
      </w:r>
      <w:r w:rsidR="00805720">
        <w:t>134</w:t>
      </w:r>
      <w:r w:rsidR="00BB14B9">
        <w:t xml:space="preserve"> (10.8%) reporting </w:t>
      </w:r>
      <w:r w:rsidR="00BC64D6">
        <w:t>fever</w:t>
      </w:r>
      <w:r w:rsidR="00BB14B9">
        <w:t xml:space="preserve"> (Table 4)</w:t>
      </w:r>
      <w:r w:rsidR="00BC64D6">
        <w:t xml:space="preserve">.  </w:t>
      </w:r>
      <w:r w:rsidR="00BB14B9">
        <w:t>In the pre-intervention survey the agreement between nurse and mentor w</w:t>
      </w:r>
      <w:r w:rsidR="00D3373B">
        <w:t xml:space="preserve">as </w:t>
      </w:r>
      <w:r w:rsidR="00BB14B9">
        <w:t xml:space="preserve">22% for the diagnosis, and 23% for the treatment of cough and </w:t>
      </w:r>
      <w:r w:rsidR="00805720">
        <w:t>difficulty breathing</w:t>
      </w:r>
      <w:r w:rsidR="00BB14B9">
        <w:t>, which increased to 49% and 62% in the post-intervention survey</w:t>
      </w:r>
      <w:r w:rsidR="00805720">
        <w:t>, respectively</w:t>
      </w:r>
      <w:r w:rsidR="00BB14B9">
        <w:t xml:space="preserve">.  Similar </w:t>
      </w:r>
      <w:r w:rsidR="00805720">
        <w:t>increases</w:t>
      </w:r>
      <w:r w:rsidR="00BB14B9">
        <w:t xml:space="preserve"> were seen for the treatment and diagnosis of other reported complaints. </w:t>
      </w:r>
      <w:r w:rsidR="006024BC">
        <w:t xml:space="preserve"> </w:t>
      </w:r>
      <w:r w:rsidR="009939F6">
        <w:t>Overall</w:t>
      </w:r>
      <w:r w:rsidR="006024BC">
        <w:t xml:space="preserve"> t</w:t>
      </w:r>
      <w:r w:rsidR="00BC64D6">
        <w:t>here was a</w:t>
      </w:r>
      <w:r w:rsidR="00805720">
        <w:t>n</w:t>
      </w:r>
      <w:r>
        <w:t xml:space="preserve"> increase in agreement between nurse and</w:t>
      </w:r>
      <w:r w:rsidR="00BC64D6">
        <w:t xml:space="preserve"> mentor </w:t>
      </w:r>
      <w:r w:rsidR="006024BC">
        <w:t xml:space="preserve">of </w:t>
      </w:r>
      <w:r w:rsidR="00805720">
        <w:t>28.2</w:t>
      </w:r>
      <w:r w:rsidR="006024BC">
        <w:t xml:space="preserve">% </w:t>
      </w:r>
      <w:r>
        <w:t xml:space="preserve">for diagnosis and </w:t>
      </w:r>
      <w:r w:rsidR="00805720">
        <w:t>28.1</w:t>
      </w:r>
      <w:r w:rsidR="006024BC">
        <w:t>% for the</w:t>
      </w:r>
      <w:r>
        <w:t xml:space="preserve"> treatment plan</w:t>
      </w:r>
      <w:r w:rsidR="00B55012">
        <w:t>,</w:t>
      </w:r>
      <w:r>
        <w:t xml:space="preserve"> after the intervention</w:t>
      </w:r>
      <w:r w:rsidR="00E059B9">
        <w:t xml:space="preserve"> (Table 4)</w:t>
      </w:r>
      <w:r>
        <w:t xml:space="preserve">. </w:t>
      </w:r>
      <w:r w:rsidR="00CF5486">
        <w:t>Increases in diagnosis agreement</w:t>
      </w:r>
      <w:r>
        <w:t xml:space="preserve"> were most pronounced for back/joint pain (+67.9%), fever (</w:t>
      </w:r>
      <w:r w:rsidR="009939F6">
        <w:t>+</w:t>
      </w:r>
      <w:r>
        <w:t>58.3%), headache or neurological conditions (</w:t>
      </w:r>
      <w:r w:rsidR="009939F6">
        <w:t>+</w:t>
      </w:r>
      <w:r>
        <w:t>46.9%), and cough/difficulty breathing (</w:t>
      </w:r>
      <w:r w:rsidR="009939F6">
        <w:t>+</w:t>
      </w:r>
      <w:r>
        <w:t xml:space="preserve">28.2%). For agreement in treatment plan, the positive effect of the intervention was most </w:t>
      </w:r>
      <w:r w:rsidR="00CF5486">
        <w:t xml:space="preserve">notable </w:t>
      </w:r>
      <w:r>
        <w:t xml:space="preserve">for </w:t>
      </w:r>
      <w:r>
        <w:lastRenderedPageBreak/>
        <w:t>cough/difficulty breathing (</w:t>
      </w:r>
      <w:r w:rsidR="009939F6">
        <w:t>+</w:t>
      </w:r>
      <w:r>
        <w:t>38.7%), headache/neurological conditions (</w:t>
      </w:r>
      <w:r w:rsidR="009939F6">
        <w:t>+</w:t>
      </w:r>
      <w:r w:rsidR="00BC64D6">
        <w:t>36.4%) and oral or throat problems (</w:t>
      </w:r>
      <w:r w:rsidR="009939F6">
        <w:t>+</w:t>
      </w:r>
      <w:r w:rsidR="00BC64D6">
        <w:t>35.8%)</w:t>
      </w:r>
      <w:r w:rsidR="00E059B9">
        <w:t xml:space="preserve"> (Table 4)</w:t>
      </w:r>
      <w:r w:rsidR="00BC64D6">
        <w:t xml:space="preserve">. </w:t>
      </w:r>
      <w:r>
        <w:t xml:space="preserve"> </w:t>
      </w:r>
    </w:p>
    <w:p w14:paraId="4E6EA9CB" w14:textId="77777777" w:rsidR="00107DA5" w:rsidRDefault="00107DA5" w:rsidP="004C7FC8">
      <w:pPr>
        <w:spacing w:line="480" w:lineRule="auto"/>
        <w:jc w:val="both"/>
      </w:pPr>
    </w:p>
    <w:p w14:paraId="06749DDA" w14:textId="77777777" w:rsidR="005F631C" w:rsidRDefault="00F42AEA" w:rsidP="004C7FC8">
      <w:pPr>
        <w:spacing w:line="480" w:lineRule="auto"/>
        <w:jc w:val="both"/>
        <w:rPr>
          <w:i/>
        </w:rPr>
      </w:pPr>
      <w:r>
        <w:rPr>
          <w:i/>
        </w:rPr>
        <w:t>Covariate analysis</w:t>
      </w:r>
    </w:p>
    <w:p w14:paraId="42D86426" w14:textId="5357BF64" w:rsidR="00C248B9" w:rsidRDefault="00F42AEA" w:rsidP="004C7FC8">
      <w:pPr>
        <w:spacing w:line="480" w:lineRule="auto"/>
        <w:jc w:val="both"/>
      </w:pPr>
      <w:r>
        <w:tab/>
      </w:r>
      <w:r w:rsidR="00B55012">
        <w:t>The frequency of agreement</w:t>
      </w:r>
      <w:r w:rsidR="00C248B9">
        <w:t xml:space="preserve"> </w:t>
      </w:r>
      <w:r w:rsidR="00267E6E">
        <w:t xml:space="preserve">between nurse and mentor </w:t>
      </w:r>
      <w:r w:rsidR="00C248B9">
        <w:t xml:space="preserve">in </w:t>
      </w:r>
      <w:r w:rsidR="00BF38AC">
        <w:t xml:space="preserve">diagnosis and treatment </w:t>
      </w:r>
      <w:r w:rsidR="00C21BA3">
        <w:t xml:space="preserve">in the pre- and post-intervention surveys </w:t>
      </w:r>
      <w:r w:rsidR="00B55012">
        <w:t>is shown in Table</w:t>
      </w:r>
      <w:del w:id="224" w:author="Ashwin Vasan" w:date="2015-07-09T15:09:00Z">
        <w:r w:rsidR="00E77F53" w:rsidDel="00D8233F">
          <w:delText>s</w:delText>
        </w:r>
      </w:del>
      <w:r w:rsidR="00E77F53">
        <w:t xml:space="preserve"> </w:t>
      </w:r>
      <w:del w:id="225" w:author="Ashwin Vasan" w:date="2015-07-09T15:09:00Z">
        <w:r w:rsidR="00E77F53" w:rsidDel="00D8233F">
          <w:delText>4 and</w:delText>
        </w:r>
        <w:r w:rsidR="00B55012" w:rsidDel="00D8233F">
          <w:delText xml:space="preserve"> </w:delText>
        </w:r>
      </w:del>
      <w:r w:rsidR="00B55012">
        <w:t xml:space="preserve">5. </w:t>
      </w:r>
      <w:r w:rsidR="00C16451">
        <w:t xml:space="preserve"> </w:t>
      </w:r>
      <w:r w:rsidR="00864E86">
        <w:t>Sig</w:t>
      </w:r>
      <w:r w:rsidR="00C21BA3">
        <w:t xml:space="preserve">nificant differences were found </w:t>
      </w:r>
      <w:r w:rsidR="00864E86">
        <w:t>between health centers</w:t>
      </w:r>
      <w:r w:rsidR="002B4C19">
        <w:t>,</w:t>
      </w:r>
      <w:r w:rsidR="00864E86">
        <w:t xml:space="preserve"> in the </w:t>
      </w:r>
      <w:r w:rsidR="002B4C19">
        <w:t>magnitude of change in the frequency</w:t>
      </w:r>
      <w:r w:rsidR="00864E86">
        <w:t xml:space="preserve"> of correct diagnosis (p=0.0042) and treatment (p=0.0395)</w:t>
      </w:r>
      <w:r w:rsidR="002B4C19">
        <w:t xml:space="preserve"> between the pre- and post-intervention surveys</w:t>
      </w:r>
      <w:r w:rsidR="00864E86">
        <w:t xml:space="preserve">. </w:t>
      </w:r>
      <w:r w:rsidR="00E95F5C">
        <w:t>In addition,</w:t>
      </w:r>
      <w:r w:rsidR="00864E86">
        <w:t xml:space="preserve"> significant differences were found </w:t>
      </w:r>
      <w:r w:rsidR="00646264">
        <w:t>in the</w:t>
      </w:r>
      <w:r w:rsidR="002B4C19">
        <w:t xml:space="preserve"> magnitude of change in</w:t>
      </w:r>
      <w:r w:rsidR="00646264">
        <w:t xml:space="preserve"> frequency of correct diag</w:t>
      </w:r>
      <w:r w:rsidR="00C21BA3">
        <w:t>nosis and treatment between nurses who were and were not trained in IMAI (p&lt;0.0001)</w:t>
      </w:r>
      <w:ins w:id="226" w:author="Ashwin Vasan" w:date="2015-07-09T15:10:00Z">
        <w:r w:rsidR="00D8233F">
          <w:t>, as well as timing of training (March vs. October)</w:t>
        </w:r>
      </w:ins>
      <w:r w:rsidR="002B4C19">
        <w:t xml:space="preserve">. </w:t>
      </w:r>
      <w:r w:rsidR="00B55012">
        <w:t>Years of OPD experience</w:t>
      </w:r>
      <w:r w:rsidR="002B4C19">
        <w:t xml:space="preserve"> and </w:t>
      </w:r>
      <w:r w:rsidR="00B55012">
        <w:t>patient sex</w:t>
      </w:r>
      <w:r w:rsidR="002B4C19">
        <w:t xml:space="preserve"> were not significantly different in the two surveys, but number of observations per nurse </w:t>
      </w:r>
      <w:r w:rsidR="00BE561B">
        <w:t xml:space="preserve">– as a </w:t>
      </w:r>
      <w:ins w:id="227" w:author="Ashwin Vasan" w:date="2015-07-09T15:11:00Z">
        <w:r w:rsidR="00D8233F">
          <w:t xml:space="preserve">crude </w:t>
        </w:r>
      </w:ins>
      <w:r w:rsidR="00BE561B">
        <w:t xml:space="preserve">proxy for </w:t>
      </w:r>
      <w:ins w:id="228" w:author="Ashwin Vasan" w:date="2015-07-09T15:11:00Z">
        <w:r w:rsidR="00D8233F">
          <w:t>“</w:t>
        </w:r>
      </w:ins>
      <w:r w:rsidR="00BE561B">
        <w:t>dose</w:t>
      </w:r>
      <w:ins w:id="229" w:author="Ashwin Vasan" w:date="2015-07-09T15:11:00Z">
        <w:r w:rsidR="00D8233F">
          <w:t>”</w:t>
        </w:r>
      </w:ins>
      <w:r w:rsidR="00BE561B">
        <w:t xml:space="preserve"> of the mentoring intervention </w:t>
      </w:r>
      <w:r w:rsidR="000C1FA6">
        <w:t>–</w:t>
      </w:r>
      <w:r w:rsidR="00BE561B">
        <w:t xml:space="preserve"> </w:t>
      </w:r>
      <w:r w:rsidR="002B4C19">
        <w:t>was</w:t>
      </w:r>
      <w:r w:rsidR="00BE561B">
        <w:t xml:space="preserve"> </w:t>
      </w:r>
      <w:r w:rsidR="00AD5D7A">
        <w:t xml:space="preserve">associated with </w:t>
      </w:r>
      <w:r w:rsidR="002B4C19">
        <w:t xml:space="preserve">a </w:t>
      </w:r>
      <w:r w:rsidR="00AD5D7A">
        <w:t xml:space="preserve">significant </w:t>
      </w:r>
      <w:r w:rsidR="002B4C19">
        <w:t>change in both diagnosis and treatment agreement (p&lt;0.0001).</w:t>
      </w:r>
      <w:ins w:id="230" w:author="Ashwin Vasan" w:date="2015-07-09T16:17:00Z">
        <w:r w:rsidR="00CD6B79">
          <w:t xml:space="preserve"> </w:t>
        </w:r>
      </w:ins>
      <w:ins w:id="231" w:author="Ashwin Vasan" w:date="2015-07-09T16:18:00Z">
        <w:r w:rsidR="00CD6B79">
          <w:t xml:space="preserve">Covariates were also tested for </w:t>
        </w:r>
      </w:ins>
      <w:ins w:id="232" w:author="Ashwin Vasan" w:date="2015-07-09T16:17:00Z">
        <w:r w:rsidR="00CD6B79">
          <w:t xml:space="preserve">effect modification </w:t>
        </w:r>
      </w:ins>
      <w:ins w:id="233" w:author="Ashwin Vasan" w:date="2015-07-09T16:19:00Z">
        <w:r w:rsidR="00965EB1">
          <w:t>through univariate logistic regression</w:t>
        </w:r>
      </w:ins>
      <w:ins w:id="234" w:author="Ashwin Vasan" w:date="2015-07-09T16:17:00Z">
        <w:r w:rsidR="00CD6B79">
          <w:t xml:space="preserve">. </w:t>
        </w:r>
      </w:ins>
      <w:ins w:id="235" w:author="Ashwin Vasan" w:date="2015-07-09T16:21:00Z">
        <w:r w:rsidR="00CD6B79">
          <w:t>IMAI training</w:t>
        </w:r>
      </w:ins>
      <w:ins w:id="236" w:author="Ashwin Vasan" w:date="2015-07-09T17:58:00Z">
        <w:r w:rsidR="00965EB1">
          <w:t xml:space="preserve"> </w:t>
        </w:r>
      </w:ins>
      <w:ins w:id="237" w:author="Ashwin Vasan" w:date="2015-07-09T16:21:00Z">
        <w:r w:rsidR="00CD6B79">
          <w:t xml:space="preserve">was </w:t>
        </w:r>
        <w:r w:rsidR="00991439">
          <w:t>significantly associate</w:t>
        </w:r>
      </w:ins>
      <w:ins w:id="238" w:author="Ashwin Vasan" w:date="2015-07-09T16:31:00Z">
        <w:r w:rsidR="00991439">
          <w:t>d with increased odds of agreement for diagnosis</w:t>
        </w:r>
      </w:ins>
      <w:ins w:id="239" w:author="Ashwin Vasan" w:date="2015-07-09T16:34:00Z">
        <w:r w:rsidR="008269F4">
          <w:t xml:space="preserve"> versus no training</w:t>
        </w:r>
      </w:ins>
      <w:ins w:id="240" w:author="Ashwin Vasan" w:date="2015-07-09T16:31:00Z">
        <w:r w:rsidR="00991439">
          <w:t xml:space="preserve"> (March: OR </w:t>
        </w:r>
      </w:ins>
      <w:ins w:id="241" w:author="Ashwin Vasan" w:date="2015-07-09T16:32:00Z">
        <w:r w:rsidR="00991439">
          <w:t>1.53, 95%CI</w:t>
        </w:r>
      </w:ins>
      <w:ins w:id="242" w:author="Ashwin Vasan" w:date="2015-07-09T16:33:00Z">
        <w:r w:rsidR="00991439">
          <w:t xml:space="preserve"> 1.015-2.323; October: </w:t>
        </w:r>
        <w:r w:rsidR="008269F4">
          <w:t xml:space="preserve">OR 3.30, 95%CI </w:t>
        </w:r>
        <w:commentRangeStart w:id="243"/>
        <w:r w:rsidR="008269F4">
          <w:t>2.152-5.056</w:t>
        </w:r>
      </w:ins>
      <w:commentRangeEnd w:id="243"/>
      <w:r w:rsidR="000A1F13">
        <w:rPr>
          <w:rStyle w:val="CommentReference"/>
        </w:rPr>
        <w:commentReference w:id="243"/>
      </w:r>
      <w:ins w:id="244" w:author="Ashwin Vasan" w:date="2015-07-09T16:33:00Z">
        <w:r w:rsidR="008269F4">
          <w:t>)</w:t>
        </w:r>
      </w:ins>
      <w:ins w:id="245" w:author="Ashwin Vasan" w:date="2015-07-09T16:34:00Z">
        <w:r w:rsidR="008269F4">
          <w:t xml:space="preserve"> as well as </w:t>
        </w:r>
      </w:ins>
      <w:ins w:id="246" w:author="Ashwin Vasan" w:date="2015-07-09T17:58:00Z">
        <w:r w:rsidR="00965EB1">
          <w:t xml:space="preserve">for </w:t>
        </w:r>
      </w:ins>
      <w:ins w:id="247" w:author="Ashwin Vasan" w:date="2015-07-09T16:34:00Z">
        <w:r w:rsidR="008269F4">
          <w:t>treatment</w:t>
        </w:r>
      </w:ins>
      <w:ins w:id="248" w:author="Ashwin Vasan" w:date="2015-07-09T17:58:00Z">
        <w:r w:rsidR="00965EB1">
          <w:t xml:space="preserve"> agreement.</w:t>
        </w:r>
      </w:ins>
      <w:ins w:id="249" w:author="Ashwin Vasan" w:date="2015-07-09T16:34:00Z">
        <w:r w:rsidR="008269F4">
          <w:t xml:space="preserve"> (March: OR 1.93, 95%CI 1.487-2.507; October: OR </w:t>
        </w:r>
      </w:ins>
      <w:ins w:id="250" w:author="Ashwin Vasan" w:date="2015-07-09T16:35:00Z">
        <w:r w:rsidR="008269F4">
          <w:t xml:space="preserve">6.77, 95%CI 3.606-12.695). </w:t>
        </w:r>
      </w:ins>
      <w:ins w:id="251" w:author="Ashwin Vasan" w:date="2015-07-09T19:14:00Z">
        <w:r w:rsidR="001A2A25">
          <w:t xml:space="preserve">For diagnosis agreement, </w:t>
        </w:r>
      </w:ins>
      <w:ins w:id="252" w:author="Ashwin Vasan" w:date="2015-07-09T17:59:00Z">
        <w:r w:rsidR="001A2A25">
          <w:t>p</w:t>
        </w:r>
        <w:r w:rsidR="00965EB1">
          <w:t>atient sex, years of nurse OPD experience, and nurse workload (number of complaints managed), were not found to be significant</w:t>
        </w:r>
      </w:ins>
      <w:ins w:id="253" w:author="Ashwin Vasan" w:date="2015-07-09T19:15:00Z">
        <w:r w:rsidR="001A2A25">
          <w:t xml:space="preserve">, whereas for </w:t>
        </w:r>
        <w:r w:rsidR="001A2A25">
          <w:lastRenderedPageBreak/>
          <w:t>treatment agreement patient sex and numbers of observations per nurse were significant</w:t>
        </w:r>
      </w:ins>
    </w:p>
    <w:p w14:paraId="0286E93D" w14:textId="77777777" w:rsidR="006E1A51" w:rsidRDefault="006E1A51" w:rsidP="004C7FC8">
      <w:pPr>
        <w:spacing w:line="480" w:lineRule="auto"/>
        <w:jc w:val="both"/>
      </w:pPr>
    </w:p>
    <w:p w14:paraId="0CAE7E10" w14:textId="61766ACF" w:rsidR="006E1A51" w:rsidRDefault="006E1A51" w:rsidP="004C7FC8">
      <w:pPr>
        <w:spacing w:line="480" w:lineRule="auto"/>
        <w:jc w:val="both"/>
        <w:rPr>
          <w:i/>
        </w:rPr>
      </w:pPr>
      <w:del w:id="254" w:author="Ashwin Vasan" w:date="2015-07-09T16:17:00Z">
        <w:r w:rsidDel="00CD6B79">
          <w:rPr>
            <w:i/>
          </w:rPr>
          <w:delText>Logistic regression</w:delText>
        </w:r>
      </w:del>
      <w:ins w:id="255" w:author="Ashwin Vasan" w:date="2015-07-09T16:17:00Z">
        <w:r w:rsidR="00CD6B79">
          <w:rPr>
            <w:i/>
          </w:rPr>
          <w:t>Multivariate results</w:t>
        </w:r>
      </w:ins>
    </w:p>
    <w:p w14:paraId="1D26E86F" w14:textId="53593D03" w:rsidR="006E1A51" w:rsidDel="00965EB1" w:rsidRDefault="006E1A51">
      <w:pPr>
        <w:spacing w:line="480" w:lineRule="auto"/>
        <w:jc w:val="both"/>
        <w:rPr>
          <w:del w:id="256" w:author="Ashwin Vasan" w:date="2015-07-09T18:00:00Z"/>
        </w:rPr>
      </w:pPr>
      <w:r>
        <w:tab/>
        <w:t>The results of</w:t>
      </w:r>
      <w:ins w:id="257" w:author="Ashwin Vasan" w:date="2015-07-09T19:13:00Z">
        <w:r w:rsidR="003211C7">
          <w:t xml:space="preserve"> multivariate</w:t>
        </w:r>
      </w:ins>
      <w:r>
        <w:t xml:space="preserve"> mixed effects logistic regression for diagnosis and treatment agreement in the intervention pe</w:t>
      </w:r>
      <w:r w:rsidR="002A00E5">
        <w:t>riod versus the baseline period</w:t>
      </w:r>
      <w:r>
        <w:t xml:space="preserve"> is shown in Table 6.</w:t>
      </w:r>
      <w:ins w:id="258" w:author="Ashwin Vasan" w:date="2015-07-09T15:11:00Z">
        <w:r w:rsidR="00D8233F">
          <w:t xml:space="preserve"> </w:t>
        </w:r>
      </w:ins>
      <w:r>
        <w:t xml:space="preserve"> </w:t>
      </w:r>
      <w:ins w:id="259" w:author="Ashwin Vasan" w:date="2015-07-09T15:12:00Z">
        <w:r w:rsidR="003211C7">
          <w:t>Overall results are shown as well as</w:t>
        </w:r>
        <w:r w:rsidR="00D8233F">
          <w:t xml:space="preserve"> stratified</w:t>
        </w:r>
      </w:ins>
      <w:ins w:id="260" w:author="Ashwin Vasan" w:date="2015-07-09T19:20:00Z">
        <w:r w:rsidR="001A2A25">
          <w:t xml:space="preserve"> results</w:t>
        </w:r>
      </w:ins>
      <w:ins w:id="261" w:author="Ashwin Vasan" w:date="2015-07-09T15:12:00Z">
        <w:r w:rsidR="00D8233F">
          <w:t xml:space="preserve"> by </w:t>
        </w:r>
      </w:ins>
      <w:ins w:id="262" w:author="Ashwin Vasan" w:date="2015-07-09T19:22:00Z">
        <w:r w:rsidR="001A2A25">
          <w:t>training cohort</w:t>
        </w:r>
      </w:ins>
      <w:ins w:id="263" w:author="Ashwin Vasan" w:date="2015-07-09T15:12:00Z">
        <w:r w:rsidR="00D8233F">
          <w:t xml:space="preserve">, as this was highly correlated to the </w:t>
        </w:r>
      </w:ins>
      <w:ins w:id="264" w:author="Ashwin Vasan" w:date="2015-07-09T15:41:00Z">
        <w:r w:rsidR="00B0579A">
          <w:t xml:space="preserve">primary </w:t>
        </w:r>
      </w:ins>
      <w:ins w:id="265" w:author="Ashwin Vasan" w:date="2015-07-09T15:12:00Z">
        <w:r w:rsidR="00D8233F">
          <w:t>outcomes.</w:t>
        </w:r>
      </w:ins>
      <w:ins w:id="266" w:author="Ashwin Vasan" w:date="2015-07-09T19:13:00Z">
        <w:r w:rsidR="003211C7">
          <w:t xml:space="preserve"> Adjustment was made for</w:t>
        </w:r>
      </w:ins>
      <w:ins w:id="267" w:author="Ashwin Vasan" w:date="2015-07-09T19:16:00Z">
        <w:r w:rsidR="001A2A25">
          <w:t xml:space="preserve"> significant effect modifiers described above</w:t>
        </w:r>
      </w:ins>
      <w:ins w:id="268" w:author="Ashwin Vasan" w:date="2015-07-09T19:17:00Z">
        <w:r w:rsidR="001A2A25">
          <w:t>. Overall, both odds of diagnosis agreement and treatment agreement increased significantly and over two-fold in t</w:t>
        </w:r>
      </w:ins>
      <w:ins w:id="269" w:author="Ashwin Vasan" w:date="2015-07-09T19:18:00Z">
        <w:r w:rsidR="001A2A25">
          <w:t xml:space="preserve">he post-intervention period compared to pre-intervention </w:t>
        </w:r>
      </w:ins>
      <w:ins w:id="270" w:author="Ashwin Vasan" w:date="2015-07-09T19:20:00Z">
        <w:r w:rsidR="001A2A25">
          <w:t xml:space="preserve">for the entire nurse population under study </w:t>
        </w:r>
      </w:ins>
      <w:ins w:id="271" w:author="Ashwin Vasan" w:date="2015-07-09T19:18:00Z">
        <w:r w:rsidR="001A2A25">
          <w:t xml:space="preserve">(diagnosis: OR 2.49, 95%CI 1.75-3.56; treatment: OR 2.27, 95%CI 1.65-3.12). </w:t>
        </w:r>
      </w:ins>
      <w:ins w:id="272" w:author="Ashwin Vasan" w:date="2015-07-09T19:20:00Z">
        <w:r w:rsidR="001A2A25">
          <w:t xml:space="preserve">This effect was </w:t>
        </w:r>
      </w:ins>
      <w:ins w:id="273" w:author="Ashwin Vasan" w:date="2015-07-09T19:24:00Z">
        <w:r w:rsidR="00EE193E">
          <w:t>larger</w:t>
        </w:r>
      </w:ins>
      <w:ins w:id="274" w:author="Ashwin Vasan" w:date="2015-07-09T19:20:00Z">
        <w:r w:rsidR="001A2A25">
          <w:t xml:space="preserve"> for </w:t>
        </w:r>
      </w:ins>
      <w:ins w:id="275" w:author="Ashwin Vasan" w:date="2015-07-09T19:24:00Z">
        <w:r w:rsidR="001A2A25">
          <w:t xml:space="preserve">nurses trained in </w:t>
        </w:r>
        <w:commentRangeStart w:id="276"/>
        <w:r w:rsidR="001A2A25">
          <w:t>March than in October</w:t>
        </w:r>
        <w:r w:rsidR="00EE193E">
          <w:t xml:space="preserve">, </w:t>
        </w:r>
      </w:ins>
      <w:commentRangeEnd w:id="276"/>
      <w:r w:rsidR="00BE7F8C">
        <w:rPr>
          <w:rStyle w:val="CommentReference"/>
        </w:rPr>
        <w:commentReference w:id="276"/>
      </w:r>
      <w:ins w:id="277" w:author="Ashwin Vasan" w:date="2015-07-09T19:24:00Z">
        <w:r w:rsidR="00EE193E">
          <w:t>both when compared to themselves at baseline, and compared to all nurses at</w:t>
        </w:r>
      </w:ins>
      <w:ins w:id="278" w:author="Ashwin Vasan" w:date="2015-07-09T19:25:00Z">
        <w:r w:rsidR="00EE193E">
          <w:t xml:space="preserve"> baseline (Table 6). Notably, nurses who did not receive IMAI training, but were expose</w:t>
        </w:r>
        <w:r w:rsidR="00CF5ED8">
          <w:t>d to the mentoring intervention</w:t>
        </w:r>
        <w:r w:rsidR="00EE193E">
          <w:t xml:space="preserve"> also </w:t>
        </w:r>
      </w:ins>
      <w:ins w:id="279" w:author="Ashwin Vasan" w:date="2015-07-09T19:37:00Z">
        <w:r w:rsidR="00CF5ED8">
          <w:t>showed</w:t>
        </w:r>
      </w:ins>
      <w:ins w:id="280" w:author="Ashwin Vasan" w:date="2015-07-09T19:25:00Z">
        <w:r w:rsidR="00EE193E">
          <w:t xml:space="preserve"> significant and </w:t>
        </w:r>
      </w:ins>
      <w:ins w:id="281" w:author="Ashwin Vasan" w:date="2015-07-09T19:26:00Z">
        <w:r w:rsidR="00CF5ED8">
          <w:t>greater than</w:t>
        </w:r>
        <w:r w:rsidR="00EE193E">
          <w:t xml:space="preserve"> two-fold increase in the odds of diagnosis agreement compared to untrained nurses at baseline (OR 2.39</w:t>
        </w:r>
      </w:ins>
      <w:ins w:id="282" w:author="Ashwin Vasan" w:date="2015-07-09T19:27:00Z">
        <w:r w:rsidR="00EE193E">
          <w:t xml:space="preserve">, 95%CI 1.33-4.30) and compared to all nurses at baseline (OR 2.24, 95%CI 1.26-3.99), </w:t>
        </w:r>
      </w:ins>
      <w:ins w:id="283" w:author="Ashwin Vasan" w:date="2015-07-09T19:37:00Z">
        <w:r w:rsidR="00CF5ED8">
          <w:t xml:space="preserve">though no </w:t>
        </w:r>
      </w:ins>
      <w:ins w:id="284" w:author="Ashwin Vasan" w:date="2015-07-09T19:27:00Z">
        <w:r w:rsidR="00EE193E">
          <w:t>significant effect was seen in this cohort for treatment agreement. Also of note</w:t>
        </w:r>
      </w:ins>
      <w:ins w:id="285" w:author="Ashwin Vasan" w:date="2015-07-09T19:28:00Z">
        <w:r w:rsidR="00EE193E">
          <w:t xml:space="preserve"> from the baseline data, nurses</w:t>
        </w:r>
      </w:ins>
      <w:ins w:id="286" w:author="Ashwin Vasan" w:date="2015-07-09T19:37:00Z">
        <w:r w:rsidR="00CF5ED8">
          <w:t xml:space="preserve"> </w:t>
        </w:r>
      </w:ins>
      <w:ins w:id="287" w:author="Ashwin Vasan" w:date="2015-07-09T19:28:00Z">
        <w:r w:rsidR="00EE193E">
          <w:t xml:space="preserve">who were subsequently trained in March had a nearly </w:t>
        </w:r>
      </w:ins>
      <w:ins w:id="288" w:author="Ashwin Vasan" w:date="2015-07-09T19:30:00Z">
        <w:r w:rsidR="00EE193E">
          <w:t>1.5 times increase</w:t>
        </w:r>
      </w:ins>
      <w:ins w:id="289" w:author="Ashwin Vasan" w:date="2015-07-09T19:28:00Z">
        <w:r w:rsidR="00EE193E">
          <w:t xml:space="preserve"> in the odds of diagnosis agreement</w:t>
        </w:r>
      </w:ins>
      <w:ins w:id="290" w:author="Ashwin Vasan" w:date="2015-07-09T19:31:00Z">
        <w:r w:rsidR="00EE193E">
          <w:t xml:space="preserve"> compared to baseline nurses who were never trained</w:t>
        </w:r>
      </w:ins>
      <w:ins w:id="291" w:author="Ashwin Vasan" w:date="2015-07-09T19:29:00Z">
        <w:r w:rsidR="00EE193E">
          <w:t xml:space="preserve"> (OR 1.49, </w:t>
        </w:r>
        <w:r w:rsidR="00EE193E">
          <w:lastRenderedPageBreak/>
          <w:t xml:space="preserve">95%CI 1.02-2.17), but nurses subsequently trained in October </w:t>
        </w:r>
      </w:ins>
      <w:ins w:id="292" w:author="Ashwin Vasan" w:date="2015-07-09T19:30:00Z">
        <w:r w:rsidR="00EE193E">
          <w:t xml:space="preserve">had only 0.8 of the odds of diagnosis agreement, and this effect was not significant (Table </w:t>
        </w:r>
      </w:ins>
      <w:ins w:id="293" w:author="Ashwin Vasan" w:date="2015-07-09T19:31:00Z">
        <w:r w:rsidR="00EE193E">
          <w:t xml:space="preserve">6). </w:t>
        </w:r>
      </w:ins>
      <w:del w:id="294" w:author="Ashwin Vasan" w:date="2015-07-09T18:00:00Z">
        <w:r w:rsidDel="00965EB1">
          <w:delText>The overall un</w:delText>
        </w:r>
        <w:r w:rsidR="00557A7C" w:rsidDel="00965EB1">
          <w:delText>adjusted</w:delText>
        </w:r>
        <w:r w:rsidDel="00965EB1">
          <w:delText xml:space="preserve"> effect of the intervention showed a significant and more than doubling of the odds of agreement after IMAI training and mentoring than </w:delText>
        </w:r>
        <w:r w:rsidR="00557A7C" w:rsidDel="00965EB1">
          <w:delText>baseline for diagnosis (OR=2.24</w:delText>
        </w:r>
        <w:r w:rsidDel="00965EB1">
          <w:delText xml:space="preserve">, </w:delText>
        </w:r>
        <w:r w:rsidR="00D3373B" w:rsidDel="00965EB1">
          <w:delText>95%</w:delText>
        </w:r>
        <w:r w:rsidDel="00965EB1">
          <w:delText xml:space="preserve">CI </w:delText>
        </w:r>
        <w:r w:rsidR="002A00E5" w:rsidRPr="002A00E5" w:rsidDel="00965EB1">
          <w:delText>1.531-3.278</w:delText>
        </w:r>
        <w:r w:rsidDel="00965EB1">
          <w:delText>) and treatment (OR=2.</w:delText>
        </w:r>
        <w:r w:rsidR="002A00E5" w:rsidDel="00965EB1">
          <w:delText xml:space="preserve">27, </w:delText>
        </w:r>
        <w:r w:rsidR="00D3373B" w:rsidDel="00965EB1">
          <w:delText>95%</w:delText>
        </w:r>
        <w:r w:rsidR="002A00E5" w:rsidDel="00965EB1">
          <w:delText>CI 1.554-3.314</w:delText>
        </w:r>
        <w:r w:rsidR="00D453FE" w:rsidDel="00965EB1">
          <w:delText xml:space="preserve">). Adding </w:delText>
        </w:r>
        <w:r w:rsidDel="00965EB1">
          <w:delText>covariat</w:delText>
        </w:r>
        <w:r w:rsidR="00D453FE" w:rsidDel="00965EB1">
          <w:delText>es to the model showed that timing</w:delText>
        </w:r>
        <w:r w:rsidDel="00965EB1">
          <w:delText xml:space="preserve"> of </w:delText>
        </w:r>
        <w:r w:rsidR="00D453FE" w:rsidDel="00965EB1">
          <w:delText xml:space="preserve">IMAI </w:delText>
        </w:r>
        <w:r w:rsidDel="00965EB1">
          <w:delText>training (March vs. October) was significan</w:delText>
        </w:r>
        <w:r w:rsidR="00D453FE" w:rsidDel="00965EB1">
          <w:delText>tly associated with an increase in the</w:delText>
        </w:r>
        <w:r w:rsidDel="00965EB1">
          <w:delText xml:space="preserve"> odds of a</w:delText>
        </w:r>
        <w:r w:rsidR="00D453FE" w:rsidDel="00965EB1">
          <w:delText>greement for both diagnosis and treatment, with the effect of training in October most pr</w:delText>
        </w:r>
        <w:r w:rsidR="00B921E5" w:rsidDel="00965EB1">
          <w:delText>onounced for treatment (OR=6.77, CI 3.606</w:delText>
        </w:r>
        <w:r w:rsidR="00D453FE" w:rsidDel="00965EB1">
          <w:delText>-1</w:delText>
        </w:r>
        <w:r w:rsidR="00B921E5" w:rsidDel="00965EB1">
          <w:delText>2.695 for October vs. OR=1.93, CI 1.487-2.5</w:delText>
        </w:r>
        <w:r w:rsidR="00D453FE" w:rsidDel="00965EB1">
          <w:delText xml:space="preserve">07 for March). </w:delText>
        </w:r>
        <w:r w:rsidR="00B921E5" w:rsidDel="00965EB1">
          <w:delText>Patient sex, y</w:delText>
        </w:r>
        <w:r w:rsidR="00D453FE" w:rsidDel="00965EB1">
          <w:delText>ears of nurse OPD experience</w:delText>
        </w:r>
        <w:r w:rsidR="00B921E5" w:rsidDel="00965EB1">
          <w:delText xml:space="preserve">, </w:delText>
        </w:r>
        <w:r w:rsidR="00D453FE" w:rsidDel="00965EB1">
          <w:delText>baseline nurse education level</w:delText>
        </w:r>
        <w:r w:rsidR="00B921E5" w:rsidDel="00965EB1">
          <w:delText xml:space="preserve">, and </w:delText>
        </w:r>
        <w:r w:rsidR="00F651B9" w:rsidDel="00965EB1">
          <w:delText>nurse workload (number of complaints managed)</w:delText>
        </w:r>
        <w:r w:rsidR="00B921E5" w:rsidDel="00965EB1">
          <w:delText>,</w:delText>
        </w:r>
        <w:r w:rsidR="00D453FE" w:rsidDel="00965EB1">
          <w:delText xml:space="preserve"> were not found to </w:delText>
        </w:r>
        <w:r w:rsidR="00B921E5" w:rsidDel="00965EB1">
          <w:delText xml:space="preserve">be significant effect modifiers, </w:delText>
        </w:r>
        <w:r w:rsidR="00013855" w:rsidDel="00965EB1">
          <w:delText>after allowing for the effect of the IMAI training. In the crude analysis</w:delText>
        </w:r>
        <w:r w:rsidR="00B921E5" w:rsidDel="00965EB1">
          <w:delText xml:space="preserve"> 4 to 7 observations versus 1 to 3 observations per nurse, </w:delText>
        </w:r>
        <w:r w:rsidR="00013855" w:rsidDel="00965EB1">
          <w:delText>showed significantly improved</w:delText>
        </w:r>
        <w:r w:rsidR="00B921E5" w:rsidDel="00965EB1">
          <w:delText xml:space="preserve"> odds of treatment </w:delText>
        </w:r>
        <w:r w:rsidR="00024530" w:rsidDel="00965EB1">
          <w:delText>agreement</w:delText>
        </w:r>
        <w:r w:rsidR="00B921E5" w:rsidDel="00965EB1">
          <w:delText xml:space="preserve"> (crude OR 1.914, CI 1.097-3.437)</w:delText>
        </w:r>
        <w:r w:rsidR="00013855" w:rsidDel="00965EB1">
          <w:delText>, but adjusting for the confounding effect of IMAI training showed no difference in the treatment agreement by nurse workload</w:delText>
        </w:r>
        <w:r w:rsidR="00B921E5" w:rsidDel="00965EB1">
          <w:delText xml:space="preserve">. </w:delText>
        </w:r>
      </w:del>
    </w:p>
    <w:p w14:paraId="78AFB2C4" w14:textId="77777777" w:rsidR="00B921E5" w:rsidDel="00965EB1" w:rsidRDefault="00B921E5">
      <w:pPr>
        <w:spacing w:line="480" w:lineRule="auto"/>
        <w:jc w:val="both"/>
        <w:rPr>
          <w:del w:id="295" w:author="Ashwin Vasan" w:date="2015-07-09T18:00:00Z"/>
        </w:rPr>
      </w:pPr>
    </w:p>
    <w:p w14:paraId="076A12F6" w14:textId="499C4F59" w:rsidR="00D453FE" w:rsidRPr="006E1A51" w:rsidRDefault="00D453FE" w:rsidP="00CF5ED8">
      <w:pPr>
        <w:spacing w:line="480" w:lineRule="auto"/>
        <w:jc w:val="both"/>
      </w:pPr>
      <w:del w:id="296" w:author="Ashwin Vasan" w:date="2015-07-09T18:00:00Z">
        <w:r w:rsidDel="00965EB1">
          <w:tab/>
        </w:r>
      </w:del>
      <w:del w:id="297" w:author="Ashwin Vasan" w:date="2015-07-09T19:13:00Z">
        <w:r w:rsidDel="003211C7">
          <w:delText xml:space="preserve">Multivariate mixed effects logistic regression was conducted, </w:delText>
        </w:r>
        <w:r w:rsidR="00024530" w:rsidDel="003211C7">
          <w:delText xml:space="preserve">adjusting for </w:delText>
        </w:r>
        <w:r w:rsidDel="003211C7">
          <w:delText xml:space="preserve">all significant effect modifiers described above (IMAI training and health center for diagnosis agreement model and IMAI training, health center, and patient sex for treatment agreement model). </w:delText>
        </w:r>
      </w:del>
      <w:del w:id="298" w:author="Ashwin Vasan" w:date="2015-07-09T19:17:00Z">
        <w:r w:rsidR="00347577" w:rsidDel="001A2A25">
          <w:delText xml:space="preserve">For diagnosis this resulted </w:delText>
        </w:r>
        <w:r w:rsidR="00024530" w:rsidDel="001A2A25">
          <w:delText>a two-fold increase in the odds of agreement</w:delText>
        </w:r>
        <w:r w:rsidR="00013855" w:rsidDel="001A2A25">
          <w:delText xml:space="preserve"> (OR=1.86, 95% CI 1.158-2.998)</w:delText>
        </w:r>
        <w:r w:rsidR="00024530" w:rsidDel="001A2A25">
          <w:delText>. For treatment, the adjusted odds ratio of agreement was no longer statistically significant (</w:delText>
        </w:r>
        <w:r w:rsidR="00013855" w:rsidDel="001A2A25">
          <w:delText xml:space="preserve">OR=1.10, 95% </w:delText>
        </w:r>
        <w:r w:rsidR="00024530" w:rsidDel="001A2A25">
          <w:delText>CI 0.668-1.794).</w:delText>
        </w:r>
      </w:del>
    </w:p>
    <w:p w14:paraId="0B662C14" w14:textId="77777777" w:rsidR="00C248B9" w:rsidRDefault="00C248B9" w:rsidP="004C7FC8">
      <w:pPr>
        <w:spacing w:line="480" w:lineRule="auto"/>
        <w:jc w:val="both"/>
      </w:pPr>
    </w:p>
    <w:p w14:paraId="69B5C465" w14:textId="77777777" w:rsidR="00C248B9" w:rsidRDefault="00C248B9" w:rsidP="004C7FC8">
      <w:pPr>
        <w:spacing w:line="480" w:lineRule="auto"/>
        <w:jc w:val="both"/>
        <w:rPr>
          <w:i/>
        </w:rPr>
      </w:pPr>
      <w:r>
        <w:rPr>
          <w:i/>
        </w:rPr>
        <w:t xml:space="preserve">Effect of time on agreement </w:t>
      </w:r>
    </w:p>
    <w:p w14:paraId="7D3C3B51" w14:textId="0DDC4604" w:rsidR="006E1A51" w:rsidRDefault="00C248B9" w:rsidP="004C7FC8">
      <w:pPr>
        <w:spacing w:line="480" w:lineRule="auto"/>
        <w:jc w:val="both"/>
      </w:pPr>
      <w:r>
        <w:tab/>
        <w:t>A line plot of diagnosis and treatment agreement per month</w:t>
      </w:r>
      <w:ins w:id="299" w:author="Ashwin Vasan" w:date="2015-07-09T19:39:00Z">
        <w:r w:rsidR="00CF5ED8">
          <w:t xml:space="preserve">, overall and </w:t>
        </w:r>
      </w:ins>
      <w:del w:id="300" w:author="Ashwin Vasan" w:date="2015-07-09T19:39:00Z">
        <w:r w:rsidR="00516182" w:rsidDel="00CF5ED8">
          <w:delText xml:space="preserve">, </w:delText>
        </w:r>
      </w:del>
      <w:r w:rsidR="00516182">
        <w:t>s</w:t>
      </w:r>
      <w:del w:id="301" w:author="Ashwin Vasan" w:date="2015-07-09T19:39:00Z">
        <w:r w:rsidR="00516182" w:rsidDel="00CF5ED8">
          <w:delText>eparated</w:delText>
        </w:r>
      </w:del>
      <w:ins w:id="302" w:author="Ashwin Vasan" w:date="2015-07-09T19:39:00Z">
        <w:r w:rsidR="00CF5ED8">
          <w:t>tratified</w:t>
        </w:r>
      </w:ins>
      <w:r w:rsidR="00516182">
        <w:t xml:space="preserve"> by IMAI training status,</w:t>
      </w:r>
      <w:r>
        <w:t xml:space="preserve"> is shown in Figure 1. </w:t>
      </w:r>
      <w:r w:rsidR="00087104">
        <w:t xml:space="preserve">As expected, </w:t>
      </w:r>
      <w:r w:rsidR="00516182">
        <w:t xml:space="preserve">the effect of the intervention was greater for trained nurses than for untrained nurses, but both groups experienced gains over the course of the intervention and from baseline. IMAI trained nurses </w:t>
      </w:r>
      <w:r w:rsidR="00AA6F81">
        <w:t>improved by 33.9</w:t>
      </w:r>
      <w:r w:rsidR="00516182">
        <w:t xml:space="preserve">% in diagnosis agreement from April 2011 until the end of the 18-month intervention period in October 2012, and they improved by 51.5% in treatment agreement over this period. Untrained nurses also improved </w:t>
      </w:r>
      <w:r w:rsidR="00AA6F81">
        <w:t xml:space="preserve">by 27.0% in diagnosis agreement and 12.8% in treatment agreement. </w:t>
      </w:r>
      <w:r w:rsidR="00557A7C">
        <w:t xml:space="preserve">When </w:t>
      </w:r>
      <w:r w:rsidR="009B1CFD">
        <w:t>time is modeled</w:t>
      </w:r>
      <w:r w:rsidR="00085126">
        <w:t xml:space="preserve"> as a continuous variable rather than pre- and post-intervention, </w:t>
      </w:r>
      <w:r w:rsidR="00557A7C">
        <w:t xml:space="preserve">multivariate logistic regression </w:t>
      </w:r>
      <w:r w:rsidR="00085126">
        <w:t xml:space="preserve">resulted in </w:t>
      </w:r>
      <w:r w:rsidR="00557A7C">
        <w:t xml:space="preserve">a </w:t>
      </w:r>
      <w:r w:rsidR="00085126">
        <w:t xml:space="preserve">5% </w:t>
      </w:r>
      <w:r w:rsidR="00825DAC">
        <w:t xml:space="preserve">average </w:t>
      </w:r>
      <w:r w:rsidR="00085126">
        <w:t>monthly increase in</w:t>
      </w:r>
      <w:r w:rsidR="00BA73A7">
        <w:t xml:space="preserve"> the</w:t>
      </w:r>
      <w:r w:rsidR="00085126">
        <w:t xml:space="preserve"> odd</w:t>
      </w:r>
      <w:r w:rsidR="00557A7C">
        <w:t>s</w:t>
      </w:r>
      <w:r w:rsidR="00085126">
        <w:t xml:space="preserve"> of </w:t>
      </w:r>
      <w:r w:rsidR="00825DAC">
        <w:t xml:space="preserve">diagnosis </w:t>
      </w:r>
      <w:r w:rsidR="00085126">
        <w:t xml:space="preserve">agreement </w:t>
      </w:r>
      <w:commentRangeStart w:id="303"/>
      <w:r w:rsidR="00557A7C">
        <w:t>(adjusted OR=1.05, CI 1.012-1.081) and 3% monthly increase in odds of treatment agreement</w:t>
      </w:r>
      <w:r w:rsidR="00B921E5">
        <w:t xml:space="preserve"> </w:t>
      </w:r>
      <w:r w:rsidR="00557A7C">
        <w:t>(adjusted OR=1.03, CI 0.994-1.06)</w:t>
      </w:r>
      <w:r w:rsidR="00B921E5">
        <w:t>, though the latter effect was not significant.</w:t>
      </w:r>
      <w:commentRangeEnd w:id="303"/>
      <w:r w:rsidR="00BE7F8C">
        <w:rPr>
          <w:rStyle w:val="CommentReference"/>
        </w:rPr>
        <w:commentReference w:id="303"/>
      </w:r>
    </w:p>
    <w:p w14:paraId="0ABC9075" w14:textId="77777777" w:rsidR="006E1A51" w:rsidRDefault="006E1A51" w:rsidP="004C7FC8">
      <w:pPr>
        <w:spacing w:line="480" w:lineRule="auto"/>
        <w:jc w:val="both"/>
      </w:pPr>
    </w:p>
    <w:p w14:paraId="7EFEA00F" w14:textId="5B2D6140" w:rsidR="006E1A51" w:rsidRDefault="00087104" w:rsidP="004C7FC8">
      <w:pPr>
        <w:spacing w:line="480" w:lineRule="auto"/>
        <w:jc w:val="both"/>
        <w:rPr>
          <w:i/>
        </w:rPr>
      </w:pPr>
      <w:del w:id="304" w:author="Ashwin Vasan" w:date="2015-07-09T20:19:00Z">
        <w:r w:rsidDel="0085036B">
          <w:rPr>
            <w:i/>
          </w:rPr>
          <w:delText>Paired analysis of the e</w:delText>
        </w:r>
        <w:r w:rsidR="006E1A51" w:rsidDel="0085036B">
          <w:rPr>
            <w:i/>
          </w:rPr>
          <w:delText xml:space="preserve">ffect </w:delText>
        </w:r>
        <w:r w:rsidR="00B276AB" w:rsidDel="0085036B">
          <w:rPr>
            <w:i/>
          </w:rPr>
          <w:delText>on individual nurse performance</w:delText>
        </w:r>
      </w:del>
      <w:ins w:id="305" w:author="Ashwin Vasan" w:date="2015-07-09T20:19:00Z">
        <w:r w:rsidR="0085036B">
          <w:rPr>
            <w:i/>
          </w:rPr>
          <w:t>Effect on nurses exposed to full intervention</w:t>
        </w:r>
      </w:ins>
    </w:p>
    <w:p w14:paraId="094F4B33" w14:textId="7D82FA1C" w:rsidR="006E1A51" w:rsidRDefault="006E1A51" w:rsidP="004C7FC8">
      <w:pPr>
        <w:spacing w:line="480" w:lineRule="auto"/>
        <w:jc w:val="both"/>
      </w:pPr>
      <w:r>
        <w:tab/>
      </w:r>
      <w:del w:id="306" w:author="Ashwin Vasan" w:date="2015-07-09T20:19:00Z">
        <w:r w:rsidR="00347577" w:rsidDel="0085036B">
          <w:delText>As described above, 15</w:delText>
        </w:r>
      </w:del>
      <w:ins w:id="307" w:author="Ashwin Vasan" w:date="2015-07-09T20:19:00Z">
        <w:r w:rsidR="0085036B">
          <w:t>Fifteen</w:t>
        </w:r>
      </w:ins>
      <w:r w:rsidR="00347577">
        <w:t xml:space="preserve"> nurses were present in both the </w:t>
      </w:r>
      <w:r w:rsidR="00BA73A7">
        <w:t>pre- and post-intervention surveys</w:t>
      </w:r>
      <w:r w:rsidR="00347577">
        <w:t xml:space="preserve">. </w:t>
      </w:r>
      <w:r w:rsidR="00094E21">
        <w:t>All of these nurses received IMAI training, in addition to the mentoring and supervision intervention.</w:t>
      </w:r>
      <w:r w:rsidR="00347577">
        <w:t xml:space="preserve"> </w:t>
      </w:r>
      <w:r w:rsidR="00F3404F">
        <w:t>These 15 nurses accounted for 285</w:t>
      </w:r>
      <w:r w:rsidR="00BA73A7">
        <w:t xml:space="preserve"> of </w:t>
      </w:r>
      <w:r w:rsidR="00F3404F">
        <w:t>574 (4</w:t>
      </w:r>
      <w:r w:rsidR="00BA73A7">
        <w:t>6.4</w:t>
      </w:r>
      <w:r w:rsidR="00F3404F">
        <w:t xml:space="preserve">%) </w:t>
      </w:r>
      <w:r w:rsidR="00374784">
        <w:t>complaints managed</w:t>
      </w:r>
      <w:r w:rsidR="00F3404F">
        <w:t xml:space="preserve"> </w:t>
      </w:r>
      <w:r w:rsidR="00E95F5C">
        <w:t xml:space="preserve">in </w:t>
      </w:r>
      <w:r w:rsidR="00BA73A7">
        <w:t>the pre-intervention survey</w:t>
      </w:r>
      <w:r w:rsidR="00A71BE4">
        <w:t xml:space="preserve">, and </w:t>
      </w:r>
      <w:r w:rsidR="00F3404F">
        <w:t>343 of 662 (5</w:t>
      </w:r>
      <w:r w:rsidR="00BA73A7">
        <w:t>3.6</w:t>
      </w:r>
      <w:r w:rsidR="00374784">
        <w:t xml:space="preserve">%) </w:t>
      </w:r>
      <w:r w:rsidR="00F3404F">
        <w:t xml:space="preserve">in the </w:t>
      </w:r>
      <w:r w:rsidR="00F3404F">
        <w:lastRenderedPageBreak/>
        <w:t xml:space="preserve">follow-up period. </w:t>
      </w:r>
      <w:commentRangeStart w:id="308"/>
      <w:r w:rsidR="00A71BE4">
        <w:t xml:space="preserve">A </w:t>
      </w:r>
      <w:r w:rsidR="00347577">
        <w:t xml:space="preserve">plot of the isolated effects of the intervention </w:t>
      </w:r>
      <w:r w:rsidR="00087104">
        <w:t xml:space="preserve">for these individual nurse pairs </w:t>
      </w:r>
      <w:r w:rsidR="00347577">
        <w:t>is shown in Figure 2</w:t>
      </w:r>
      <w:commentRangeEnd w:id="308"/>
      <w:r w:rsidR="00BE7F8C">
        <w:rPr>
          <w:rStyle w:val="CommentReference"/>
        </w:rPr>
        <w:commentReference w:id="308"/>
      </w:r>
      <w:r w:rsidR="00347577">
        <w:t xml:space="preserve">. </w:t>
      </w:r>
      <w:r w:rsidR="00374784">
        <w:t>T</w:t>
      </w:r>
      <w:r w:rsidR="00A71BE4">
        <w:t>he majority of nurses (66.6</w:t>
      </w:r>
      <w:r w:rsidR="00094E21">
        <w:t xml:space="preserve">%) showed improvement in their performance </w:t>
      </w:r>
      <w:r w:rsidR="00E95F5C">
        <w:t>following</w:t>
      </w:r>
      <w:r w:rsidR="00094E21">
        <w:t xml:space="preserve"> the intervention</w:t>
      </w:r>
      <w:r w:rsidR="00374784">
        <w:t>, and mean</w:t>
      </w:r>
      <w:r w:rsidR="00094E21">
        <w:t xml:space="preserve"> improvement in frequency of agreement for these nurses was</w:t>
      </w:r>
      <w:r w:rsidR="00374784">
        <w:t xml:space="preserve"> 32%</w:t>
      </w:r>
      <w:r w:rsidR="00094E21">
        <w:t xml:space="preserve">. </w:t>
      </w:r>
      <w:ins w:id="309" w:author="Ashwin Vasan" w:date="2015-07-09T20:18:00Z">
        <w:r w:rsidR="0085036B">
          <w:t xml:space="preserve">When stratified by timing of training, </w:t>
        </w:r>
      </w:ins>
      <w:ins w:id="310" w:author="Ashwin Vasan" w:date="2015-07-09T20:20:00Z">
        <w:r w:rsidR="0085036B">
          <w:t>regression also showed that trained nurses improved significantly in diagnosis and treatment</w:t>
        </w:r>
      </w:ins>
      <w:ins w:id="311" w:author="Ashwin Vasan" w:date="2015-07-09T20:22:00Z">
        <w:r w:rsidR="0085036B">
          <w:t xml:space="preserve"> against themselves at baseline</w:t>
        </w:r>
      </w:ins>
      <w:ins w:id="312" w:author="Ashwin Vasan" w:date="2015-07-09T20:20:00Z">
        <w:r w:rsidR="0085036B">
          <w:t>, with nurses trained in October</w:t>
        </w:r>
      </w:ins>
      <w:ins w:id="313" w:author="Ashwin Vasan" w:date="2015-07-09T20:22:00Z">
        <w:r w:rsidR="0085036B">
          <w:t xml:space="preserve"> driving the </w:t>
        </w:r>
      </w:ins>
      <w:ins w:id="314" w:author="Ashwin Vasan" w:date="2015-07-09T20:25:00Z">
        <w:r w:rsidR="0085036B">
          <w:t xml:space="preserve">majority of </w:t>
        </w:r>
      </w:ins>
      <w:ins w:id="315" w:author="Ashwin Vasan" w:date="2015-07-09T20:22:00Z">
        <w:r w:rsidR="0085036B">
          <w:t>improvement</w:t>
        </w:r>
      </w:ins>
      <w:ins w:id="316" w:author="Ashwin Vasan" w:date="2015-07-09T20:25:00Z">
        <w:r w:rsidR="0085036B">
          <w:t xml:space="preserve"> post-intervention</w:t>
        </w:r>
      </w:ins>
      <w:ins w:id="317" w:author="Ashwin Vasan" w:date="2015-07-09T20:22:00Z">
        <w:r w:rsidR="0085036B">
          <w:t xml:space="preserve"> (diagnosis: OR 4.85, 95%CI 2.14-11.02; treatment: OR 5.02, 95%CI 2.3</w:t>
        </w:r>
      </w:ins>
      <w:ins w:id="318" w:author="Ashwin Vasan" w:date="2015-07-09T20:23:00Z">
        <w:r w:rsidR="0085036B">
          <w:t>5-10.74) versus March (diagnosis: OR 1.33, 95%CI 0.96-1.84; treatment: OR 1.7</w:t>
        </w:r>
      </w:ins>
      <w:ins w:id="319" w:author="Ashwin Vasan" w:date="2015-07-09T20:24:00Z">
        <w:r w:rsidR="0085036B">
          <w:t>6, 95%CI 1.42-2.18)</w:t>
        </w:r>
      </w:ins>
      <w:ins w:id="320" w:author="Ashwin Vasan" w:date="2015-07-09T20:20:00Z">
        <w:r w:rsidR="0085036B">
          <w:t xml:space="preserve"> (Table 6).</w:t>
        </w:r>
      </w:ins>
      <w:del w:id="321" w:author="Ashwin Vasan" w:date="2015-07-09T20:18:00Z">
        <w:r w:rsidR="00094E21" w:rsidDel="0085036B">
          <w:delText xml:space="preserve">The effect of the number of complaints </w:delText>
        </w:r>
        <w:r w:rsidR="00374784" w:rsidDel="0085036B">
          <w:delText>managed</w:delText>
        </w:r>
        <w:r w:rsidR="00D50A47" w:rsidDel="0085036B">
          <w:delText xml:space="preserve"> per nurse</w:delText>
        </w:r>
        <w:r w:rsidR="00094E21" w:rsidDel="0085036B">
          <w:delText xml:space="preserve"> (and thus number of cases</w:delText>
        </w:r>
        <w:r w:rsidR="00374784" w:rsidDel="0085036B">
          <w:delText xml:space="preserve">) </w:delText>
        </w:r>
        <w:r w:rsidR="00094E21" w:rsidDel="0085036B">
          <w:delText>was assessed</w:delText>
        </w:r>
        <w:r w:rsidR="00D50A47" w:rsidDel="0085036B">
          <w:delText xml:space="preserve"> as a covariate</w:delText>
        </w:r>
        <w:r w:rsidR="00094E21" w:rsidDel="0085036B">
          <w:delText xml:space="preserve"> </w:delText>
        </w:r>
        <w:r w:rsidR="00374784" w:rsidDel="0085036B">
          <w:delText xml:space="preserve">in </w:delText>
        </w:r>
        <w:r w:rsidR="00BA73A7" w:rsidDel="0085036B">
          <w:delText>binomial mixed effects logistic regression</w:delText>
        </w:r>
        <w:r w:rsidR="00D50A47" w:rsidDel="0085036B">
          <w:delText xml:space="preserve">, </w:delText>
        </w:r>
        <w:r w:rsidR="00094E21" w:rsidDel="0085036B">
          <w:delText xml:space="preserve">but </w:delText>
        </w:r>
        <w:r w:rsidR="00E95F5C" w:rsidDel="0085036B">
          <w:delText xml:space="preserve">were </w:delText>
        </w:r>
        <w:r w:rsidR="00094E21" w:rsidDel="0085036B">
          <w:delText>found to be non-significant for both di</w:delText>
        </w:r>
        <w:r w:rsidR="00374784" w:rsidDel="0085036B">
          <w:delText>agnosis and treatment agreement</w:delText>
        </w:r>
        <w:r w:rsidR="00BA73A7" w:rsidDel="0085036B">
          <w:delText xml:space="preserve">. </w:delText>
        </w:r>
        <w:r w:rsidR="00A16003" w:rsidDel="0085036B">
          <w:delText xml:space="preserve">Additionally, </w:delText>
        </w:r>
        <w:r w:rsidR="00BA73A7" w:rsidDel="0085036B">
          <w:delText>we repeated our regression model after</w:delText>
        </w:r>
        <w:r w:rsidR="00A71BE4" w:rsidDel="0085036B">
          <w:delText xml:space="preserve"> restrict</w:delText>
        </w:r>
        <w:r w:rsidR="00BA73A7" w:rsidDel="0085036B">
          <w:delText>ing</w:delText>
        </w:r>
        <w:r w:rsidR="00A71BE4" w:rsidDel="0085036B">
          <w:delText xml:space="preserve"> only to</w:delText>
        </w:r>
        <w:r w:rsidR="00A16003" w:rsidDel="0085036B">
          <w:delText xml:space="preserve"> observations from these 15 paired nurses, and found </w:delText>
        </w:r>
        <w:r w:rsidR="00A71BE4" w:rsidDel="0085036B">
          <w:delText>a large</w:delText>
        </w:r>
        <w:r w:rsidR="00BA73A7" w:rsidDel="0085036B">
          <w:delText xml:space="preserve"> and significant</w:delText>
        </w:r>
        <w:r w:rsidR="00A71BE4" w:rsidDel="0085036B">
          <w:delText xml:space="preserve"> effect on diagnosis agreement consistent in magnitude and directionality of the overall intervention effect (adjusted OR=</w:delText>
        </w:r>
        <w:r w:rsidR="00BA73A7" w:rsidDel="0085036B">
          <w:delText>1.91</w:delText>
        </w:r>
        <w:r w:rsidR="00A71BE4" w:rsidDel="0085036B">
          <w:delText xml:space="preserve">, CI </w:delText>
        </w:r>
        <w:r w:rsidR="00BA73A7" w:rsidDel="0085036B">
          <w:delText>1.172</w:delText>
        </w:r>
        <w:r w:rsidR="00A71BE4" w:rsidDel="0085036B">
          <w:delText>-</w:delText>
        </w:r>
        <w:r w:rsidR="00BA73A7" w:rsidDel="0085036B">
          <w:delText>3.107</w:delText>
        </w:r>
        <w:r w:rsidR="00A71BE4" w:rsidDel="0085036B">
          <w:delText>), but no significant effect in treatment agreement (adjusted OR=1.</w:delText>
        </w:r>
        <w:r w:rsidR="00BA73A7" w:rsidDel="0085036B">
          <w:delText>20</w:delText>
        </w:r>
        <w:r w:rsidR="00A71BE4" w:rsidDel="0085036B">
          <w:delText>, CI 0.</w:delText>
        </w:r>
        <w:r w:rsidR="00BA73A7" w:rsidDel="0085036B">
          <w:delText>712</w:delText>
        </w:r>
        <w:r w:rsidR="00A71BE4" w:rsidDel="0085036B">
          <w:delText>-</w:delText>
        </w:r>
        <w:r w:rsidR="00BA73A7" w:rsidDel="0085036B">
          <w:delText>2.036</w:delText>
        </w:r>
        <w:r w:rsidR="00A71BE4" w:rsidDel="0085036B">
          <w:delText>).</w:delText>
        </w:r>
      </w:del>
    </w:p>
    <w:p w14:paraId="42049ECC" w14:textId="77777777" w:rsidR="00E95F5C" w:rsidRDefault="00E95F5C" w:rsidP="004C7FC8">
      <w:pPr>
        <w:spacing w:line="480" w:lineRule="auto"/>
        <w:jc w:val="both"/>
        <w:rPr>
          <w:b/>
        </w:rPr>
      </w:pPr>
    </w:p>
    <w:p w14:paraId="464CC596" w14:textId="77777777" w:rsidR="00094E21" w:rsidRDefault="00094E21" w:rsidP="004C7FC8">
      <w:pPr>
        <w:spacing w:line="480" w:lineRule="auto"/>
        <w:jc w:val="both"/>
        <w:rPr>
          <w:b/>
        </w:rPr>
      </w:pPr>
      <w:r>
        <w:rPr>
          <w:b/>
        </w:rPr>
        <w:t>DISCUSSION</w:t>
      </w:r>
    </w:p>
    <w:p w14:paraId="0A44DE4B" w14:textId="097D1AE7" w:rsidR="00E3510C" w:rsidRDefault="00094E21" w:rsidP="004C7FC8">
      <w:pPr>
        <w:spacing w:line="480" w:lineRule="auto"/>
        <w:jc w:val="both"/>
      </w:pPr>
      <w:r>
        <w:rPr>
          <w:b/>
        </w:rPr>
        <w:tab/>
      </w:r>
      <w:r>
        <w:t xml:space="preserve">These results </w:t>
      </w:r>
      <w:r w:rsidR="00595835">
        <w:t xml:space="preserve">strongly suggest </w:t>
      </w:r>
      <w:r>
        <w:t>that</w:t>
      </w:r>
      <w:r w:rsidR="00391D8C">
        <w:t xml:space="preserve"> IMAI training in concert with</w:t>
      </w:r>
      <w:r>
        <w:t xml:space="preserve"> routine and enhanced mentoring and supervision, leads to significant</w:t>
      </w:r>
      <w:r w:rsidR="00E06DD9">
        <w:t xml:space="preserve"> </w:t>
      </w:r>
      <w:r>
        <w:t xml:space="preserve">improvement in the quality of </w:t>
      </w:r>
      <w:r w:rsidR="000D61D9">
        <w:t xml:space="preserve">ambulatory primary </w:t>
      </w:r>
      <w:r>
        <w:t>care provided</w:t>
      </w:r>
      <w:r w:rsidR="000D61D9">
        <w:t xml:space="preserve"> to adults and adolescents</w:t>
      </w:r>
      <w:ins w:id="322" w:author="Ashwin Vasan" w:date="2015-07-09T19:41:00Z">
        <w:r w:rsidR="00CF5ED8">
          <w:t xml:space="preserve">. </w:t>
        </w:r>
      </w:ins>
      <w:del w:id="323" w:author="Ashwin Vasan" w:date="2015-07-09T19:41:00Z">
        <w:r w:rsidR="000D61D9" w:rsidDel="00CF5ED8">
          <w:delText xml:space="preserve">, </w:delText>
        </w:r>
        <w:r w:rsidDel="00CF5ED8">
          <w:delText>as measured</w:delText>
        </w:r>
        <w:r w:rsidR="00E06DD9" w:rsidDel="00CF5ED8">
          <w:delText xml:space="preserve"> principally</w:delText>
        </w:r>
        <w:r w:rsidDel="00CF5ED8">
          <w:delText xml:space="preserve"> by </w:delText>
        </w:r>
        <w:r w:rsidR="00B276AB" w:rsidDel="00CF5ED8">
          <w:delText xml:space="preserve">a doubling </w:delText>
        </w:r>
        <w:r w:rsidR="00391D8C" w:rsidDel="00CF5ED8">
          <w:delText>in the odds</w:delText>
        </w:r>
        <w:r w:rsidR="00B96095" w:rsidDel="00CF5ED8">
          <w:delText xml:space="preserve"> </w:delText>
        </w:r>
        <w:r w:rsidR="00B276AB" w:rsidDel="00CF5ED8">
          <w:delText xml:space="preserve">of </w:delText>
        </w:r>
        <w:r w:rsidDel="00CF5ED8">
          <w:delText>agreement in di</w:delText>
        </w:r>
        <w:r w:rsidR="000D61D9" w:rsidDel="00CF5ED8">
          <w:delText>agnosis between an OPD</w:delText>
        </w:r>
        <w:r w:rsidDel="00CF5ED8">
          <w:delText xml:space="preserve"> nurse and expert clinical mentor. </w:delText>
        </w:r>
      </w:del>
      <w:r w:rsidR="00E06DD9">
        <w:t xml:space="preserve">It also demonstrates that IMAI leads to significant improvements in </w:t>
      </w:r>
      <w:r w:rsidR="00B276AB">
        <w:t xml:space="preserve">routine </w:t>
      </w:r>
      <w:r w:rsidR="0021650A">
        <w:t xml:space="preserve">primary care </w:t>
      </w:r>
      <w:r w:rsidR="00E06DD9">
        <w:t>quality metrics such as conducting basic assessment and triage for emergency conditions, taking of vital signs, routine screening for tuberculosis, HIV, sexually transmitted infections,</w:t>
      </w:r>
      <w:r w:rsidR="0021650A">
        <w:t xml:space="preserve"> anemia, and malnutrition, as well as</w:t>
      </w:r>
      <w:r w:rsidR="00E06DD9">
        <w:t xml:space="preserve"> </w:t>
      </w:r>
      <w:r w:rsidR="0021650A">
        <w:t>routine screening and preventive counseling on bed nets for malaria prevention, tobacco and alcohol cessation, as well as family planning and safe sex practices.</w:t>
      </w:r>
      <w:r w:rsidR="00325A33">
        <w:t xml:space="preserve"> </w:t>
      </w:r>
    </w:p>
    <w:p w14:paraId="0F108BB6" w14:textId="77777777" w:rsidR="00595835" w:rsidRDefault="00595835" w:rsidP="004C7FC8">
      <w:pPr>
        <w:spacing w:line="480" w:lineRule="auto"/>
        <w:jc w:val="both"/>
      </w:pPr>
    </w:p>
    <w:p w14:paraId="08CC7BE5" w14:textId="33697D03" w:rsidR="00FE135B" w:rsidRDefault="00FE135B" w:rsidP="004C7FC8">
      <w:pPr>
        <w:spacing w:line="480" w:lineRule="auto"/>
        <w:jc w:val="both"/>
      </w:pPr>
      <w:r>
        <w:lastRenderedPageBreak/>
        <w:tab/>
        <w:t>The</w:t>
      </w:r>
      <w:r w:rsidR="001E7DC7">
        <w:t xml:space="preserve"> effect of the IMAI and mentoring intervention</w:t>
      </w:r>
      <w:r w:rsidR="00E3510C">
        <w:t xml:space="preserve"> on the </w:t>
      </w:r>
      <w:r w:rsidR="00AD10F6">
        <w:t>odds</w:t>
      </w:r>
      <w:r w:rsidR="00E3510C">
        <w:t xml:space="preserve"> of diagnosis agreement</w:t>
      </w:r>
      <w:r w:rsidR="001E7DC7">
        <w:t xml:space="preserve"> was durable and remained significant aft</w:t>
      </w:r>
      <w:r w:rsidR="00B276AB">
        <w:t xml:space="preserve">er adjustment for </w:t>
      </w:r>
      <w:r w:rsidR="00E3510C">
        <w:t>effect modifiers</w:t>
      </w:r>
      <w:r w:rsidR="001E7DC7">
        <w:t xml:space="preserve">. </w:t>
      </w:r>
      <w:ins w:id="324" w:author="Ashwin Vasan" w:date="2015-07-09T19:43:00Z">
        <w:r w:rsidR="00CF5ED8">
          <w:t xml:space="preserve">And notably, the </w:t>
        </w:r>
      </w:ins>
      <w:ins w:id="325" w:author="Ashwin Vasan" w:date="2015-07-09T19:44:00Z">
        <w:r w:rsidR="00CF5ED8">
          <w:t xml:space="preserve">effect </w:t>
        </w:r>
      </w:ins>
      <w:ins w:id="326" w:author="Ashwin Vasan" w:date="2015-07-09T19:45:00Z">
        <w:r w:rsidR="00A059E6">
          <w:t xml:space="preserve">for diagnosis agreement </w:t>
        </w:r>
      </w:ins>
      <w:ins w:id="327" w:author="Ashwin Vasan" w:date="2015-07-09T19:44:00Z">
        <w:r w:rsidR="00CF5ED8">
          <w:t>remained similar in magnitude and significance for nurses who did not receive the initial IMAI classroom training, but were exposed to sustained on-site mentoring and supervision. This reinforces</w:t>
        </w:r>
      </w:ins>
      <w:ins w:id="328" w:author="Ashwin Vasan" w:date="2015-07-09T19:45:00Z">
        <w:r w:rsidR="00A059E6">
          <w:t xml:space="preserve"> </w:t>
        </w:r>
      </w:ins>
      <w:ins w:id="329" w:author="Ashwin Vasan" w:date="2015-07-09T20:02:00Z">
        <w:r w:rsidR="00F059E8">
          <w:t xml:space="preserve">the </w:t>
        </w:r>
      </w:ins>
      <w:ins w:id="330" w:author="Ashwin Vasan" w:date="2015-07-09T20:01:00Z">
        <w:r w:rsidR="00F059E8">
          <w:t>suggestion</w:t>
        </w:r>
      </w:ins>
      <w:ins w:id="331" w:author="Ashwin Vasan" w:date="2015-07-09T19:45:00Z">
        <w:r w:rsidR="00F059E8">
          <w:t xml:space="preserve"> that training alone without additional supports </w:t>
        </w:r>
      </w:ins>
      <w:ins w:id="332" w:author="Ashwin Vasan" w:date="2015-07-09T20:01:00Z">
        <w:r w:rsidR="00F059E8">
          <w:t>is likely</w:t>
        </w:r>
      </w:ins>
      <w:ins w:id="333" w:author="Ashwin Vasan" w:date="2015-07-09T19:45:00Z">
        <w:r w:rsidR="00F059E8">
          <w:t xml:space="preserve"> inadequate to ensure </w:t>
        </w:r>
      </w:ins>
      <w:ins w:id="334" w:author="Ashwin Vasan" w:date="2015-07-09T20:01:00Z">
        <w:r w:rsidR="00F059E8">
          <w:t xml:space="preserve">high quality </w:t>
        </w:r>
        <w:commentRangeStart w:id="335"/>
        <w:r w:rsidR="00F059E8">
          <w:t>care</w:t>
        </w:r>
      </w:ins>
      <w:commentRangeEnd w:id="335"/>
      <w:ins w:id="336" w:author="Ashwin Vasan" w:date="2015-07-09T20:02:00Z">
        <w:r w:rsidR="00F059E8">
          <w:rPr>
            <w:rStyle w:val="CommentReference"/>
          </w:rPr>
          <w:commentReference w:id="335"/>
        </w:r>
      </w:ins>
      <w:ins w:id="338" w:author="Ashwin Vasan" w:date="2015-07-09T20:01:00Z">
        <w:r w:rsidR="00F059E8">
          <w:t>.</w:t>
        </w:r>
      </w:ins>
      <w:ins w:id="339" w:author="Ashwin Vasan" w:date="2015-07-09T20:03:00Z">
        <w:r w:rsidR="00F059E8">
          <w:t xml:space="preserve"> </w:t>
        </w:r>
      </w:ins>
      <w:r w:rsidR="001E7DC7">
        <w:t>However, for treatment agreement this did not hold true</w:t>
      </w:r>
      <w:del w:id="340" w:author="Ashwin Vasan" w:date="2015-07-09T20:04:00Z">
        <w:r w:rsidR="001E7DC7" w:rsidDel="00F059E8">
          <w:delText xml:space="preserve">, with the initially large and significant effect found in univariate analysis disappearing with adjustment for </w:delText>
        </w:r>
        <w:r w:rsidR="00AD10F6" w:rsidDel="00F059E8">
          <w:delText>timing of training and number of complaints managed per nurse</w:delText>
        </w:r>
        <w:r w:rsidR="001E7DC7" w:rsidDel="00F059E8">
          <w:delText>.</w:delText>
        </w:r>
      </w:del>
      <w:ins w:id="341" w:author="Ashwin Vasan" w:date="2015-07-09T20:04:00Z">
        <w:r w:rsidR="00F059E8">
          <w:t>.</w:t>
        </w:r>
      </w:ins>
      <w:r w:rsidR="001E7DC7">
        <w:t xml:space="preserve"> This </w:t>
      </w:r>
      <w:del w:id="342" w:author="Ashwin Vasan" w:date="2015-07-09T20:04:00Z">
        <w:r w:rsidR="001E7DC7" w:rsidDel="00F059E8">
          <w:delText>is likely</w:delText>
        </w:r>
      </w:del>
      <w:ins w:id="343" w:author="Ashwin Vasan" w:date="2015-07-09T20:04:00Z">
        <w:r w:rsidR="00F059E8">
          <w:t>could be</w:t>
        </w:r>
      </w:ins>
      <w:r w:rsidR="00B276AB">
        <w:t xml:space="preserve"> explained by the </w:t>
      </w:r>
      <w:r w:rsidR="00087104">
        <w:t>fact that</w:t>
      </w:r>
      <w:r w:rsidR="00B276AB">
        <w:t xml:space="preserve"> </w:t>
      </w:r>
      <w:r w:rsidR="00391D8C">
        <w:t xml:space="preserve">IMAI training was </w:t>
      </w:r>
      <w:r w:rsidR="00E3510C">
        <w:t>a</w:t>
      </w:r>
      <w:r w:rsidR="00B276AB">
        <w:t xml:space="preserve"> pilot</w:t>
      </w:r>
      <w:r w:rsidR="00087104">
        <w:t xml:space="preserve"> project</w:t>
      </w:r>
      <w:r w:rsidR="00B276AB">
        <w:t xml:space="preserve"> and not yet integrated into MoH </w:t>
      </w:r>
      <w:r w:rsidR="00E3510C">
        <w:t xml:space="preserve">guidelines and </w:t>
      </w:r>
      <w:r w:rsidR="00B276AB">
        <w:t>standard operating procedures</w:t>
      </w:r>
      <w:r w:rsidR="00E3510C">
        <w:t xml:space="preserve"> for health centers</w:t>
      </w:r>
      <w:r w:rsidR="00F651B9">
        <w:t xml:space="preserve">. </w:t>
      </w:r>
      <w:ins w:id="344" w:author="Ashwin Vasan" w:date="2015-07-09T20:04:00Z">
        <w:r w:rsidR="00F059E8">
          <w:t>Because it was a pilot</w:t>
        </w:r>
      </w:ins>
      <w:ins w:id="345" w:author="Ashwin Vasan" w:date="2015-07-09T20:05:00Z">
        <w:r w:rsidR="00F059E8">
          <w:t xml:space="preserve"> outside of current MoH mandate</w:t>
        </w:r>
      </w:ins>
      <w:ins w:id="346" w:author="Ashwin Vasan" w:date="2015-07-09T20:04:00Z">
        <w:r w:rsidR="00F059E8">
          <w:t>, and because we gave no additional incentives</w:t>
        </w:r>
      </w:ins>
      <w:ins w:id="347" w:author="Ashwin Vasan" w:date="2015-07-09T20:05:00Z">
        <w:r w:rsidR="00F059E8">
          <w:t xml:space="preserve"> to participating HCWs, it is likely that many reverted to existing treatment guidelines when selecting therapies.</w:t>
        </w:r>
      </w:ins>
      <w:ins w:id="348" w:author="Ashwin Vasan" w:date="2015-07-09T20:04:00Z">
        <w:r w:rsidR="00F059E8">
          <w:t xml:space="preserve"> </w:t>
        </w:r>
      </w:ins>
      <w:ins w:id="349" w:author="Ashwin Vasan" w:date="2015-07-09T20:05:00Z">
        <w:r w:rsidR="007F548B">
          <w:t>Also, w</w:t>
        </w:r>
      </w:ins>
      <w:del w:id="350" w:author="Ashwin Vasan" w:date="2015-07-09T20:05:00Z">
        <w:r w:rsidR="00F651B9" w:rsidDel="007F548B">
          <w:delText>W</w:delText>
        </w:r>
      </w:del>
      <w:r w:rsidR="001E7DC7">
        <w:t>hile IMAI introduce</w:t>
      </w:r>
      <w:r w:rsidR="00B276AB">
        <w:t xml:space="preserve">d a new </w:t>
      </w:r>
      <w:del w:id="351" w:author="Ashwin Vasan" w:date="2015-07-09T20:05:00Z">
        <w:r w:rsidR="00B276AB" w:rsidDel="007F548B">
          <w:delText xml:space="preserve">set of </w:delText>
        </w:r>
        <w:r w:rsidR="00087104" w:rsidDel="007F548B">
          <w:delText xml:space="preserve">primary care clinical </w:delText>
        </w:r>
        <w:r w:rsidR="001E7DC7" w:rsidDel="007F548B">
          <w:delText>protocols</w:delText>
        </w:r>
        <w:r w:rsidR="00E2677F" w:rsidDel="007F548B">
          <w:delText xml:space="preserve"> </w:delText>
        </w:r>
      </w:del>
      <w:ins w:id="352" w:author="Ashwin Vasan" w:date="2015-07-09T20:06:00Z">
        <w:r w:rsidR="007F548B">
          <w:t xml:space="preserve">protocols and </w:t>
        </w:r>
      </w:ins>
      <w:del w:id="353" w:author="Ashwin Vasan" w:date="2015-07-09T20:06:00Z">
        <w:r w:rsidR="00E2677F" w:rsidDel="007F548B">
          <w:delText xml:space="preserve">and </w:delText>
        </w:r>
      </w:del>
      <w:r w:rsidR="00E2677F">
        <w:t>decision tools</w:t>
      </w:r>
      <w:r w:rsidR="00B276AB">
        <w:t xml:space="preserve"> for </w:t>
      </w:r>
      <w:del w:id="354" w:author="Ashwin Vasan" w:date="2015-07-09T20:06:00Z">
        <w:r w:rsidR="00B276AB" w:rsidDel="007F548B">
          <w:delText>OPD</w:delText>
        </w:r>
      </w:del>
      <w:r w:rsidR="00B276AB">
        <w:t xml:space="preserve"> nurses</w:t>
      </w:r>
      <w:r w:rsidR="001E7DC7">
        <w:t>, health center</w:t>
      </w:r>
      <w:ins w:id="355" w:author="Ashwin Vasan" w:date="2015-07-09T20:06:00Z">
        <w:r w:rsidR="007F548B">
          <w:t xml:space="preserve"> OPDs</w:t>
        </w:r>
      </w:ins>
      <w:del w:id="356" w:author="Ashwin Vasan" w:date="2015-07-09T20:06:00Z">
        <w:r w:rsidR="001E7DC7" w:rsidDel="007F548B">
          <w:delText>s</w:delText>
        </w:r>
      </w:del>
      <w:r w:rsidR="001E7DC7">
        <w:t xml:space="preserve"> were not </w:t>
      </w:r>
      <w:r w:rsidR="00B276AB">
        <w:t xml:space="preserve">simultaneously </w:t>
      </w:r>
      <w:r w:rsidR="001E7DC7">
        <w:t xml:space="preserve">equipped with </w:t>
      </w:r>
      <w:r w:rsidR="00E3510C">
        <w:t xml:space="preserve">the range of </w:t>
      </w:r>
      <w:r w:rsidR="00B276AB">
        <w:t>additional</w:t>
      </w:r>
      <w:r w:rsidR="001E7DC7">
        <w:t xml:space="preserve"> drugs</w:t>
      </w:r>
      <w:r w:rsidR="00825DAC">
        <w:t xml:space="preserve">, diagnostics, and supplies </w:t>
      </w:r>
      <w:r w:rsidR="001E7DC7">
        <w:t>suggested in the IMAI protocol</w:t>
      </w:r>
      <w:ins w:id="357" w:author="Ashwin Vasan" w:date="2015-07-09T20:06:00Z">
        <w:r w:rsidR="007F548B">
          <w:t>, and</w:t>
        </w:r>
      </w:ins>
      <w:del w:id="358" w:author="Ashwin Vasan" w:date="2015-07-09T20:06:00Z">
        <w:r w:rsidR="001E7DC7" w:rsidDel="007F548B">
          <w:delText>.</w:delText>
        </w:r>
      </w:del>
      <w:r w:rsidR="001E7DC7">
        <w:t xml:space="preserve"> </w:t>
      </w:r>
      <w:ins w:id="359" w:author="Ashwin Vasan" w:date="2015-07-09T20:06:00Z">
        <w:r w:rsidR="007F548B">
          <w:t>t</w:t>
        </w:r>
      </w:ins>
      <w:del w:id="360" w:author="Ashwin Vasan" w:date="2015-07-09T20:06:00Z">
        <w:r w:rsidR="002866E2" w:rsidDel="007F548B">
          <w:delText>T</w:delText>
        </w:r>
      </w:del>
      <w:r w:rsidR="001E7DC7">
        <w:t>hus</w:t>
      </w:r>
      <w:ins w:id="361" w:author="Ashwin Vasan" w:date="2015-07-09T20:06:00Z">
        <w:r w:rsidR="007F548B">
          <w:t xml:space="preserve"> </w:t>
        </w:r>
      </w:ins>
      <w:del w:id="362" w:author="Ashwin Vasan" w:date="2015-07-09T20:06:00Z">
        <w:r w:rsidR="002866E2" w:rsidDel="007F548B">
          <w:delText>,</w:delText>
        </w:r>
        <w:r w:rsidR="00E3510C" w:rsidDel="007F548B">
          <w:delText xml:space="preserve"> </w:delText>
        </w:r>
      </w:del>
      <w:r w:rsidR="00E3510C">
        <w:t xml:space="preserve">despite choosing a correct diagnosis that </w:t>
      </w:r>
      <w:r w:rsidR="00825DAC">
        <w:t>agreed with the protocol and with the mentor</w:t>
      </w:r>
      <w:r w:rsidR="00E3510C">
        <w:t xml:space="preserve">, </w:t>
      </w:r>
      <w:r w:rsidR="001E7DC7">
        <w:t>nurses were forced to select amongst their limited existing formulary and tools</w:t>
      </w:r>
      <w:r w:rsidR="00B276AB">
        <w:t xml:space="preserve">. </w:t>
      </w:r>
      <w:r w:rsidR="00825DAC">
        <w:t xml:space="preserve">It is </w:t>
      </w:r>
      <w:del w:id="363" w:author="Ashwin Vasan" w:date="2015-07-09T20:07:00Z">
        <w:r w:rsidR="00825DAC" w:rsidDel="007F548B">
          <w:delText>also likely that the</w:delText>
        </w:r>
      </w:del>
      <w:ins w:id="364" w:author="Ashwin Vasan" w:date="2015-07-09T20:07:00Z">
        <w:r w:rsidR="007F548B">
          <w:t>also possible that</w:t>
        </w:r>
      </w:ins>
      <w:r w:rsidR="00E3510C">
        <w:t xml:space="preserve"> </w:t>
      </w:r>
      <w:ins w:id="365" w:author="Ashwin Vasan" w:date="2015-07-09T20:07:00Z">
        <w:r w:rsidR="007F548B">
          <w:t xml:space="preserve">lack of </w:t>
        </w:r>
      </w:ins>
      <w:r w:rsidR="00E3510C">
        <w:t>effect of the</w:t>
      </w:r>
      <w:ins w:id="366" w:author="Ashwin Vasan" w:date="2015-07-09T20:07:00Z">
        <w:r w:rsidR="007F548B">
          <w:t xml:space="preserve"> mentoring</w:t>
        </w:r>
      </w:ins>
      <w:r w:rsidR="00E3510C">
        <w:t xml:space="preserve"> intervention on treatment agreement</w:t>
      </w:r>
      <w:r w:rsidR="00B276AB">
        <w:t xml:space="preserve"> </w:t>
      </w:r>
      <w:ins w:id="367" w:author="Ashwin Vasan" w:date="2015-07-09T20:07:00Z">
        <w:r w:rsidR="007F548B">
          <w:t xml:space="preserve">for untrained nurses </w:t>
        </w:r>
      </w:ins>
      <w:r w:rsidR="00B276AB">
        <w:t xml:space="preserve">was </w:t>
      </w:r>
      <w:r w:rsidR="00825DAC">
        <w:t>limited</w:t>
      </w:r>
      <w:r w:rsidR="00E3510C">
        <w:t xml:space="preserve"> </w:t>
      </w:r>
      <w:r w:rsidR="00B276AB">
        <w:t xml:space="preserve">by the </w:t>
      </w:r>
      <w:r w:rsidR="00E3510C">
        <w:t xml:space="preserve">stringent </w:t>
      </w:r>
      <w:r w:rsidR="00B276AB">
        <w:t>definition of treatment agreement</w:t>
      </w:r>
      <w:r w:rsidR="00E3510C">
        <w:t xml:space="preserve"> used in the study</w:t>
      </w:r>
      <w:r w:rsidR="00B276AB">
        <w:t>, which required 100</w:t>
      </w:r>
      <w:r w:rsidR="00825DAC">
        <w:t xml:space="preserve"> percent</w:t>
      </w:r>
      <w:r w:rsidR="00B276AB">
        <w:t xml:space="preserve"> agreement in all aspects of the plan including diagnostic testing, medications prescribed, follow-up visits, and referrals </w:t>
      </w:r>
      <w:r w:rsidR="00595835">
        <w:t>made</w:t>
      </w:r>
      <w:r w:rsidR="00B276AB">
        <w:t xml:space="preserve">. </w:t>
      </w:r>
    </w:p>
    <w:p w14:paraId="27B9AB34" w14:textId="77777777" w:rsidR="00B276AB" w:rsidRDefault="00B276AB" w:rsidP="004C7FC8">
      <w:pPr>
        <w:spacing w:line="480" w:lineRule="auto"/>
        <w:jc w:val="both"/>
      </w:pPr>
      <w:r>
        <w:tab/>
      </w:r>
    </w:p>
    <w:p w14:paraId="18E9A769" w14:textId="50ACC4F1" w:rsidR="00FD31C6" w:rsidRDefault="00B276AB" w:rsidP="00FE1691">
      <w:pPr>
        <w:spacing w:line="480" w:lineRule="auto"/>
        <w:jc w:val="both"/>
      </w:pPr>
      <w:r>
        <w:lastRenderedPageBreak/>
        <w:tab/>
      </w:r>
      <w:r w:rsidR="00825DAC">
        <w:t xml:space="preserve">A notable issue from this study is the heterogeneity of exposure to the </w:t>
      </w:r>
      <w:r w:rsidR="00391D8C">
        <w:t>full</w:t>
      </w:r>
      <w:r w:rsidR="00825DAC">
        <w:t xml:space="preserve"> intervention. Thirty percent of patients </w:t>
      </w:r>
      <w:r w:rsidR="00FE1691">
        <w:t>in</w:t>
      </w:r>
      <w:r w:rsidR="00825DAC">
        <w:t xml:space="preserve"> the </w:t>
      </w:r>
      <w:r w:rsidR="00FE1691">
        <w:t>post-</w:t>
      </w:r>
      <w:r w:rsidR="00825DAC">
        <w:t xml:space="preserve">intervention </w:t>
      </w:r>
      <w:r w:rsidR="00FE1691">
        <w:t>survey</w:t>
      </w:r>
      <w:r w:rsidR="00825DAC">
        <w:t xml:space="preserve"> were seen by a nurse tha</w:t>
      </w:r>
      <w:r w:rsidR="0064682F">
        <w:t xml:space="preserve">t did not receive </w:t>
      </w:r>
      <w:r w:rsidR="00391D8C">
        <w:t xml:space="preserve">the initial </w:t>
      </w:r>
      <w:r w:rsidR="0064682F">
        <w:t>IMAI</w:t>
      </w:r>
      <w:r w:rsidR="00391D8C">
        <w:t xml:space="preserve"> didactic</w:t>
      </w:r>
      <w:r w:rsidR="0064682F">
        <w:t xml:space="preserve"> training, which reflects </w:t>
      </w:r>
      <w:r w:rsidR="00B50828">
        <w:t>turnover</w:t>
      </w:r>
      <w:r w:rsidR="0064682F">
        <w:t xml:space="preserve"> in the </w:t>
      </w:r>
      <w:r w:rsidR="00FE1691">
        <w:t>nursing pool</w:t>
      </w:r>
      <w:r w:rsidR="0064682F">
        <w:t xml:space="preserve"> </w:t>
      </w:r>
      <w:r w:rsidR="00B50828">
        <w:t>from out-migration to different MoH fac</w:t>
      </w:r>
      <w:r w:rsidR="0064682F">
        <w:t>ilities or out of the public secto</w:t>
      </w:r>
      <w:r w:rsidR="00FE1691">
        <w:t xml:space="preserve">r altogether, but is </w:t>
      </w:r>
      <w:r w:rsidR="00D43621">
        <w:t xml:space="preserve">also </w:t>
      </w:r>
      <w:ins w:id="368" w:author="Ashwin Vasan" w:date="2015-07-09T20:08:00Z">
        <w:r w:rsidR="007F548B">
          <w:t>a</w:t>
        </w:r>
      </w:ins>
      <w:del w:id="369" w:author="Ashwin Vasan" w:date="2015-07-09T20:08:00Z">
        <w:r w:rsidR="0048204C" w:rsidDel="007F548B">
          <w:delText>e</w:delText>
        </w:r>
      </w:del>
      <w:r w:rsidR="00D43621">
        <w:t xml:space="preserve">ffected by MoH regulations that require nurses to assume generalist roles and </w:t>
      </w:r>
      <w:r w:rsidR="00391D8C">
        <w:t>thereby have the capability at any time</w:t>
      </w:r>
      <w:r w:rsidR="00D43621">
        <w:t xml:space="preserve"> to staff one of multiple services at the health </w:t>
      </w:r>
      <w:r w:rsidR="00FE1691">
        <w:t>center</w:t>
      </w:r>
      <w:r w:rsidR="00D43621">
        <w:t>. As a result, IMAI-trained nurses could have been staffing another clinical service at the health center on the pre-determined day of observation</w:t>
      </w:r>
      <w:r w:rsidR="00FE1691">
        <w:t>, though this was not systematically documented</w:t>
      </w:r>
      <w:r w:rsidR="00D43621">
        <w:t>.</w:t>
      </w:r>
      <w:r w:rsidR="00FE1691">
        <w:t xml:space="preserve"> </w:t>
      </w:r>
      <w:del w:id="370" w:author="Ashwin Vasan" w:date="2015-07-09T20:08:00Z">
        <w:r w:rsidR="00374784" w:rsidDel="007F548B">
          <w:delText>Also the bulk of improvement was seen after the second IMAI training in October 2011.</w:delText>
        </w:r>
      </w:del>
      <w:ins w:id="371" w:author="Ashwin Vasan" w:date="2015-07-09T20:08:00Z">
        <w:r w:rsidR="007F548B">
          <w:t>Another notable phenomenon from the data</w:t>
        </w:r>
      </w:ins>
      <w:ins w:id="372" w:author="Ashwin Vasan" w:date="2015-07-09T20:09:00Z">
        <w:r w:rsidR="007F548B">
          <w:t xml:space="preserve"> is that bulk of the improvement in diagnosis and treatment agreement was driven by nurses trained in October versus March. </w:t>
        </w:r>
      </w:ins>
      <w:ins w:id="373" w:author="Ashwin Vasan" w:date="2015-07-09T20:10:00Z">
        <w:r w:rsidR="007F548B">
          <w:t>This could be explained by the fact that these cohorts differed in their performance at baseline, as noted above</w:t>
        </w:r>
      </w:ins>
      <w:ins w:id="374" w:author="Ashwin Vasan" w:date="2015-07-09T20:11:00Z">
        <w:r w:rsidR="007F548B">
          <w:t>, with higher-performing nurses eventually trained in March</w:t>
        </w:r>
      </w:ins>
      <w:ins w:id="375" w:author="Ashwin Vasan" w:date="2015-07-09T20:10:00Z">
        <w:r w:rsidR="007F548B">
          <w:t xml:space="preserve">. This also </w:t>
        </w:r>
      </w:ins>
      <w:ins w:id="376" w:author="Ashwin Vasan" w:date="2015-07-09T20:12:00Z">
        <w:r w:rsidR="007F548B">
          <w:t>likely reflects start-up challenges for the intervention in the first few months, and the</w:t>
        </w:r>
      </w:ins>
      <w:ins w:id="377" w:author="Ashwin Vasan" w:date="2015-07-09T20:11:00Z">
        <w:r w:rsidR="007F548B">
          <w:t xml:space="preserve"> </w:t>
        </w:r>
      </w:ins>
      <w:ins w:id="378" w:author="Ashwin Vasan" w:date="2015-07-09T20:10:00Z">
        <w:r w:rsidR="007F548B">
          <w:t xml:space="preserve">maturity of the mentoring intervention six months after </w:t>
        </w:r>
      </w:ins>
      <w:ins w:id="379" w:author="Ashwin Vasan" w:date="2015-07-09T20:13:00Z">
        <w:r w:rsidR="007F548B">
          <w:t>commencement</w:t>
        </w:r>
      </w:ins>
      <w:ins w:id="380" w:author="Ashwin Vasan" w:date="2015-07-09T20:10:00Z">
        <w:r w:rsidR="007F548B">
          <w:t xml:space="preserve"> in October, </w:t>
        </w:r>
      </w:ins>
      <w:ins w:id="381" w:author="Ashwin Vasan" w:date="2015-07-09T20:12:00Z">
        <w:r w:rsidR="007F548B">
          <w:t xml:space="preserve">which </w:t>
        </w:r>
      </w:ins>
      <w:ins w:id="382" w:author="Ashwin Vasan" w:date="2015-07-09T20:14:00Z">
        <w:r w:rsidR="007F548B">
          <w:t>may have been reflected in the performance of the mentor himself, though this was not formally studied.</w:t>
        </w:r>
      </w:ins>
      <w:ins w:id="383" w:author="Ashwin Vasan" w:date="2015-07-09T20:12:00Z">
        <w:r w:rsidR="007F548B">
          <w:t xml:space="preserve"> </w:t>
        </w:r>
      </w:ins>
      <w:del w:id="384" w:author="Ashwin Vasan" w:date="2015-07-09T20:11:00Z">
        <w:r w:rsidR="00374784" w:rsidDel="007F548B">
          <w:delText xml:space="preserve"> One possible explanation for this is</w:delText>
        </w:r>
        <w:r w:rsidR="00391D8C" w:rsidDel="007F548B">
          <w:delText xml:space="preserve"> significant turnover in study nurses</w:delText>
        </w:r>
        <w:r w:rsidR="00374784" w:rsidDel="007F548B">
          <w:delText xml:space="preserve"> in the early month</w:delText>
        </w:r>
        <w:r w:rsidR="00391D8C" w:rsidDel="007F548B">
          <w:delText>s of the intervention as well as start</w:delText>
        </w:r>
        <w:r w:rsidR="00374784" w:rsidDel="007F548B">
          <w:delText xml:space="preserve">-up challenges. </w:delText>
        </w:r>
      </w:del>
    </w:p>
    <w:p w14:paraId="56C81F7D" w14:textId="77777777" w:rsidR="00FD31C6" w:rsidRDefault="00FD31C6" w:rsidP="00FE1691">
      <w:pPr>
        <w:spacing w:line="480" w:lineRule="auto"/>
        <w:jc w:val="both"/>
      </w:pPr>
    </w:p>
    <w:p w14:paraId="566CEF07" w14:textId="05C7FD22" w:rsidR="00D43621" w:rsidRDefault="00FE1691" w:rsidP="00783449">
      <w:pPr>
        <w:spacing w:line="480" w:lineRule="auto"/>
        <w:ind w:firstLine="720"/>
        <w:jc w:val="both"/>
      </w:pPr>
      <w:r>
        <w:t xml:space="preserve">Despite </w:t>
      </w:r>
      <w:del w:id="385" w:author="Ashwin Vasan" w:date="2015-07-09T20:14:00Z">
        <w:r w:rsidDel="007F548B">
          <w:delText xml:space="preserve">this </w:delText>
        </w:r>
      </w:del>
      <w:r>
        <w:t xml:space="preserve">heterogeneity of exposure to IMAI training, both trained and untrained nurses experienced gains in performance after exposure to the mentoring and supervision intervention, </w:t>
      </w:r>
      <w:r w:rsidR="00D86DF8">
        <w:t>which suggests that sustained</w:t>
      </w:r>
      <w:r>
        <w:t>, on-site, in-service</w:t>
      </w:r>
      <w:r w:rsidR="00FD31C6">
        <w:t xml:space="preserve"> training</w:t>
      </w:r>
      <w:r>
        <w:t xml:space="preserve">, and practice-based supervision and clinical mentoring is an important complement to traditional </w:t>
      </w:r>
      <w:del w:id="386" w:author="Dominic Williamson" w:date="2015-06-30T17:09:00Z">
        <w:r w:rsidDel="0048204C">
          <w:delText>didactic</w:delText>
        </w:r>
        <w:r w:rsidR="00FD31C6" w:rsidDel="0048204C">
          <w:delText xml:space="preserve"> </w:delText>
        </w:r>
      </w:del>
      <w:r w:rsidR="00FD31C6">
        <w:t>classroom-based</w:t>
      </w:r>
      <w:r>
        <w:t xml:space="preserve"> training</w:t>
      </w:r>
      <w:r w:rsidR="00391D8C">
        <w:t xml:space="preserve"> </w:t>
      </w:r>
      <w:r w:rsidR="00E25D8C">
        <w:fldChar w:fldCharType="begin">
          <w:fldData xml:space="preserve">PEVuZE5vdGU+PENpdGU+PEF1dGhvcj5QYXJpeW88L0F1dGhvcj48WWVhcj4yMDA1PC9ZZWFyPjxS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=
</w:fldData>
        </w:fldChar>
      </w:r>
      <w:r w:rsidR="00AE7FCB">
        <w:instrText xml:space="preserve"> ADDIN EN.CITE </w:instrText>
      </w:r>
      <w:r w:rsidR="00AE7FCB">
        <w:fldChar w:fldCharType="begin">
          <w:fldData xml:space="preserve">PEVuZE5vdGU+PENpdGU+PEF1dGhvcj5QYXJpeW88L0F1dGhvcj48WWVhcj4yMDA1PC9ZZWFyPjxS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=
</w:fldData>
        </w:fldChar>
      </w:r>
      <w:r w:rsidR="00AE7FCB">
        <w:instrText xml:space="preserve"> ADDIN EN.CITE.DATA </w:instrText>
      </w:r>
      <w:r w:rsidR="00AE7FCB">
        <w:fldChar w:fldCharType="end"/>
      </w:r>
      <w:r w:rsidR="00E25D8C">
        <w:fldChar w:fldCharType="separate"/>
      </w:r>
      <w:r w:rsidR="00AE7FCB">
        <w:rPr>
          <w:noProof/>
        </w:rPr>
        <w:t>(24, 39, 40)</w:t>
      </w:r>
      <w:r w:rsidR="00E25D8C">
        <w:fldChar w:fldCharType="end"/>
      </w:r>
      <w:r>
        <w:t xml:space="preserve"> courses</w:t>
      </w:r>
      <w:r w:rsidR="00FD31C6">
        <w:t xml:space="preserve">, and in this </w:t>
      </w:r>
      <w:r w:rsidR="00FD31C6">
        <w:lastRenderedPageBreak/>
        <w:t>case, can</w:t>
      </w:r>
      <w:r>
        <w:t xml:space="preserve"> </w:t>
      </w:r>
      <w:del w:id="387" w:author="Dominic Williamson" w:date="2015-06-30T17:09:00Z">
        <w:r w:rsidDel="0048204C">
          <w:delText xml:space="preserve">even </w:delText>
        </w:r>
      </w:del>
      <w:r>
        <w:t xml:space="preserve">produce benefits in quality and performance in the absence of </w:t>
      </w:r>
      <w:r w:rsidR="00391D8C">
        <w:t xml:space="preserve">classroom </w:t>
      </w:r>
      <w:r>
        <w:t xml:space="preserve">training. </w:t>
      </w:r>
      <w:r w:rsidR="00436675">
        <w:t>The need for sustained mentoring and supervision is</w:t>
      </w:r>
      <w:r>
        <w:t xml:space="preserve"> supported</w:t>
      </w:r>
      <w:r w:rsidR="00FD31C6">
        <w:t xml:space="preserve"> </w:t>
      </w:r>
      <w:del w:id="388" w:author="Dominic Williamson" w:date="2015-06-30T17:09:00Z">
        <w:r w:rsidR="00FD31C6" w:rsidDel="00195A84">
          <w:delText>as well</w:delText>
        </w:r>
        <w:r w:rsidDel="00195A84">
          <w:delText xml:space="preserve"> </w:delText>
        </w:r>
      </w:del>
      <w:r w:rsidR="00445B72">
        <w:t>by qualitative research amongst health care workers fro</w:t>
      </w:r>
      <w:r w:rsidR="00436675">
        <w:t>m the same project in Rwanda</w:t>
      </w:r>
      <w:ins w:id="389" w:author="Dominic Williamson" w:date="2015-06-30T17:10:00Z">
        <w:r w:rsidR="00195A84">
          <w:t xml:space="preserve"> </w:t>
        </w:r>
      </w:ins>
      <w:del w:id="390" w:author="Dominic Williamson" w:date="2015-06-30T17:10:00Z">
        <w:r w:rsidR="00436675" w:rsidDel="00195A84">
          <w:delText>,</w:delText>
        </w:r>
        <w:r w:rsidR="00445B72" w:rsidDel="00195A84">
          <w:delText xml:space="preserve"> exposed to the same mentoring intervention for IMCI</w:delText>
        </w:r>
        <w:r w:rsidR="00391D8C" w:rsidDel="00195A84">
          <w:delText xml:space="preserve"> </w:delText>
        </w:r>
      </w:del>
      <w:r w:rsidR="00822D2C">
        <w:fldChar w:fldCharType="begin"/>
      </w:r>
      <w:r w:rsidR="00AE7FCB">
        <w:instrText xml:space="preserve"> ADDIN EN.CITE &lt;EndNote&gt;&lt;Cite&gt;&lt;Author&gt;Manzi&lt;/Author&gt;&lt;Year&gt;2014 &lt;/Year&gt;&lt;RecNum&gt;36&lt;/RecNum&gt;&lt;DisplayText&gt;(35)&lt;/DisplayText&gt;&lt;record&gt;&lt;rec-number&gt;36&lt;/rec-number&gt;&lt;foreign-keys&gt;&lt;key app="EN" db-id="drtr0vav2pzw0ue9p5jpdwsyd0v9a5edtefx" timestamp="1435640942"&gt;36&lt;/key&gt;&lt;/foreign-keys&gt;&lt;ref-type name="Journal Article"&gt;17&lt;/ref-type&gt;&lt;contributors&gt;&lt;authors&gt;&lt;author&gt;Manzi, A &lt;/author&gt;&lt;author&gt;Magge, H&lt;/author&gt;&lt;author&gt;Hedt-Gauthier, BL &lt;/author&gt;&lt;author&gt;Michaelis, AP &lt;/author&gt;&lt;author&gt;Cyamatare, FR&lt;/author&gt;&lt;author&gt;Nyirazinyoye, L&lt;/author&gt;&lt;author&gt;Hirschhorn, LR &lt;/author&gt;&lt;author&gt;Ntaganira, J&lt;/author&gt;&lt;/authors&gt;&lt;/contributors&gt;&lt;titles&gt;&lt;title&gt;Clinical mentorship to improve pediatric quality of care at the health centers in rural Rwanda: a qualitative study of perceptions and acceptability of health care workers&lt;/title&gt;&lt;secondary-title&gt;BMC Health Serv Res&lt;/secondary-title&gt;&lt;/titles&gt;&lt;periodical&gt;&lt;full-title&gt;BMC Health Serv Res&lt;/full-title&gt;&lt;/periodical&gt;&lt;pages&gt;275&lt;/pages&gt;&lt;volume&gt;Jun 20; 14&lt;/volume&gt;&lt;dates&gt;&lt;year&gt;2014 &lt;/year&gt;&lt;/dates&gt;&lt;urls&gt;&lt;/urls&gt;&lt;/record&gt;&lt;/Cite&gt;&lt;/EndNote&gt;</w:instrText>
      </w:r>
      <w:r w:rsidR="00822D2C">
        <w:fldChar w:fldCharType="separate"/>
      </w:r>
      <w:r w:rsidR="00AE7FCB">
        <w:rPr>
          <w:noProof/>
        </w:rPr>
        <w:t>(35)</w:t>
      </w:r>
      <w:r w:rsidR="00822D2C">
        <w:fldChar w:fldCharType="end"/>
      </w:r>
      <w:r w:rsidR="00822D2C">
        <w:t xml:space="preserve">. </w:t>
      </w:r>
      <w:del w:id="391" w:author="Dominic Williamson" w:date="2015-06-30T17:11:00Z">
        <w:r w:rsidR="00436675" w:rsidDel="00195A84">
          <w:delText xml:space="preserve">In general, </w:delText>
        </w:r>
      </w:del>
      <w:ins w:id="392" w:author="Dominic Williamson" w:date="2015-06-30T17:11:00Z">
        <w:r w:rsidR="00195A84">
          <w:t>S</w:t>
        </w:r>
      </w:ins>
      <w:del w:id="393" w:author="Dominic Williamson" w:date="2015-06-30T17:11:00Z">
        <w:r w:rsidR="00436675" w:rsidDel="00195A84">
          <w:delText>s</w:delText>
        </w:r>
      </w:del>
      <w:r w:rsidR="00436675">
        <w:t xml:space="preserve">trength or </w:t>
      </w:r>
      <w:ins w:id="394" w:author="Dominic Williamson" w:date="2015-06-30T17:11:00Z">
        <w:r w:rsidR="00195A84">
          <w:t>‘</w:t>
        </w:r>
      </w:ins>
      <w:del w:id="395" w:author="Dominic Williamson" w:date="2015-06-30T17:11:00Z">
        <w:r w:rsidR="00436675" w:rsidDel="00195A84">
          <w:delText>“</w:delText>
        </w:r>
      </w:del>
      <w:r w:rsidR="00436675">
        <w:t>dose</w:t>
      </w:r>
      <w:ins w:id="396" w:author="Dominic Williamson" w:date="2015-06-30T17:11:00Z">
        <w:r w:rsidR="00195A84">
          <w:t>’</w:t>
        </w:r>
      </w:ins>
      <w:del w:id="397" w:author="Dominic Williamson" w:date="2015-06-30T17:11:00Z">
        <w:r w:rsidR="00436675" w:rsidDel="00195A84">
          <w:delText>”</w:delText>
        </w:r>
      </w:del>
      <w:r w:rsidR="00436675">
        <w:t xml:space="preserve"> of implementation is not a well-researched issue in the global health literatur</w:t>
      </w:r>
      <w:r w:rsidR="00FD31C6">
        <w:t>e, but has been investigated in</w:t>
      </w:r>
      <w:r w:rsidR="00436675">
        <w:t xml:space="preserve"> the context of community case management for children under-five in Ethiopia</w:t>
      </w:r>
      <w:r w:rsidR="00391D8C">
        <w:t xml:space="preserve"> </w:t>
      </w:r>
      <w:r w:rsidR="00D879F5">
        <w:fldChar w:fldCharType="begin"/>
      </w:r>
      <w:r w:rsidR="00AE7FCB">
        <w:instrText xml:space="preserve"> ADDIN EN.CITE &lt;EndNote&gt;&lt;Cite&gt;&lt;Author&gt;Miller&lt;/Author&gt;&lt;Year&gt;2014&lt;/Year&gt;&lt;RecNum&gt;41&lt;/RecNum&gt;&lt;DisplayText&gt;(41)&lt;/DisplayText&gt;&lt;record&gt;&lt;rec-number&gt;41&lt;/rec-number&gt;&lt;foreign-keys&gt;&lt;key app="EN" db-id="drtr0vav2pzw0ue9p5jpdwsyd0v9a5edtefx" timestamp="1435642236"&gt;41&lt;/key&gt;&lt;/foreign-keys&gt;&lt;ref-type name="Journal Article"&gt;17&lt;/ref-type&gt;&lt;contributors&gt;&lt;authors&gt;&lt;author&gt;Miller, NP&lt;/author&gt;&lt;author&gt;Amouzou, A &lt;/author&gt;&lt;author&gt;Tafesse, M &lt;/author&gt;&lt;author&gt; Hazel, E&lt;/author&gt;&lt;author&gt; Legesse, H&lt;/author&gt;&lt;author&gt; Degefie, T&lt;/author&gt;&lt;author&gt; Victora, CG&lt;/author&gt;&lt;author&gt; Black, RE&lt;/author&gt;&lt;author&gt; Bryce, J&lt;/author&gt;&lt;/authors&gt;&lt;/contributors&gt;&lt;titles&gt;&lt;title&gt;Integrated community case management of childhood illness in Ethiopia: implementation strength and quality of care&lt;/title&gt;&lt;secondary-title&gt;Am J Trop Med Hyg&lt;/secondary-title&gt;&lt;/titles&gt;&lt;periodical&gt;&lt;full-title&gt;Am J Trop Med Hyg&lt;/full-title&gt;&lt;/periodical&gt;&lt;pages&gt;424-34&lt;/pages&gt;&lt;volume&gt;Aug;91&lt;/volume&gt;&lt;number&gt;2&lt;/number&gt;&lt;dates&gt;&lt;year&gt;2014&lt;/year&gt;&lt;/dates&gt;&lt;urls&gt;&lt;/urls&gt;&lt;/record&gt;&lt;/Cite&gt;&lt;/EndNote&gt;</w:instrText>
      </w:r>
      <w:r w:rsidR="00D879F5">
        <w:fldChar w:fldCharType="separate"/>
      </w:r>
      <w:r w:rsidR="00AE7FCB">
        <w:rPr>
          <w:noProof/>
        </w:rPr>
        <w:t>(41)</w:t>
      </w:r>
      <w:r w:rsidR="00D879F5">
        <w:fldChar w:fldCharType="end"/>
      </w:r>
      <w:r w:rsidR="00323ABC">
        <w:t xml:space="preserve"> </w:t>
      </w:r>
      <w:r w:rsidR="00436675">
        <w:t>and with respect to</w:t>
      </w:r>
      <w:r w:rsidR="00FD31C6">
        <w:t xml:space="preserve"> a program to reduce maternal mortality in Uganda and Zambia</w:t>
      </w:r>
      <w:r w:rsidR="00391D8C">
        <w:t xml:space="preserve"> </w:t>
      </w:r>
      <w:r w:rsidR="00D879F5">
        <w:fldChar w:fldCharType="begin"/>
      </w:r>
      <w:r w:rsidR="00AE7FCB">
        <w:instrText xml:space="preserve"> ADDIN EN.CITE &lt;EndNote&gt;&lt;Cite&gt;&lt;Author&gt;Kruk&lt;/Author&gt;&lt;Year&gt;2014&lt;/Year&gt;&lt;RecNum&gt;42&lt;/RecNum&gt;&lt;DisplayText&gt;(42)&lt;/DisplayText&gt;&lt;record&gt;&lt;rec-number&gt;42&lt;/rec-number&gt;&lt;foreign-keys&gt;&lt;key app="EN" db-id="drtr0vav2pzw0ue9p5jpdwsyd0v9a5edtefx" timestamp="1435642478"&gt;42&lt;/key&gt;&lt;/foreign-keys&gt;&lt;ref-type name="Journal Article"&gt;17&lt;/ref-type&gt;&lt;contributors&gt;&lt;authors&gt;&lt;author&gt;Kruk, M&lt;/author&gt;&lt;author&gt;Rabkin, M &lt;/author&gt;&lt;author&gt;Grépin, KA&lt;/author&gt;&lt;author&gt;Austin-Evelyn, K&lt;/author&gt;&lt;author&gt;Greeson, D&lt;/author&gt;&lt;author&gt;Masvawure, TB&lt;/author&gt;&lt;author&gt;Sacks, ER&lt;/author&gt;&lt;author&gt;Vail, D&lt;/author&gt;&lt;author&gt;Galea, S&lt;/author&gt;&lt;/authors&gt;&lt;/contributors&gt;&lt;titles&gt;&lt;title&gt;‘Big Push’ To Reduce Maternal Mortality In Uganda And Zambia Enhanced Health Systems But Lacked A Sustainability Plan&lt;/title&gt;&lt;secondary-title&gt;Health Aff &lt;/secondary-title&gt;&lt;/titles&gt;&lt;periodical&gt;&lt;full-title&gt;Health Aff&lt;/full-title&gt;&lt;/periodical&gt;&lt;pages&gt;61058-1066&lt;/pages&gt;&lt;volume&gt; 33&lt;/volume&gt;&lt;dates&gt;&lt;year&gt;2014&lt;/year&gt;&lt;/dates&gt;&lt;urls&gt;&lt;/urls&gt;&lt;/record&gt;&lt;/Cite&gt;&lt;/EndNote&gt;</w:instrText>
      </w:r>
      <w:r w:rsidR="00D879F5">
        <w:fldChar w:fldCharType="separate"/>
      </w:r>
      <w:r w:rsidR="00AE7FCB">
        <w:rPr>
          <w:noProof/>
        </w:rPr>
        <w:t>(42)</w:t>
      </w:r>
      <w:r w:rsidR="00D879F5">
        <w:fldChar w:fldCharType="end"/>
      </w:r>
      <w:r w:rsidR="00FD31C6">
        <w:t xml:space="preserve">. We </w:t>
      </w:r>
      <w:r w:rsidR="00734F8D">
        <w:t>suggest</w:t>
      </w:r>
      <w:r w:rsidR="00FD31C6">
        <w:t xml:space="preserve"> that the heterogeneity of exposure to IMAI training in this study</w:t>
      </w:r>
      <w:del w:id="398" w:author="Dominic Williamson" w:date="2015-06-30T17:11:00Z">
        <w:r w:rsidR="00FD31C6" w:rsidDel="00195A84">
          <w:delText xml:space="preserve"> simply</w:delText>
        </w:r>
      </w:del>
      <w:r w:rsidR="00FD31C6">
        <w:t xml:space="preserve"> reflects the reality of implementing complex interventions in a poor setting like rural Rwanda, and is, in fact, a strength rather than a limitation when considering the external validity of these results to similar challenging settings.</w:t>
      </w:r>
      <w:r w:rsidR="00734F8D">
        <w:t xml:space="preserve"> The analysis of paired</w:t>
      </w:r>
      <w:r w:rsidR="00A64686">
        <w:t xml:space="preserve"> nurses who were present both in the</w:t>
      </w:r>
      <w:r w:rsidR="00734F8D">
        <w:t xml:space="preserve"> baseline and follow-up surveys</w:t>
      </w:r>
      <w:r w:rsidR="00A64686">
        <w:t xml:space="preserve"> also lends support to the effectiveness of the intervention when able to maintain consistent exposure.</w:t>
      </w:r>
    </w:p>
    <w:p w14:paraId="2C1AB99C" w14:textId="77777777" w:rsidR="00D43621" w:rsidRDefault="00D43621" w:rsidP="00D43621">
      <w:pPr>
        <w:spacing w:line="480" w:lineRule="auto"/>
        <w:jc w:val="both"/>
      </w:pPr>
    </w:p>
    <w:p w14:paraId="184F55E3" w14:textId="54F5903A" w:rsidR="008B39FD" w:rsidRDefault="00E2677F" w:rsidP="00783449">
      <w:pPr>
        <w:spacing w:line="480" w:lineRule="auto"/>
        <w:ind w:firstLine="720"/>
        <w:jc w:val="both"/>
      </w:pPr>
      <w:r>
        <w:t>There were</w:t>
      </w:r>
      <w:r w:rsidR="00FD31C6">
        <w:t xml:space="preserve"> </w:t>
      </w:r>
      <w:r>
        <w:t xml:space="preserve">several limitations to this study. </w:t>
      </w:r>
      <w:r w:rsidR="00A64686">
        <w:t>First, our definitions of quality of care are based entirely on process indicators and not from health outcom</w:t>
      </w:r>
      <w:r w:rsidR="00DC002E">
        <w:t xml:space="preserve">es, and thus only partially captures the spectrum of quality of care. </w:t>
      </w:r>
      <w:r w:rsidR="00A64686">
        <w:t>It was beyond the scope and resources of the study to follow patients through an illness episode, nor did we capture demographic data or sys</w:t>
      </w:r>
      <w:r w:rsidR="00734F8D">
        <w:t>tems impacts (e.g. cost) of the</w:t>
      </w:r>
      <w:r w:rsidR="00A64686">
        <w:t xml:space="preserve"> intervention. </w:t>
      </w:r>
      <w:r w:rsidR="007D5719">
        <w:t>Fidelity to protocols and health worker performance</w:t>
      </w:r>
      <w:r w:rsidR="00734F8D">
        <w:t xml:space="preserve"> </w:t>
      </w:r>
      <w:r w:rsidR="0081731F">
        <w:fldChar w:fldCharType="begin">
          <w:fldData xml:space="preserve">PEVuZE5vdGU+PENpdGU+PEF1dGhvcj5Pc3RlcmhvbHQ8L0F1dGhvcj48WWVhcj4yMDA5PC9ZZWFy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</w:fldData>
        </w:fldChar>
      </w:r>
      <w:r w:rsidR="00AE7FCB">
        <w:instrText xml:space="preserve"> ADDIN EN.CITE </w:instrText>
      </w:r>
      <w:r w:rsidR="00AE7FCB">
        <w:fldChar w:fldCharType="begin">
          <w:fldData xml:space="preserve">PEVuZE5vdGU+PENpdGU+PEF1dGhvcj5Pc3RlcmhvbHQ8L0F1dGhvcj48WWVhcj4yMDA5PC9ZZWFy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</w:fldData>
        </w:fldChar>
      </w:r>
      <w:r w:rsidR="00AE7FCB">
        <w:instrText xml:space="preserve"> ADDIN EN.CITE.DATA </w:instrText>
      </w:r>
      <w:r w:rsidR="00AE7FCB">
        <w:fldChar w:fldCharType="end"/>
      </w:r>
      <w:r w:rsidR="0081731F">
        <w:fldChar w:fldCharType="separate"/>
      </w:r>
      <w:r w:rsidR="00AE7FCB">
        <w:rPr>
          <w:noProof/>
        </w:rPr>
        <w:t>(43-45)</w:t>
      </w:r>
      <w:r w:rsidR="0081731F">
        <w:fldChar w:fldCharType="end"/>
      </w:r>
      <w:r w:rsidR="00177018">
        <w:t xml:space="preserve"> </w:t>
      </w:r>
      <w:r w:rsidR="007D5719">
        <w:t>are widely used as measures of quality of care in global health programs</w:t>
      </w:r>
      <w:r w:rsidR="00AD3170">
        <w:t>. There is evidence that improving the quality of care through improve</w:t>
      </w:r>
      <w:r w:rsidR="00734F8D">
        <w:t>d health worker performance can</w:t>
      </w:r>
      <w:r w:rsidR="00AD3170">
        <w:t xml:space="preserve"> have an impact on health outcomes, as shown in areas such as care for children under-five</w:t>
      </w:r>
      <w:r w:rsidR="00734F8D">
        <w:t xml:space="preserve"> </w:t>
      </w:r>
      <w:r w:rsidR="00920A71">
        <w:fldChar w:fldCharType="begin">
          <w:fldData xml:space="preserve">PEVuZE5vdGU+PENpdGU+PEF1dGhvcj5SYWtoYTwvQXV0aG9yPjxZZWFyPjIwMTM8L1llYXI+PFJl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</w:fldData>
        </w:fldChar>
      </w:r>
      <w:r w:rsidR="00AE7FCB">
        <w:instrText xml:space="preserve"> ADDIN EN.CITE </w:instrText>
      </w:r>
      <w:r w:rsidR="00AE7FCB">
        <w:fldChar w:fldCharType="begin">
          <w:fldData xml:space="preserve">PEVuZE5vdGU+PENpdGU+PEF1dGhvcj5SYWtoYTwvQXV0aG9yPjxZZWFyPjIwMTM8L1llYXI+PFJl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</w:fldData>
        </w:fldChar>
      </w:r>
      <w:r w:rsidR="00AE7FCB">
        <w:instrText xml:space="preserve"> ADDIN EN.CITE.DATA </w:instrText>
      </w:r>
      <w:r w:rsidR="00AE7FCB">
        <w:fldChar w:fldCharType="end"/>
      </w:r>
      <w:r w:rsidR="00920A71">
        <w:fldChar w:fldCharType="separate"/>
      </w:r>
      <w:r w:rsidR="00AE7FCB">
        <w:rPr>
          <w:noProof/>
        </w:rPr>
        <w:t>(28, 46, 47)</w:t>
      </w:r>
      <w:r w:rsidR="00920A71">
        <w:fldChar w:fldCharType="end"/>
      </w:r>
      <w:r w:rsidR="00DC002E">
        <w:t xml:space="preserve"> </w:t>
      </w:r>
      <w:r w:rsidR="00DC002E">
        <w:lastRenderedPageBreak/>
        <w:t>and</w:t>
      </w:r>
      <w:r w:rsidR="00AD3170">
        <w:t xml:space="preserve"> obstetrics</w:t>
      </w:r>
      <w:r w:rsidR="00734F8D">
        <w:t xml:space="preserve"> </w:t>
      </w:r>
      <w:r w:rsidR="00177018">
        <w:fldChar w:fldCharType="begin"/>
      </w:r>
      <w:r w:rsidR="00AE7FCB">
        <w:instrText xml:space="preserve"> ADDIN EN.CITE &lt;EndNote&gt;&lt;Cite&gt;&lt;Author&gt;Lawn&lt;/Author&gt;&lt;Year&gt;2009&lt;/Year&gt;&lt;RecNum&gt;46&lt;/RecNum&gt;&lt;DisplayText&gt;(48)&lt;/DisplayText&gt;&lt;record&gt;&lt;rec-number&gt;46&lt;/rec-number&gt;&lt;foreign-keys&gt;&lt;key app="EN" db-id="drtr0vav2pzw0ue9p5jpdwsyd0v9a5edtefx" timestamp="1435644710"&gt;46&lt;/key&gt;&lt;/foreign-keys&gt;&lt;ref-type name="Journal Article"&gt;17&lt;/ref-type&gt;&lt;contributors&gt;&lt;authors&gt;&lt;author&gt;Lawn,  JE&lt;/author&gt;&lt;author&gt;Kinney, M&lt;/author&gt;&lt;author&gt;Lee, AC  &lt;/author&gt;&lt;author&gt;Chopra, M &lt;/author&gt;&lt;author&gt;Donnay, F&lt;/author&gt;&lt;author&gt;Paul,VK &lt;/author&gt;&lt;author&gt;Bhutta, ZA&lt;/author&gt;&lt;author&gt; Bateman, M &lt;/author&gt;&lt;author&gt;Darmstadt, GL&lt;/author&gt;&lt;/authors&gt;&lt;/contributors&gt;&lt;titles&gt;&lt;title&gt;Reducing intrapartum-related deaths and disability: can the health system deliver? &lt;/title&gt;&lt;secondary-title&gt;Int J Gynaecol Obstet. 2009 &lt;/secondary-title&gt;&lt;/titles&gt;&lt;periodical&gt;&lt;full-title&gt;Int J Gynaecol Obstet. 2009&lt;/full-title&gt;&lt;/periodical&gt;&lt;volume&gt;Oct;107 Suppl 1&lt;/volume&gt;&lt;number&gt;S123-40, S140-2&lt;/number&gt;&lt;dates&gt;&lt;year&gt;2009&lt;/year&gt;&lt;/dates&gt;&lt;urls&gt;&lt;/urls&gt;&lt;/record&gt;&lt;/Cite&gt;&lt;/EndNote&gt;</w:instrText>
      </w:r>
      <w:r w:rsidR="00177018">
        <w:fldChar w:fldCharType="separate"/>
      </w:r>
      <w:r w:rsidR="00AE7FCB">
        <w:rPr>
          <w:noProof/>
        </w:rPr>
        <w:t>(48)</w:t>
      </w:r>
      <w:r w:rsidR="00177018">
        <w:fldChar w:fldCharType="end"/>
      </w:r>
      <w:r w:rsidR="00DC002E">
        <w:t>, but often these performance improvement interventions are part of</w:t>
      </w:r>
      <w:del w:id="399" w:author="Dominic Williamson" w:date="2015-06-30T17:15:00Z">
        <w:r w:rsidR="00DC002E" w:rsidDel="00770572">
          <w:delText xml:space="preserve"> a</w:delText>
        </w:r>
      </w:del>
      <w:r w:rsidR="00DC002E">
        <w:t xml:space="preserve"> wider quality improvement efforts that include health system supports in addition to training and supervision. Additionally, we must consider the potential observation bias introduced by the Hawthorne effect</w:t>
      </w:r>
      <w:ins w:id="400" w:author="Dominic Williamson" w:date="2015-06-30T17:16:00Z">
        <w:r w:rsidR="00770572">
          <w:t xml:space="preserve"> (</w:t>
        </w:r>
        <w:commentRangeStart w:id="401"/>
        <w:r w:rsidR="00770572">
          <w:t>ref</w:t>
        </w:r>
      </w:ins>
      <w:ins w:id="402" w:author="Dominic Williamson" w:date="2015-06-30T20:16:00Z">
        <w:r w:rsidR="00A13FCB">
          <w:t>?</w:t>
        </w:r>
      </w:ins>
      <w:ins w:id="403" w:author="Dominic Williamson" w:date="2015-06-30T17:16:00Z">
        <w:r w:rsidR="00770572">
          <w:t>)</w:t>
        </w:r>
      </w:ins>
      <w:r w:rsidR="00DC002E">
        <w:t xml:space="preserve">, </w:t>
      </w:r>
      <w:commentRangeEnd w:id="401"/>
      <w:r w:rsidR="007B3DA5">
        <w:rPr>
          <w:rStyle w:val="CommentReference"/>
        </w:rPr>
        <w:commentReference w:id="401"/>
      </w:r>
      <w:r w:rsidR="00DC002E">
        <w:t xml:space="preserve">which could have resulted in improved nurse performance simply from being closely observed by the mentor. </w:t>
      </w:r>
      <w:r w:rsidR="008B39FD">
        <w:t xml:space="preserve">Another limitation involves IMAI itself, which has not been adequately validated as a clinical protocol. Validation studies were also beyond the scope of this study, but in general it </w:t>
      </w:r>
      <w:r w:rsidR="00DC002E">
        <w:t>is</w:t>
      </w:r>
      <w:r w:rsidR="008B39FD">
        <w:t xml:space="preserve"> preferable to first </w:t>
      </w:r>
      <w:del w:id="404" w:author="Dominic Williamson" w:date="2015-06-30T17:16:00Z">
        <w:r w:rsidR="008B39FD" w:rsidDel="00770572">
          <w:delText>validate</w:delText>
        </w:r>
      </w:del>
      <w:ins w:id="405" w:author="Dominic Williamson" w:date="2015-06-30T17:16:00Z">
        <w:del w:id="406" w:author="Ashwin Vasan" w:date="2015-07-09T20:27:00Z">
          <w:r w:rsidR="00770572" w:rsidDel="007B3DA5">
            <w:delText>corroborate</w:delText>
          </w:r>
        </w:del>
      </w:ins>
      <w:ins w:id="407" w:author="Ashwin Vasan" w:date="2015-07-09T20:27:00Z">
        <w:r w:rsidR="007B3DA5">
          <w:t>establish</w:t>
        </w:r>
      </w:ins>
      <w:r w:rsidR="008B39FD">
        <w:t xml:space="preserve"> the diagnostic and therapeutic validity of </w:t>
      </w:r>
      <w:r w:rsidR="00DC002E">
        <w:t>a</w:t>
      </w:r>
      <w:r w:rsidR="008B39FD">
        <w:t xml:space="preserve"> protocol, before assessing its impact on </w:t>
      </w:r>
      <w:del w:id="408" w:author="Ashwin Vasan" w:date="2015-07-09T20:27:00Z">
        <w:r w:rsidR="008B39FD" w:rsidDel="007B3DA5">
          <w:delText>health worker performance</w:delText>
        </w:r>
      </w:del>
      <w:ins w:id="409" w:author="Ashwin Vasan" w:date="2015-07-09T20:27:00Z">
        <w:r w:rsidR="007B3DA5">
          <w:t>quality and performance</w:t>
        </w:r>
      </w:ins>
      <w:r w:rsidR="008B39FD">
        <w:t xml:space="preserve">. </w:t>
      </w:r>
    </w:p>
    <w:p w14:paraId="369EB27E" w14:textId="77777777" w:rsidR="008B39FD" w:rsidRDefault="008B39FD" w:rsidP="004C7FC8">
      <w:pPr>
        <w:spacing w:line="480" w:lineRule="auto"/>
        <w:jc w:val="both"/>
      </w:pPr>
    </w:p>
    <w:p w14:paraId="7ECE2548" w14:textId="71A1C6BF" w:rsidR="00822D2C" w:rsidRDefault="001F70F7" w:rsidP="00351591">
      <w:pPr>
        <w:spacing w:line="480" w:lineRule="auto"/>
        <w:ind w:firstLine="720"/>
        <w:jc w:val="both"/>
        <w:rPr>
          <w:ins w:id="410" w:author="Dominic Williamson" w:date="2015-06-30T15:21:00Z"/>
        </w:rPr>
      </w:pPr>
      <w:r>
        <w:t>This is the first study of its kind to assess the impact of IMAI</w:t>
      </w:r>
      <w:del w:id="411" w:author="Ashwin Vasan" w:date="2015-07-09T20:28:00Z">
        <w:r w:rsidR="00E77A86" w:rsidDel="007B3DA5">
          <w:delText>,</w:delText>
        </w:r>
      </w:del>
      <w:r w:rsidR="00E77A86">
        <w:t xml:space="preserve"> with sustained and enhanced mentoring and supervision,</w:t>
      </w:r>
      <w:r>
        <w:t xml:space="preserve"> on the quality of adult and adolescent primary care. Not only does it begin to fill the evidence gap for IMAI, but also for primary care delivery and quality improvement in poor settings.</w:t>
      </w:r>
      <w:ins w:id="412" w:author="Ashwin Vasan" w:date="2015-07-09T20:28:00Z">
        <w:r w:rsidR="007B3DA5">
          <w:t xml:space="preserve"> As well the study reinforces </w:t>
        </w:r>
      </w:ins>
      <w:ins w:id="413" w:author="Ashwin Vasan" w:date="2015-07-09T20:29:00Z">
        <w:r w:rsidR="007B3DA5">
          <w:t xml:space="preserve">the </w:t>
        </w:r>
      </w:ins>
      <w:ins w:id="414" w:author="Ashwin Vasan" w:date="2015-07-09T20:28:00Z">
        <w:r w:rsidR="007B3DA5">
          <w:t xml:space="preserve">importance of post-training supervision and mentoring as a critical part of quality improvement programs; as </w:t>
        </w:r>
      </w:ins>
      <w:ins w:id="415" w:author="Ashwin Vasan" w:date="2015-07-09T20:29:00Z">
        <w:r w:rsidR="007B3DA5">
          <w:t>vital</w:t>
        </w:r>
      </w:ins>
      <w:ins w:id="416" w:author="Ashwin Vasan" w:date="2015-07-09T20:28:00Z">
        <w:r w:rsidR="007B3DA5">
          <w:t>s the training itself.</w:t>
        </w:r>
      </w:ins>
      <w:r>
        <w:t xml:space="preserve"> Integrated approaches to transforming primary care delivery in LMICs are much needed, particularly in light of attempts to complement programs targeted at specific diseases and populations with stronger health systems</w:t>
      </w:r>
      <w:ins w:id="417" w:author="Dominic Williamson" w:date="2015-06-30T18:41:00Z">
        <w:r w:rsidR="00AF72AE">
          <w:t xml:space="preserve"> </w:t>
        </w:r>
      </w:ins>
      <w:r w:rsidR="00AF72AE">
        <w:fldChar w:fldCharType="begin">
          <w:fldData xml:space="preserve">PEVuZE5vdGU+PENpdGU+PEF1dGhvcj5WYXNhbjwvQXV0aG9yPjxZZWFyPjIwMTQ8L1llYXI+PFJl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</w:fldData>
        </w:fldChar>
      </w:r>
      <w:r w:rsidR="00AE7FCB">
        <w:instrText xml:space="preserve"> ADDIN EN.CITE </w:instrText>
      </w:r>
      <w:r w:rsidR="00AE7FCB">
        <w:fldChar w:fldCharType="begin">
          <w:fldData xml:space="preserve">PEVuZE5vdGU+PENpdGU+PEF1dGhvcj5WYXNhbjwvQXV0aG9yPjxZZWFyPjIwMTQ8L1llYXI+PFJl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</w:fldData>
        </w:fldChar>
      </w:r>
      <w:r w:rsidR="00AE7FCB">
        <w:instrText xml:space="preserve"> ADDIN EN.CITE.DATA </w:instrText>
      </w:r>
      <w:r w:rsidR="00AE7FCB">
        <w:fldChar w:fldCharType="end"/>
      </w:r>
      <w:r w:rsidR="00AF72AE">
        <w:fldChar w:fldCharType="separate"/>
      </w:r>
      <w:r w:rsidR="00AE7FCB">
        <w:rPr>
          <w:noProof/>
        </w:rPr>
        <w:t>(49, 50)</w:t>
      </w:r>
      <w:r w:rsidR="00AF72AE">
        <w:fldChar w:fldCharType="end"/>
      </w:r>
      <w:r>
        <w:t>. Developing front line primary care systems that deliver integrated services</w:t>
      </w:r>
      <w:r w:rsidR="00351591">
        <w:t xml:space="preserve"> to patients</w:t>
      </w:r>
      <w:r>
        <w:t xml:space="preserve"> is a crucial step towards leveraging the success of vertical programs for systems-wide improvement. IMAI, in turn, is an important first attempt to integrate primary care services at the point-of care, and it is an approach worthy of further investigation </w:t>
      </w:r>
      <w:r>
        <w:lastRenderedPageBreak/>
        <w:t xml:space="preserve">and iteration. </w:t>
      </w:r>
      <w:r w:rsidR="008B39FD">
        <w:t>F</w:t>
      </w:r>
      <w:r w:rsidR="00B3032E">
        <w:t xml:space="preserve">uture research is needed on the population health </w:t>
      </w:r>
      <w:r>
        <w:t xml:space="preserve">and systems </w:t>
      </w:r>
      <w:r w:rsidR="00351591">
        <w:t>impacts of IMAI training</w:t>
      </w:r>
      <w:r w:rsidR="00E77A86">
        <w:t xml:space="preserve">, on other dimensions of quality including patient and provider perceptions, and </w:t>
      </w:r>
      <w:del w:id="418" w:author="Dominic Williamson" w:date="2015-06-30T17:18:00Z">
        <w:r w:rsidR="00E77A86" w:rsidDel="00770572">
          <w:delText xml:space="preserve">as well as </w:delText>
        </w:r>
      </w:del>
      <w:r w:rsidR="00E77A86">
        <w:t xml:space="preserve">research on the role of </w:t>
      </w:r>
      <w:r w:rsidR="00351591">
        <w:t>other health systems supports</w:t>
      </w:r>
      <w:r w:rsidR="00E77A86">
        <w:t>.</w:t>
      </w:r>
      <w:r w:rsidR="00351591">
        <w:t xml:space="preserve"> </w:t>
      </w:r>
      <w:del w:id="419" w:author="Ashwin Vasan" w:date="2015-07-09T20:29:00Z">
        <w:r w:rsidR="00351591" w:rsidDel="007B3DA5">
          <w:delText xml:space="preserve">This study shows that sustained mentoring and supervision is an important part of these supports. </w:delText>
        </w:r>
      </w:del>
      <w:r w:rsidR="00351591">
        <w:t>Together, and with further improvement and research, IMAI and</w:t>
      </w:r>
      <w:r w:rsidR="00E77A86">
        <w:t xml:space="preserve"> similar</w:t>
      </w:r>
      <w:r w:rsidR="00351591">
        <w:t xml:space="preserve"> approaches to integrated ambulatory care have the potential to </w:t>
      </w:r>
      <w:r w:rsidR="00E77A86">
        <w:t>improve</w:t>
      </w:r>
      <w:r w:rsidR="00351591">
        <w:t xml:space="preserve"> </w:t>
      </w:r>
      <w:r w:rsidR="00E77A86">
        <w:t xml:space="preserve">the delivery of primary care in </w:t>
      </w:r>
      <w:r w:rsidR="00351591">
        <w:t xml:space="preserve">front-line </w:t>
      </w:r>
      <w:r w:rsidR="00E77A86">
        <w:t xml:space="preserve">health </w:t>
      </w:r>
      <w:r w:rsidR="00351591">
        <w:t xml:space="preserve">systems </w:t>
      </w:r>
      <w:r w:rsidR="00E77A86">
        <w:t xml:space="preserve">across the developing </w:t>
      </w:r>
      <w:r w:rsidR="00351591">
        <w:t>world.</w:t>
      </w:r>
    </w:p>
    <w:p w14:paraId="01325B20" w14:textId="45792A0D" w:rsidR="00B3032E" w:rsidRPr="00CA0A76" w:rsidRDefault="00351591" w:rsidP="00351591">
      <w:pPr>
        <w:spacing w:line="480" w:lineRule="auto"/>
        <w:ind w:firstLine="720"/>
        <w:jc w:val="both"/>
        <w:sectPr w:rsidR="00B3032E" w:rsidRPr="00CA0A76" w:rsidSect="008F4055">
          <w:footerReference w:type="even" r:id="rId11"/>
          <w:footerReference w:type="default" r:id="rId12"/>
          <w:pgSz w:w="12240" w:h="15840"/>
          <w:pgMar w:top="1440" w:right="1800" w:bottom="1440" w:left="1800" w:header="720" w:footer="720" w:gutter="0"/>
          <w:cols w:space="720"/>
          <w:docGrid w:linePitch="360"/>
        </w:sectPr>
      </w:pPr>
      <w:r>
        <w:t xml:space="preserve"> </w:t>
      </w:r>
    </w:p>
    <w:p w14:paraId="03DE9BD1" w14:textId="77777777" w:rsidR="005233C0" w:rsidRDefault="005233C0" w:rsidP="00D125DC">
      <w:pPr>
        <w:rPr>
          <w:rFonts w:ascii="Calibri" w:hAnsi="Calibri" w:cs="Calibri"/>
          <w:b/>
          <w:color w:val="000000"/>
          <w:sz w:val="22"/>
        </w:rPr>
      </w:pPr>
      <w:commentRangeStart w:id="420"/>
      <w:r w:rsidRPr="00341D9C">
        <w:rPr>
          <w:rFonts w:ascii="Calibri" w:hAnsi="Calibri" w:cs="Calibri"/>
          <w:b/>
          <w:color w:val="000000"/>
          <w:sz w:val="22"/>
        </w:rPr>
        <w:lastRenderedPageBreak/>
        <w:t xml:space="preserve">Table 1. Patient characteristics </w:t>
      </w:r>
      <w:r w:rsidR="00024530">
        <w:rPr>
          <w:rFonts w:ascii="Calibri" w:hAnsi="Calibri" w:cs="Calibri"/>
          <w:b/>
          <w:color w:val="000000"/>
          <w:sz w:val="22"/>
        </w:rPr>
        <w:t xml:space="preserve">in </w:t>
      </w:r>
      <w:r w:rsidR="00344031">
        <w:rPr>
          <w:rFonts w:ascii="Calibri" w:hAnsi="Calibri" w:cs="Calibri"/>
          <w:b/>
          <w:color w:val="000000"/>
          <w:sz w:val="22"/>
        </w:rPr>
        <w:t>pre- and post-intervention</w:t>
      </w:r>
      <w:r w:rsidR="00024530">
        <w:rPr>
          <w:rFonts w:ascii="Calibri" w:hAnsi="Calibri" w:cs="Calibri"/>
          <w:b/>
          <w:color w:val="000000"/>
          <w:sz w:val="22"/>
        </w:rPr>
        <w:t xml:space="preserve"> survey</w:t>
      </w:r>
      <w:r w:rsidRPr="00341D9C">
        <w:rPr>
          <w:rFonts w:ascii="Calibri" w:hAnsi="Calibri" w:cs="Calibri"/>
          <w:b/>
          <w:color w:val="000000"/>
          <w:sz w:val="22"/>
        </w:rPr>
        <w:t xml:space="preserve"> </w:t>
      </w:r>
      <w:commentRangeEnd w:id="420"/>
      <w:r w:rsidR="009E39B0">
        <w:rPr>
          <w:rStyle w:val="CommentReference"/>
        </w:rPr>
        <w:commentReference w:id="420"/>
      </w:r>
    </w:p>
    <w:p w14:paraId="0E0C5574" w14:textId="77777777" w:rsidR="00FF51B6" w:rsidRPr="00FF51B6" w:rsidRDefault="00FF51B6" w:rsidP="004C7FC8">
      <w:pPr>
        <w:rPr>
          <w:rFonts w:ascii="Calibri" w:hAnsi="Calibri" w:cs="Calibri"/>
          <w:b/>
          <w:color w:val="000000"/>
          <w:sz w:val="22"/>
        </w:rPr>
      </w:pPr>
    </w:p>
    <w:tbl>
      <w:tblPr>
        <w:tblpPr w:leftFromText="180" w:rightFromText="180" w:vertAnchor="text" w:tblpY="1"/>
        <w:tblOverlap w:val="never"/>
        <w:tblW w:w="9722" w:type="dxa"/>
        <w:tblLook w:val="04A0" w:firstRow="1" w:lastRow="0" w:firstColumn="1" w:lastColumn="0" w:noHBand="0" w:noVBand="1"/>
      </w:tblPr>
      <w:tblGrid>
        <w:gridCol w:w="4763"/>
        <w:gridCol w:w="1517"/>
        <w:gridCol w:w="1468"/>
        <w:gridCol w:w="987"/>
        <w:gridCol w:w="987"/>
      </w:tblGrid>
      <w:tr w:rsidR="005233C0" w:rsidRPr="007C6E08" w14:paraId="6D1EE8C3" w14:textId="77777777" w:rsidTr="000916FB">
        <w:trPr>
          <w:trHeight w:val="300"/>
        </w:trPr>
        <w:tc>
          <w:tcPr>
            <w:tcW w:w="4763" w:type="dxa"/>
            <w:noWrap/>
          </w:tcPr>
          <w:p w14:paraId="0A370EC8" w14:textId="77777777" w:rsidR="005233C0" w:rsidRPr="007C6E08" w:rsidRDefault="005233C0" w:rsidP="004C7FC8">
            <w:pPr>
              <w:rPr>
                <w:rFonts w:ascii="Calibri" w:hAnsi="Calibri" w:cs="Calibri"/>
                <w:b/>
                <w:bCs/>
                <w:i/>
                <w:iCs/>
                <w:color w:val="000000"/>
                <w:sz w:val="20"/>
                <w:szCs w:val="20"/>
              </w:rPr>
            </w:pPr>
            <w:r w:rsidRPr="007C6E08">
              <w:rPr>
                <w:rFonts w:ascii="Calibri" w:hAnsi="Calibri" w:cs="Calibri"/>
                <w:b/>
                <w:bCs/>
                <w:i/>
                <w:iCs/>
                <w:color w:val="000000"/>
                <w:sz w:val="20"/>
                <w:szCs w:val="20"/>
              </w:rPr>
              <w:t>Patient (N= 970)</w:t>
            </w:r>
          </w:p>
        </w:tc>
        <w:tc>
          <w:tcPr>
            <w:tcW w:w="1517" w:type="dxa"/>
            <w:tcBorders>
              <w:bottom w:val="single" w:sz="4" w:space="0" w:color="auto"/>
            </w:tcBorders>
            <w:noWrap/>
          </w:tcPr>
          <w:p w14:paraId="7D3EB55F"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Pre</w:t>
            </w:r>
          </w:p>
          <w:p w14:paraId="69C1020A"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(N=464)</w:t>
            </w:r>
          </w:p>
        </w:tc>
        <w:tc>
          <w:tcPr>
            <w:tcW w:w="1468" w:type="dxa"/>
            <w:tcBorders>
              <w:bottom w:val="single" w:sz="4" w:space="0" w:color="auto"/>
            </w:tcBorders>
          </w:tcPr>
          <w:p w14:paraId="2C7827B4"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w:t>
            </w:r>
          </w:p>
          <w:p w14:paraId="1897F7B7"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(N=506)</w:t>
            </w:r>
          </w:p>
        </w:tc>
        <w:tc>
          <w:tcPr>
            <w:tcW w:w="987" w:type="dxa"/>
            <w:tcBorders>
              <w:bottom w:val="single" w:sz="4" w:space="0" w:color="auto"/>
            </w:tcBorders>
          </w:tcPr>
          <w:p w14:paraId="1906DA5C"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sym w:font="Symbol" w:char="F044"/>
            </w:r>
            <w:r w:rsidRPr="007C6E08">
              <w:rPr>
                <w:rFonts w:ascii="Calibri" w:hAnsi="Calibri" w:cs="Calibri"/>
                <w:b/>
                <w:bCs/>
                <w:color w:val="000000"/>
                <w:sz w:val="20"/>
                <w:szCs w:val="20"/>
              </w:rPr>
              <w:t>%</w:t>
            </w:r>
          </w:p>
          <w:p w14:paraId="36F3BBB6"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 - Pre</w:t>
            </w:r>
          </w:p>
        </w:tc>
        <w:tc>
          <w:tcPr>
            <w:tcW w:w="987" w:type="dxa"/>
            <w:tcBorders>
              <w:bottom w:val="single" w:sz="4" w:space="0" w:color="auto"/>
            </w:tcBorders>
          </w:tcPr>
          <w:p w14:paraId="3F75091D" w14:textId="77777777" w:rsidR="005233C0" w:rsidRPr="007C6E08" w:rsidRDefault="005233C0" w:rsidP="004C7FC8">
            <w:pPr>
              <w:jc w:val="center"/>
              <w:rPr>
                <w:rFonts w:ascii="Calibri" w:hAnsi="Calibri" w:cs="Calibri"/>
                <w:b/>
                <w:bCs/>
                <w:color w:val="000000"/>
                <w:sz w:val="20"/>
                <w:szCs w:val="20"/>
              </w:rPr>
            </w:pPr>
          </w:p>
          <w:p w14:paraId="07EB68C4" w14:textId="77777777" w:rsidR="005233C0" w:rsidRPr="007C6E08" w:rsidRDefault="005233C0" w:rsidP="004C7FC8">
            <w:pPr>
              <w:jc w:val="center"/>
              <w:rPr>
                <w:rFonts w:ascii="Calibri" w:hAnsi="Calibri" w:cs="Calibri"/>
                <w:b/>
                <w:bCs/>
                <w:color w:val="000000"/>
                <w:sz w:val="20"/>
                <w:szCs w:val="20"/>
              </w:rPr>
            </w:pPr>
            <w:r w:rsidRPr="007C6E08">
              <w:rPr>
                <w:rFonts w:ascii="Calibri" w:hAnsi="Calibri" w:cs="Calibri"/>
                <w:b/>
                <w:bCs/>
                <w:color w:val="000000"/>
                <w:sz w:val="20"/>
                <w:szCs w:val="20"/>
              </w:rPr>
              <w:t>P-value</w:t>
            </w:r>
          </w:p>
        </w:tc>
      </w:tr>
      <w:tr w:rsidR="005233C0" w:rsidRPr="007C6E08" w14:paraId="1A688F04" w14:textId="77777777" w:rsidTr="000916FB">
        <w:trPr>
          <w:trHeight w:val="300"/>
        </w:trPr>
        <w:tc>
          <w:tcPr>
            <w:tcW w:w="4763" w:type="dxa"/>
            <w:noWrap/>
          </w:tcPr>
          <w:p w14:paraId="55D47E92" w14:textId="77777777" w:rsidR="005233C0" w:rsidRPr="00783449" w:rsidRDefault="005233C0" w:rsidP="00D125DC">
            <w:pPr>
              <w:rPr>
                <w:rFonts w:ascii="Calibri" w:hAnsi="Calibri" w:cs="Calibri"/>
                <w:b/>
                <w:bCs/>
                <w:i/>
                <w:color w:val="000000"/>
                <w:sz w:val="20"/>
                <w:szCs w:val="20"/>
              </w:rPr>
            </w:pPr>
            <w:r w:rsidRPr="00783449">
              <w:rPr>
                <w:rFonts w:ascii="Calibri" w:hAnsi="Calibri" w:cs="Calibri"/>
                <w:b/>
                <w:bCs/>
                <w:i/>
                <w:color w:val="000000"/>
                <w:sz w:val="20"/>
                <w:szCs w:val="20"/>
              </w:rPr>
              <w:t>Sex</w:t>
            </w:r>
          </w:p>
        </w:tc>
        <w:tc>
          <w:tcPr>
            <w:tcW w:w="1517" w:type="dxa"/>
            <w:tcBorders>
              <w:top w:val="single" w:sz="4" w:space="0" w:color="auto"/>
            </w:tcBorders>
            <w:noWrap/>
          </w:tcPr>
          <w:p w14:paraId="54087916" w14:textId="77777777" w:rsidR="005233C0" w:rsidRPr="007C6E08" w:rsidRDefault="005233C0" w:rsidP="004C7FC8">
            <w:pPr>
              <w:jc w:val="center"/>
              <w:rPr>
                <w:rFonts w:ascii="Calibri" w:hAnsi="Calibri" w:cs="Calibri"/>
                <w:color w:val="000000"/>
                <w:sz w:val="20"/>
                <w:szCs w:val="20"/>
              </w:rPr>
            </w:pPr>
          </w:p>
        </w:tc>
        <w:tc>
          <w:tcPr>
            <w:tcW w:w="1468" w:type="dxa"/>
            <w:tcBorders>
              <w:top w:val="single" w:sz="4" w:space="0" w:color="auto"/>
            </w:tcBorders>
          </w:tcPr>
          <w:p w14:paraId="641A16DC" w14:textId="77777777" w:rsidR="005233C0" w:rsidRPr="007C6E08" w:rsidRDefault="005233C0" w:rsidP="004C7FC8">
            <w:pPr>
              <w:jc w:val="center"/>
              <w:rPr>
                <w:rFonts w:ascii="Calibri" w:hAnsi="Calibri" w:cs="Calibri"/>
                <w:color w:val="000000"/>
                <w:sz w:val="20"/>
                <w:szCs w:val="20"/>
              </w:rPr>
            </w:pPr>
          </w:p>
        </w:tc>
        <w:tc>
          <w:tcPr>
            <w:tcW w:w="987" w:type="dxa"/>
            <w:tcBorders>
              <w:top w:val="single" w:sz="4" w:space="0" w:color="auto"/>
            </w:tcBorders>
          </w:tcPr>
          <w:p w14:paraId="57EBD5E7" w14:textId="77777777" w:rsidR="005233C0" w:rsidRPr="007C6E08" w:rsidRDefault="005233C0" w:rsidP="004C7FC8">
            <w:pPr>
              <w:jc w:val="center"/>
              <w:rPr>
                <w:rFonts w:ascii="Calibri" w:hAnsi="Calibri" w:cs="Calibri"/>
                <w:color w:val="000000"/>
                <w:sz w:val="20"/>
                <w:szCs w:val="20"/>
              </w:rPr>
            </w:pPr>
          </w:p>
        </w:tc>
        <w:tc>
          <w:tcPr>
            <w:tcW w:w="987" w:type="dxa"/>
            <w:tcBorders>
              <w:top w:val="single" w:sz="4" w:space="0" w:color="auto"/>
            </w:tcBorders>
          </w:tcPr>
          <w:p w14:paraId="0D79F2E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0.0487</w:t>
            </w:r>
          </w:p>
        </w:tc>
      </w:tr>
      <w:tr w:rsidR="005233C0" w:rsidRPr="007C6E08" w14:paraId="5631917B" w14:textId="77777777" w:rsidTr="00A43EBC">
        <w:trPr>
          <w:trHeight w:val="300"/>
        </w:trPr>
        <w:tc>
          <w:tcPr>
            <w:tcW w:w="4763" w:type="dxa"/>
            <w:noWrap/>
          </w:tcPr>
          <w:p w14:paraId="38435309"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 xml:space="preserve">     Male</w:t>
            </w:r>
          </w:p>
        </w:tc>
        <w:tc>
          <w:tcPr>
            <w:tcW w:w="1517" w:type="dxa"/>
            <w:noWrap/>
          </w:tcPr>
          <w:p w14:paraId="09D55E2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146 (31.5)</w:t>
            </w:r>
          </w:p>
        </w:tc>
        <w:tc>
          <w:tcPr>
            <w:tcW w:w="1468" w:type="dxa"/>
          </w:tcPr>
          <w:p w14:paraId="5989EED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189 (37.5)</w:t>
            </w:r>
          </w:p>
        </w:tc>
        <w:tc>
          <w:tcPr>
            <w:tcW w:w="987" w:type="dxa"/>
          </w:tcPr>
          <w:p w14:paraId="1B9D4EF5" w14:textId="77777777" w:rsidR="005233C0" w:rsidRPr="007C6E08" w:rsidRDefault="005233C0" w:rsidP="004C7FC8">
            <w:pPr>
              <w:jc w:val="center"/>
              <w:rPr>
                <w:rFonts w:ascii="Calibri" w:hAnsi="Calibri" w:cs="Calibri"/>
                <w:color w:val="000000"/>
                <w:sz w:val="20"/>
                <w:szCs w:val="20"/>
              </w:rPr>
            </w:pPr>
          </w:p>
        </w:tc>
        <w:tc>
          <w:tcPr>
            <w:tcW w:w="987" w:type="dxa"/>
          </w:tcPr>
          <w:p w14:paraId="7CEAC918" w14:textId="77777777" w:rsidR="005233C0" w:rsidRPr="007C6E08" w:rsidRDefault="005233C0" w:rsidP="004C7FC8">
            <w:pPr>
              <w:jc w:val="center"/>
              <w:rPr>
                <w:rFonts w:ascii="Calibri" w:hAnsi="Calibri" w:cs="Calibri"/>
                <w:color w:val="000000"/>
                <w:sz w:val="20"/>
                <w:szCs w:val="20"/>
              </w:rPr>
            </w:pPr>
          </w:p>
        </w:tc>
      </w:tr>
      <w:tr w:rsidR="005233C0" w:rsidRPr="007C6E08" w14:paraId="7B88DDA1" w14:textId="77777777" w:rsidTr="00A43EBC">
        <w:trPr>
          <w:trHeight w:val="300"/>
        </w:trPr>
        <w:tc>
          <w:tcPr>
            <w:tcW w:w="4763" w:type="dxa"/>
            <w:noWrap/>
          </w:tcPr>
          <w:p w14:paraId="46A70DF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 xml:space="preserve">     Female</w:t>
            </w:r>
          </w:p>
        </w:tc>
        <w:tc>
          <w:tcPr>
            <w:tcW w:w="1517" w:type="dxa"/>
            <w:noWrap/>
          </w:tcPr>
          <w:p w14:paraId="11CEFD3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318 (68.5)</w:t>
            </w:r>
          </w:p>
        </w:tc>
        <w:tc>
          <w:tcPr>
            <w:tcW w:w="1468" w:type="dxa"/>
          </w:tcPr>
          <w:p w14:paraId="4CD4197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315 (62.5)</w:t>
            </w:r>
          </w:p>
        </w:tc>
        <w:tc>
          <w:tcPr>
            <w:tcW w:w="987" w:type="dxa"/>
          </w:tcPr>
          <w:p w14:paraId="7FE0D951" w14:textId="77777777" w:rsidR="005233C0" w:rsidRPr="007C6E08" w:rsidRDefault="005233C0" w:rsidP="004C7FC8">
            <w:pPr>
              <w:jc w:val="center"/>
              <w:rPr>
                <w:rFonts w:ascii="Calibri" w:hAnsi="Calibri" w:cs="Calibri"/>
                <w:color w:val="000000"/>
                <w:sz w:val="20"/>
                <w:szCs w:val="20"/>
              </w:rPr>
            </w:pPr>
          </w:p>
        </w:tc>
        <w:tc>
          <w:tcPr>
            <w:tcW w:w="987" w:type="dxa"/>
          </w:tcPr>
          <w:p w14:paraId="6FFDED63" w14:textId="77777777" w:rsidR="005233C0" w:rsidRPr="007C6E08" w:rsidRDefault="005233C0" w:rsidP="004C7FC8">
            <w:pPr>
              <w:jc w:val="center"/>
              <w:rPr>
                <w:rFonts w:ascii="Calibri" w:hAnsi="Calibri" w:cs="Calibri"/>
                <w:color w:val="000000"/>
                <w:sz w:val="20"/>
                <w:szCs w:val="20"/>
              </w:rPr>
            </w:pPr>
          </w:p>
        </w:tc>
      </w:tr>
      <w:tr w:rsidR="005233C0" w:rsidRPr="007C6E08" w14:paraId="51EBC9BA" w14:textId="77777777" w:rsidTr="00A43EBC">
        <w:trPr>
          <w:trHeight w:val="300"/>
        </w:trPr>
        <w:tc>
          <w:tcPr>
            <w:tcW w:w="4763" w:type="dxa"/>
            <w:noWrap/>
          </w:tcPr>
          <w:p w14:paraId="4CAB74A1"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Age, years, mean +/- SD</w:t>
            </w:r>
          </w:p>
        </w:tc>
        <w:tc>
          <w:tcPr>
            <w:tcW w:w="1517" w:type="dxa"/>
            <w:noWrap/>
          </w:tcPr>
          <w:p w14:paraId="68A62A2A"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35.4 +/- 15.8</w:t>
            </w:r>
          </w:p>
        </w:tc>
        <w:tc>
          <w:tcPr>
            <w:tcW w:w="1468" w:type="dxa"/>
          </w:tcPr>
          <w:p w14:paraId="49AC79C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35.3 +/- 15.5</w:t>
            </w:r>
          </w:p>
        </w:tc>
        <w:tc>
          <w:tcPr>
            <w:tcW w:w="987" w:type="dxa"/>
          </w:tcPr>
          <w:p w14:paraId="78C7BB8C" w14:textId="77777777" w:rsidR="005233C0" w:rsidRPr="007C6E08" w:rsidRDefault="005233C0" w:rsidP="004C7FC8">
            <w:pPr>
              <w:jc w:val="center"/>
              <w:rPr>
                <w:rFonts w:ascii="Calibri" w:hAnsi="Calibri" w:cs="Calibri"/>
                <w:color w:val="000000"/>
                <w:sz w:val="20"/>
                <w:szCs w:val="20"/>
              </w:rPr>
            </w:pPr>
          </w:p>
        </w:tc>
        <w:tc>
          <w:tcPr>
            <w:tcW w:w="987" w:type="dxa"/>
          </w:tcPr>
          <w:p w14:paraId="2172F348"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0.9770</w:t>
            </w:r>
          </w:p>
        </w:tc>
      </w:tr>
      <w:tr w:rsidR="005233C0" w:rsidRPr="007C6E08" w14:paraId="2D49E692" w14:textId="77777777" w:rsidTr="00A43EBC">
        <w:trPr>
          <w:trHeight w:val="300"/>
        </w:trPr>
        <w:tc>
          <w:tcPr>
            <w:tcW w:w="4763" w:type="dxa"/>
            <w:noWrap/>
          </w:tcPr>
          <w:p w14:paraId="5DA6C3BA" w14:textId="77777777" w:rsidR="005233C0" w:rsidRPr="007C6E08" w:rsidRDefault="005233C0" w:rsidP="00D125DC">
            <w:pPr>
              <w:rPr>
                <w:rFonts w:ascii="Calibri" w:hAnsi="Calibri" w:cs="Calibri"/>
                <w:b/>
                <w:bCs/>
                <w:i/>
                <w:iCs/>
                <w:color w:val="000000"/>
                <w:sz w:val="20"/>
                <w:szCs w:val="20"/>
              </w:rPr>
            </w:pPr>
            <w:r w:rsidRPr="007C6E08">
              <w:rPr>
                <w:rFonts w:ascii="Calibri" w:hAnsi="Calibri" w:cs="Calibri"/>
                <w:b/>
                <w:bCs/>
                <w:i/>
                <w:iCs/>
                <w:color w:val="000000"/>
                <w:sz w:val="20"/>
                <w:szCs w:val="20"/>
              </w:rPr>
              <w:t>Chief complaint</w:t>
            </w:r>
          </w:p>
        </w:tc>
        <w:tc>
          <w:tcPr>
            <w:tcW w:w="1517" w:type="dxa"/>
            <w:noWrap/>
          </w:tcPr>
          <w:p w14:paraId="61AFAAA2" w14:textId="77777777" w:rsidR="005233C0" w:rsidRPr="007C6E08" w:rsidRDefault="005233C0" w:rsidP="004C7FC8">
            <w:pPr>
              <w:jc w:val="center"/>
              <w:rPr>
                <w:rFonts w:ascii="Calibri" w:hAnsi="Calibri" w:cs="Calibri"/>
                <w:color w:val="000000"/>
                <w:sz w:val="20"/>
                <w:szCs w:val="20"/>
              </w:rPr>
            </w:pPr>
          </w:p>
        </w:tc>
        <w:tc>
          <w:tcPr>
            <w:tcW w:w="1468" w:type="dxa"/>
          </w:tcPr>
          <w:p w14:paraId="2B31F08E" w14:textId="77777777" w:rsidR="005233C0" w:rsidRPr="007C6E08" w:rsidRDefault="005233C0" w:rsidP="004C7FC8">
            <w:pPr>
              <w:jc w:val="center"/>
              <w:rPr>
                <w:rFonts w:ascii="Calibri" w:hAnsi="Calibri" w:cs="Calibri"/>
                <w:color w:val="000000"/>
                <w:sz w:val="20"/>
                <w:szCs w:val="20"/>
              </w:rPr>
            </w:pPr>
          </w:p>
        </w:tc>
        <w:tc>
          <w:tcPr>
            <w:tcW w:w="987" w:type="dxa"/>
          </w:tcPr>
          <w:p w14:paraId="35E63A0C" w14:textId="77777777" w:rsidR="005233C0" w:rsidRPr="007C6E08" w:rsidRDefault="005233C0" w:rsidP="004C7FC8">
            <w:pPr>
              <w:jc w:val="center"/>
              <w:rPr>
                <w:rFonts w:ascii="Calibri" w:hAnsi="Calibri" w:cs="Calibri"/>
                <w:color w:val="000000"/>
                <w:sz w:val="20"/>
                <w:szCs w:val="20"/>
              </w:rPr>
            </w:pPr>
          </w:p>
        </w:tc>
        <w:tc>
          <w:tcPr>
            <w:tcW w:w="987" w:type="dxa"/>
          </w:tcPr>
          <w:p w14:paraId="5C4DBC9E" w14:textId="77777777" w:rsidR="005233C0" w:rsidRPr="007C6E08" w:rsidRDefault="005233C0" w:rsidP="004C7FC8">
            <w:pPr>
              <w:jc w:val="center"/>
              <w:rPr>
                <w:rFonts w:ascii="Calibri" w:hAnsi="Calibri" w:cs="Calibri"/>
                <w:color w:val="000000"/>
                <w:sz w:val="20"/>
                <w:szCs w:val="20"/>
              </w:rPr>
            </w:pPr>
          </w:p>
        </w:tc>
      </w:tr>
      <w:tr w:rsidR="005233C0" w:rsidRPr="007C6E08" w14:paraId="7944E10D" w14:textId="77777777" w:rsidTr="00A43EBC">
        <w:trPr>
          <w:trHeight w:val="300"/>
        </w:trPr>
        <w:tc>
          <w:tcPr>
            <w:tcW w:w="4763" w:type="dxa"/>
            <w:noWrap/>
          </w:tcPr>
          <w:p w14:paraId="071F3B78"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Cough/difficulty breathing</w:t>
            </w:r>
          </w:p>
        </w:tc>
        <w:tc>
          <w:tcPr>
            <w:tcW w:w="1517" w:type="dxa"/>
            <w:noWrap/>
          </w:tcPr>
          <w:p w14:paraId="5439288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81 (17.6)</w:t>
            </w:r>
          </w:p>
        </w:tc>
        <w:tc>
          <w:tcPr>
            <w:tcW w:w="1468" w:type="dxa"/>
          </w:tcPr>
          <w:p w14:paraId="2FD5D81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118 (24.1)</w:t>
            </w:r>
          </w:p>
        </w:tc>
        <w:tc>
          <w:tcPr>
            <w:tcW w:w="987" w:type="dxa"/>
          </w:tcPr>
          <w:p w14:paraId="39D05BB3"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6.5</w:t>
            </w:r>
          </w:p>
        </w:tc>
        <w:tc>
          <w:tcPr>
            <w:tcW w:w="987" w:type="dxa"/>
          </w:tcPr>
          <w:p w14:paraId="095ABE58" w14:textId="77777777" w:rsidR="005233C0" w:rsidRPr="007C6E08" w:rsidRDefault="005233C0" w:rsidP="004C7FC8">
            <w:pPr>
              <w:jc w:val="center"/>
              <w:rPr>
                <w:rFonts w:ascii="Calibri" w:hAnsi="Calibri" w:cs="Calibri"/>
                <w:color w:val="000000"/>
                <w:sz w:val="20"/>
                <w:szCs w:val="20"/>
              </w:rPr>
            </w:pPr>
          </w:p>
        </w:tc>
      </w:tr>
      <w:tr w:rsidR="005233C0" w:rsidRPr="007C6E08" w14:paraId="55A211D1" w14:textId="77777777" w:rsidTr="00A43EBC">
        <w:trPr>
          <w:trHeight w:val="300"/>
        </w:trPr>
        <w:tc>
          <w:tcPr>
            <w:tcW w:w="4763" w:type="dxa"/>
            <w:noWrap/>
          </w:tcPr>
          <w:p w14:paraId="627A9A92"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Female with GU symptoms or pelvic pain</w:t>
            </w:r>
          </w:p>
        </w:tc>
        <w:tc>
          <w:tcPr>
            <w:tcW w:w="1517" w:type="dxa"/>
            <w:noWrap/>
          </w:tcPr>
          <w:p w14:paraId="1488ADC8"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75 (16.3)</w:t>
            </w:r>
          </w:p>
        </w:tc>
        <w:tc>
          <w:tcPr>
            <w:tcW w:w="1468" w:type="dxa"/>
          </w:tcPr>
          <w:p w14:paraId="5A7F83D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99 (20.3)</w:t>
            </w:r>
          </w:p>
        </w:tc>
        <w:tc>
          <w:tcPr>
            <w:tcW w:w="987" w:type="dxa"/>
          </w:tcPr>
          <w:p w14:paraId="68F25D38"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4</w:t>
            </w:r>
          </w:p>
        </w:tc>
        <w:tc>
          <w:tcPr>
            <w:tcW w:w="987" w:type="dxa"/>
          </w:tcPr>
          <w:p w14:paraId="34EF266E" w14:textId="77777777" w:rsidR="005233C0" w:rsidRPr="007C6E08" w:rsidRDefault="005233C0" w:rsidP="004C7FC8">
            <w:pPr>
              <w:jc w:val="center"/>
              <w:rPr>
                <w:rFonts w:ascii="Calibri" w:hAnsi="Calibri" w:cs="Calibri"/>
                <w:color w:val="000000"/>
                <w:sz w:val="20"/>
                <w:szCs w:val="20"/>
              </w:rPr>
            </w:pPr>
          </w:p>
        </w:tc>
      </w:tr>
      <w:tr w:rsidR="005233C0" w:rsidRPr="007C6E08" w14:paraId="57CBF232" w14:textId="77777777" w:rsidTr="00A43EBC">
        <w:trPr>
          <w:trHeight w:val="300"/>
        </w:trPr>
        <w:tc>
          <w:tcPr>
            <w:tcW w:w="4763" w:type="dxa"/>
            <w:noWrap/>
          </w:tcPr>
          <w:p w14:paraId="4592602F"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Epigastric pain</w:t>
            </w:r>
          </w:p>
        </w:tc>
        <w:tc>
          <w:tcPr>
            <w:tcW w:w="1517" w:type="dxa"/>
            <w:noWrap/>
          </w:tcPr>
          <w:p w14:paraId="1B80BC13"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43 (9.4)</w:t>
            </w:r>
          </w:p>
        </w:tc>
        <w:tc>
          <w:tcPr>
            <w:tcW w:w="1468" w:type="dxa"/>
          </w:tcPr>
          <w:p w14:paraId="34BBE5F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39 (8.0)</w:t>
            </w:r>
          </w:p>
        </w:tc>
        <w:tc>
          <w:tcPr>
            <w:tcW w:w="987" w:type="dxa"/>
          </w:tcPr>
          <w:p w14:paraId="27711B8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-1.4</w:t>
            </w:r>
          </w:p>
        </w:tc>
        <w:tc>
          <w:tcPr>
            <w:tcW w:w="987" w:type="dxa"/>
          </w:tcPr>
          <w:p w14:paraId="3938EC3F" w14:textId="77777777" w:rsidR="005233C0" w:rsidRPr="007C6E08" w:rsidRDefault="005233C0" w:rsidP="004C7FC8">
            <w:pPr>
              <w:jc w:val="center"/>
              <w:rPr>
                <w:rFonts w:ascii="Calibri" w:hAnsi="Calibri" w:cs="Calibri"/>
                <w:color w:val="000000"/>
                <w:sz w:val="20"/>
                <w:szCs w:val="20"/>
              </w:rPr>
            </w:pPr>
          </w:p>
        </w:tc>
      </w:tr>
      <w:tr w:rsidR="005233C0" w:rsidRPr="007C6E08" w14:paraId="7EA32616" w14:textId="77777777" w:rsidTr="00A43EBC">
        <w:trPr>
          <w:trHeight w:val="300"/>
        </w:trPr>
        <w:tc>
          <w:tcPr>
            <w:tcW w:w="4763" w:type="dxa"/>
            <w:noWrap/>
          </w:tcPr>
          <w:p w14:paraId="461742AD"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Fever</w:t>
            </w:r>
          </w:p>
        </w:tc>
        <w:tc>
          <w:tcPr>
            <w:tcW w:w="1517" w:type="dxa"/>
            <w:noWrap/>
          </w:tcPr>
          <w:p w14:paraId="0565D0E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41 (8.9)</w:t>
            </w:r>
          </w:p>
        </w:tc>
        <w:tc>
          <w:tcPr>
            <w:tcW w:w="1468" w:type="dxa"/>
          </w:tcPr>
          <w:p w14:paraId="2E0AD5AD"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38 (7.8)</w:t>
            </w:r>
          </w:p>
        </w:tc>
        <w:tc>
          <w:tcPr>
            <w:tcW w:w="987" w:type="dxa"/>
          </w:tcPr>
          <w:p w14:paraId="70B41F71"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-1.1</w:t>
            </w:r>
          </w:p>
        </w:tc>
        <w:tc>
          <w:tcPr>
            <w:tcW w:w="987" w:type="dxa"/>
          </w:tcPr>
          <w:p w14:paraId="49272AD6" w14:textId="77777777" w:rsidR="005233C0" w:rsidRPr="007C6E08" w:rsidRDefault="005233C0" w:rsidP="004C7FC8">
            <w:pPr>
              <w:jc w:val="center"/>
              <w:rPr>
                <w:rFonts w:ascii="Calibri" w:hAnsi="Calibri" w:cs="Calibri"/>
                <w:color w:val="000000"/>
                <w:sz w:val="20"/>
                <w:szCs w:val="20"/>
              </w:rPr>
            </w:pPr>
          </w:p>
        </w:tc>
      </w:tr>
      <w:tr w:rsidR="005233C0" w:rsidRPr="007C6E08" w14:paraId="025B2B18" w14:textId="77777777" w:rsidTr="00A43EBC">
        <w:trPr>
          <w:trHeight w:val="300"/>
        </w:trPr>
        <w:tc>
          <w:tcPr>
            <w:tcW w:w="4763" w:type="dxa"/>
            <w:noWrap/>
          </w:tcPr>
          <w:p w14:paraId="53F90BBC"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Headache or neurological condition</w:t>
            </w:r>
          </w:p>
        </w:tc>
        <w:tc>
          <w:tcPr>
            <w:tcW w:w="1517" w:type="dxa"/>
            <w:noWrap/>
          </w:tcPr>
          <w:p w14:paraId="1443FAF3"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37 (8.0)</w:t>
            </w:r>
          </w:p>
        </w:tc>
        <w:tc>
          <w:tcPr>
            <w:tcW w:w="1468" w:type="dxa"/>
          </w:tcPr>
          <w:p w14:paraId="0EFEF2FA"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30 (6.1)</w:t>
            </w:r>
          </w:p>
        </w:tc>
        <w:tc>
          <w:tcPr>
            <w:tcW w:w="987" w:type="dxa"/>
          </w:tcPr>
          <w:p w14:paraId="65BC2B3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-1.9</w:t>
            </w:r>
          </w:p>
        </w:tc>
        <w:tc>
          <w:tcPr>
            <w:tcW w:w="987" w:type="dxa"/>
          </w:tcPr>
          <w:p w14:paraId="7ED311B4" w14:textId="77777777" w:rsidR="005233C0" w:rsidRPr="007C6E08" w:rsidRDefault="005233C0" w:rsidP="004C7FC8">
            <w:pPr>
              <w:jc w:val="center"/>
              <w:rPr>
                <w:rFonts w:ascii="Calibri" w:hAnsi="Calibri" w:cs="Calibri"/>
                <w:color w:val="000000"/>
                <w:sz w:val="20"/>
                <w:szCs w:val="20"/>
              </w:rPr>
            </w:pPr>
          </w:p>
        </w:tc>
      </w:tr>
      <w:tr w:rsidR="005233C0" w:rsidRPr="007C6E08" w14:paraId="3C2117B7" w14:textId="77777777" w:rsidTr="00A43EBC">
        <w:trPr>
          <w:trHeight w:val="300"/>
        </w:trPr>
        <w:tc>
          <w:tcPr>
            <w:tcW w:w="4763" w:type="dxa"/>
            <w:noWrap/>
          </w:tcPr>
          <w:p w14:paraId="7E90DF34"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Mouth or throat problem</w:t>
            </w:r>
          </w:p>
        </w:tc>
        <w:tc>
          <w:tcPr>
            <w:tcW w:w="1517" w:type="dxa"/>
            <w:noWrap/>
          </w:tcPr>
          <w:p w14:paraId="16CFC38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35 (7.6)</w:t>
            </w:r>
          </w:p>
        </w:tc>
        <w:tc>
          <w:tcPr>
            <w:tcW w:w="1468" w:type="dxa"/>
          </w:tcPr>
          <w:p w14:paraId="3B8D09B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30 (6.1)</w:t>
            </w:r>
          </w:p>
        </w:tc>
        <w:tc>
          <w:tcPr>
            <w:tcW w:w="987" w:type="dxa"/>
          </w:tcPr>
          <w:p w14:paraId="2CBA1B4E"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-1.5</w:t>
            </w:r>
          </w:p>
        </w:tc>
        <w:tc>
          <w:tcPr>
            <w:tcW w:w="987" w:type="dxa"/>
          </w:tcPr>
          <w:p w14:paraId="7AB63BCD" w14:textId="77777777" w:rsidR="005233C0" w:rsidRPr="007C6E08" w:rsidRDefault="005233C0" w:rsidP="004C7FC8">
            <w:pPr>
              <w:jc w:val="center"/>
              <w:rPr>
                <w:rFonts w:ascii="Calibri" w:hAnsi="Calibri" w:cs="Calibri"/>
                <w:color w:val="000000"/>
                <w:sz w:val="20"/>
                <w:szCs w:val="20"/>
              </w:rPr>
            </w:pPr>
          </w:p>
        </w:tc>
      </w:tr>
      <w:tr w:rsidR="005233C0" w:rsidRPr="007C6E08" w14:paraId="1CB61D0E" w14:textId="77777777" w:rsidTr="00A43EBC">
        <w:trPr>
          <w:trHeight w:val="300"/>
        </w:trPr>
        <w:tc>
          <w:tcPr>
            <w:tcW w:w="4763" w:type="dxa"/>
            <w:noWrap/>
          </w:tcPr>
          <w:p w14:paraId="5C97A537"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Skin problem or lump</w:t>
            </w:r>
          </w:p>
        </w:tc>
        <w:tc>
          <w:tcPr>
            <w:tcW w:w="1517" w:type="dxa"/>
            <w:noWrap/>
          </w:tcPr>
          <w:p w14:paraId="40AA11B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32 (7.0)</w:t>
            </w:r>
          </w:p>
        </w:tc>
        <w:tc>
          <w:tcPr>
            <w:tcW w:w="1468" w:type="dxa"/>
          </w:tcPr>
          <w:p w14:paraId="5777429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21 (4.3)</w:t>
            </w:r>
          </w:p>
        </w:tc>
        <w:tc>
          <w:tcPr>
            <w:tcW w:w="987" w:type="dxa"/>
          </w:tcPr>
          <w:p w14:paraId="1541BCC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-2.7</w:t>
            </w:r>
          </w:p>
        </w:tc>
        <w:tc>
          <w:tcPr>
            <w:tcW w:w="987" w:type="dxa"/>
          </w:tcPr>
          <w:p w14:paraId="15F2BFD5" w14:textId="77777777" w:rsidR="005233C0" w:rsidRPr="007C6E08" w:rsidRDefault="005233C0" w:rsidP="004C7FC8">
            <w:pPr>
              <w:jc w:val="center"/>
              <w:rPr>
                <w:rFonts w:ascii="Calibri" w:hAnsi="Calibri" w:cs="Calibri"/>
                <w:color w:val="000000"/>
                <w:sz w:val="20"/>
                <w:szCs w:val="20"/>
              </w:rPr>
            </w:pPr>
          </w:p>
        </w:tc>
      </w:tr>
      <w:tr w:rsidR="005233C0" w:rsidRPr="007C6E08" w14:paraId="5C4E9EB3" w14:textId="77777777" w:rsidTr="00A43EBC">
        <w:trPr>
          <w:trHeight w:val="300"/>
        </w:trPr>
        <w:tc>
          <w:tcPr>
            <w:tcW w:w="4763" w:type="dxa"/>
            <w:noWrap/>
          </w:tcPr>
          <w:p w14:paraId="1185714A"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Back or joint pain</w:t>
            </w:r>
          </w:p>
        </w:tc>
        <w:tc>
          <w:tcPr>
            <w:tcW w:w="1517" w:type="dxa"/>
            <w:noWrap/>
          </w:tcPr>
          <w:p w14:paraId="4757D722"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32 (7.0)</w:t>
            </w:r>
          </w:p>
        </w:tc>
        <w:tc>
          <w:tcPr>
            <w:tcW w:w="1468" w:type="dxa"/>
          </w:tcPr>
          <w:p w14:paraId="0FE5167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55 (7.8)</w:t>
            </w:r>
          </w:p>
        </w:tc>
        <w:tc>
          <w:tcPr>
            <w:tcW w:w="987" w:type="dxa"/>
          </w:tcPr>
          <w:p w14:paraId="629C526F"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0.8</w:t>
            </w:r>
          </w:p>
        </w:tc>
        <w:tc>
          <w:tcPr>
            <w:tcW w:w="987" w:type="dxa"/>
          </w:tcPr>
          <w:p w14:paraId="22135FCA" w14:textId="77777777" w:rsidR="005233C0" w:rsidRPr="007C6E08" w:rsidRDefault="005233C0" w:rsidP="004C7FC8">
            <w:pPr>
              <w:jc w:val="center"/>
              <w:rPr>
                <w:rFonts w:ascii="Calibri" w:hAnsi="Calibri" w:cs="Calibri"/>
                <w:color w:val="000000"/>
                <w:sz w:val="20"/>
                <w:szCs w:val="20"/>
              </w:rPr>
            </w:pPr>
          </w:p>
        </w:tc>
      </w:tr>
      <w:tr w:rsidR="005233C0" w:rsidRPr="007C6E08" w14:paraId="2E1CE88E" w14:textId="77777777" w:rsidTr="00A43EBC">
        <w:trPr>
          <w:trHeight w:val="300"/>
        </w:trPr>
        <w:tc>
          <w:tcPr>
            <w:tcW w:w="4763" w:type="dxa"/>
            <w:noWrap/>
          </w:tcPr>
          <w:p w14:paraId="4F2B1C75" w14:textId="77777777" w:rsidR="005233C0" w:rsidRPr="00D43621" w:rsidRDefault="005233C0" w:rsidP="00D125DC">
            <w:pPr>
              <w:rPr>
                <w:rFonts w:ascii="Calibri" w:hAnsi="Calibri" w:cs="Calibri"/>
                <w:bCs/>
                <w:iCs/>
                <w:color w:val="000000"/>
                <w:sz w:val="20"/>
                <w:szCs w:val="20"/>
              </w:rPr>
            </w:pPr>
            <w:r w:rsidRPr="00D43621">
              <w:rPr>
                <w:rFonts w:ascii="Calibri" w:hAnsi="Calibri" w:cs="Calibri"/>
                <w:bCs/>
                <w:iCs/>
                <w:color w:val="000000"/>
                <w:sz w:val="20"/>
                <w:szCs w:val="20"/>
              </w:rPr>
              <w:t>Male with GU symptoms of lower abdominal pain</w:t>
            </w:r>
          </w:p>
        </w:tc>
        <w:tc>
          <w:tcPr>
            <w:tcW w:w="1517" w:type="dxa"/>
            <w:noWrap/>
          </w:tcPr>
          <w:p w14:paraId="43EF8FC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29 (6.3)</w:t>
            </w:r>
          </w:p>
        </w:tc>
        <w:tc>
          <w:tcPr>
            <w:tcW w:w="1468" w:type="dxa"/>
          </w:tcPr>
          <w:p w14:paraId="586B352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28 (5.7)</w:t>
            </w:r>
          </w:p>
        </w:tc>
        <w:tc>
          <w:tcPr>
            <w:tcW w:w="987" w:type="dxa"/>
          </w:tcPr>
          <w:p w14:paraId="23E423E4"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-0.6</w:t>
            </w:r>
          </w:p>
        </w:tc>
        <w:tc>
          <w:tcPr>
            <w:tcW w:w="987" w:type="dxa"/>
          </w:tcPr>
          <w:p w14:paraId="0241B72D" w14:textId="77777777" w:rsidR="005233C0" w:rsidRPr="007C6E08" w:rsidRDefault="005233C0" w:rsidP="004C7FC8">
            <w:pPr>
              <w:jc w:val="center"/>
              <w:rPr>
                <w:rFonts w:ascii="Calibri" w:hAnsi="Calibri" w:cs="Calibri"/>
                <w:color w:val="000000"/>
                <w:sz w:val="20"/>
                <w:szCs w:val="20"/>
              </w:rPr>
            </w:pPr>
          </w:p>
        </w:tc>
      </w:tr>
      <w:tr w:rsidR="005233C0" w:rsidRPr="007C6E08" w14:paraId="65F41654" w14:textId="77777777" w:rsidTr="00A43EBC">
        <w:trPr>
          <w:trHeight w:val="300"/>
        </w:trPr>
        <w:tc>
          <w:tcPr>
            <w:tcW w:w="4763" w:type="dxa"/>
            <w:noWrap/>
          </w:tcPr>
          <w:p w14:paraId="261253B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Diarrhea</w:t>
            </w:r>
          </w:p>
        </w:tc>
        <w:tc>
          <w:tcPr>
            <w:tcW w:w="1517" w:type="dxa"/>
            <w:noWrap/>
          </w:tcPr>
          <w:p w14:paraId="2821C8C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26 (5.7)</w:t>
            </w:r>
          </w:p>
        </w:tc>
        <w:tc>
          <w:tcPr>
            <w:tcW w:w="1468" w:type="dxa"/>
          </w:tcPr>
          <w:p w14:paraId="3320507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18 (3.7)</w:t>
            </w:r>
          </w:p>
        </w:tc>
        <w:tc>
          <w:tcPr>
            <w:tcW w:w="987" w:type="dxa"/>
          </w:tcPr>
          <w:p w14:paraId="79BB945B"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w:t>
            </w:r>
          </w:p>
        </w:tc>
        <w:tc>
          <w:tcPr>
            <w:tcW w:w="987" w:type="dxa"/>
          </w:tcPr>
          <w:p w14:paraId="2C3770EE" w14:textId="77777777" w:rsidR="005233C0" w:rsidRPr="007C6E08" w:rsidRDefault="005233C0" w:rsidP="004C7FC8">
            <w:pPr>
              <w:jc w:val="center"/>
              <w:rPr>
                <w:rFonts w:ascii="Calibri" w:hAnsi="Calibri" w:cs="Calibri"/>
                <w:color w:val="000000"/>
                <w:sz w:val="20"/>
                <w:szCs w:val="20"/>
              </w:rPr>
            </w:pPr>
          </w:p>
        </w:tc>
      </w:tr>
      <w:tr w:rsidR="005233C0" w:rsidRPr="007C6E08" w14:paraId="42BF75FB" w14:textId="77777777" w:rsidTr="00A43EBC">
        <w:trPr>
          <w:trHeight w:val="300"/>
        </w:trPr>
        <w:tc>
          <w:tcPr>
            <w:tcW w:w="4763" w:type="dxa"/>
            <w:noWrap/>
          </w:tcPr>
          <w:p w14:paraId="60097360"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Other problem</w:t>
            </w:r>
          </w:p>
        </w:tc>
        <w:tc>
          <w:tcPr>
            <w:tcW w:w="1517" w:type="dxa"/>
            <w:noWrap/>
          </w:tcPr>
          <w:p w14:paraId="659C021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20 (4.4)</w:t>
            </w:r>
          </w:p>
        </w:tc>
        <w:tc>
          <w:tcPr>
            <w:tcW w:w="1468" w:type="dxa"/>
          </w:tcPr>
          <w:p w14:paraId="2D08180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8 (1.6)</w:t>
            </w:r>
          </w:p>
        </w:tc>
        <w:tc>
          <w:tcPr>
            <w:tcW w:w="987" w:type="dxa"/>
          </w:tcPr>
          <w:p w14:paraId="2A8D78F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w:t>
            </w:r>
            <w:r w:rsidR="005551F3" w:rsidRPr="007C6E08">
              <w:rPr>
                <w:rFonts w:ascii="Calibri" w:hAnsi="Calibri" w:cs="Calibri"/>
                <w:color w:val="000000"/>
                <w:sz w:val="20"/>
                <w:szCs w:val="20"/>
              </w:rPr>
              <w:t>+</w:t>
            </w:r>
            <w:r w:rsidRPr="007C6E08">
              <w:rPr>
                <w:rFonts w:ascii="Calibri" w:hAnsi="Calibri" w:cs="Calibri"/>
                <w:color w:val="000000"/>
                <w:sz w:val="20"/>
                <w:szCs w:val="20"/>
              </w:rPr>
              <w:t>2.8</w:t>
            </w:r>
          </w:p>
        </w:tc>
        <w:tc>
          <w:tcPr>
            <w:tcW w:w="987" w:type="dxa"/>
          </w:tcPr>
          <w:p w14:paraId="106661B7" w14:textId="77777777" w:rsidR="005233C0" w:rsidRPr="007C6E08" w:rsidRDefault="005233C0" w:rsidP="004C7FC8">
            <w:pPr>
              <w:jc w:val="center"/>
              <w:rPr>
                <w:rFonts w:ascii="Calibri" w:hAnsi="Calibri" w:cs="Calibri"/>
                <w:color w:val="000000"/>
                <w:sz w:val="20"/>
                <w:szCs w:val="20"/>
              </w:rPr>
            </w:pPr>
          </w:p>
        </w:tc>
      </w:tr>
      <w:tr w:rsidR="005233C0" w:rsidRPr="007C6E08" w14:paraId="4865DFC3" w14:textId="77777777" w:rsidTr="00A43EBC">
        <w:trPr>
          <w:trHeight w:val="300"/>
        </w:trPr>
        <w:tc>
          <w:tcPr>
            <w:tcW w:w="4763" w:type="dxa"/>
            <w:noWrap/>
          </w:tcPr>
          <w:p w14:paraId="461E097B"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Genital or anal sore, ulcer, wart</w:t>
            </w:r>
          </w:p>
        </w:tc>
        <w:tc>
          <w:tcPr>
            <w:tcW w:w="1517" w:type="dxa"/>
            <w:noWrap/>
          </w:tcPr>
          <w:p w14:paraId="095E91B9"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5 (1.1)</w:t>
            </w:r>
          </w:p>
        </w:tc>
        <w:tc>
          <w:tcPr>
            <w:tcW w:w="1468" w:type="dxa"/>
          </w:tcPr>
          <w:p w14:paraId="0C09181D"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3 (0.6)</w:t>
            </w:r>
          </w:p>
        </w:tc>
        <w:tc>
          <w:tcPr>
            <w:tcW w:w="987" w:type="dxa"/>
          </w:tcPr>
          <w:p w14:paraId="53EEC2F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-0.5</w:t>
            </w:r>
          </w:p>
        </w:tc>
        <w:tc>
          <w:tcPr>
            <w:tcW w:w="987" w:type="dxa"/>
          </w:tcPr>
          <w:p w14:paraId="09BA3A93" w14:textId="77777777" w:rsidR="005233C0" w:rsidRPr="007C6E08" w:rsidRDefault="005233C0" w:rsidP="004C7FC8">
            <w:pPr>
              <w:jc w:val="center"/>
              <w:rPr>
                <w:rFonts w:ascii="Calibri" w:hAnsi="Calibri" w:cs="Calibri"/>
                <w:color w:val="000000"/>
                <w:sz w:val="20"/>
                <w:szCs w:val="20"/>
              </w:rPr>
            </w:pPr>
          </w:p>
        </w:tc>
      </w:tr>
      <w:tr w:rsidR="005233C0" w:rsidRPr="007C6E08" w14:paraId="598FE103" w14:textId="77777777" w:rsidTr="00A43EBC">
        <w:trPr>
          <w:trHeight w:val="300"/>
        </w:trPr>
        <w:tc>
          <w:tcPr>
            <w:tcW w:w="4763" w:type="dxa"/>
            <w:noWrap/>
          </w:tcPr>
          <w:p w14:paraId="074604D3"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Mental problem</w:t>
            </w:r>
          </w:p>
        </w:tc>
        <w:tc>
          <w:tcPr>
            <w:tcW w:w="1517" w:type="dxa"/>
            <w:noWrap/>
          </w:tcPr>
          <w:p w14:paraId="2433C2FC"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4 (0.9)</w:t>
            </w:r>
          </w:p>
        </w:tc>
        <w:tc>
          <w:tcPr>
            <w:tcW w:w="1468" w:type="dxa"/>
          </w:tcPr>
          <w:p w14:paraId="70CBF717"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 (0)</w:t>
            </w:r>
          </w:p>
        </w:tc>
        <w:tc>
          <w:tcPr>
            <w:tcW w:w="987" w:type="dxa"/>
          </w:tcPr>
          <w:p w14:paraId="5BD31A60"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-0.9</w:t>
            </w:r>
          </w:p>
        </w:tc>
        <w:tc>
          <w:tcPr>
            <w:tcW w:w="987" w:type="dxa"/>
          </w:tcPr>
          <w:p w14:paraId="4CA7B9CE" w14:textId="77777777" w:rsidR="005233C0" w:rsidRPr="007C6E08" w:rsidRDefault="005233C0" w:rsidP="004C7FC8">
            <w:pPr>
              <w:jc w:val="center"/>
              <w:rPr>
                <w:rFonts w:ascii="Calibri" w:hAnsi="Calibri" w:cs="Calibri"/>
                <w:color w:val="000000"/>
                <w:sz w:val="20"/>
                <w:szCs w:val="20"/>
              </w:rPr>
            </w:pPr>
          </w:p>
        </w:tc>
      </w:tr>
      <w:tr w:rsidR="005233C0" w:rsidRPr="007C6E08" w14:paraId="722BF409" w14:textId="77777777" w:rsidTr="00A43EBC">
        <w:trPr>
          <w:trHeight w:val="300"/>
        </w:trPr>
        <w:tc>
          <w:tcPr>
            <w:tcW w:w="4763" w:type="dxa"/>
            <w:noWrap/>
          </w:tcPr>
          <w:p w14:paraId="7FB80D5F" w14:textId="77777777" w:rsidR="005233C0" w:rsidRPr="00D43621" w:rsidRDefault="005233C0" w:rsidP="00D125DC">
            <w:pPr>
              <w:rPr>
                <w:rFonts w:ascii="Calibri" w:hAnsi="Calibri" w:cs="Calibri"/>
                <w:bCs/>
                <w:color w:val="000000"/>
                <w:sz w:val="20"/>
                <w:szCs w:val="20"/>
              </w:rPr>
            </w:pPr>
            <w:r w:rsidRPr="00D43621">
              <w:rPr>
                <w:rFonts w:ascii="Calibri" w:hAnsi="Calibri" w:cs="Calibri"/>
                <w:bCs/>
                <w:color w:val="000000"/>
                <w:sz w:val="20"/>
                <w:szCs w:val="20"/>
              </w:rPr>
              <w:t>Lower extremity edema</w:t>
            </w:r>
          </w:p>
        </w:tc>
        <w:tc>
          <w:tcPr>
            <w:tcW w:w="1517" w:type="dxa"/>
            <w:noWrap/>
          </w:tcPr>
          <w:p w14:paraId="52E5FB2F"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0 (0)</w:t>
            </w:r>
          </w:p>
        </w:tc>
        <w:tc>
          <w:tcPr>
            <w:tcW w:w="1468" w:type="dxa"/>
          </w:tcPr>
          <w:p w14:paraId="5BE215B6" w14:textId="77777777" w:rsidR="005233C0" w:rsidRPr="007C6E08" w:rsidRDefault="005233C0" w:rsidP="004C7FC8">
            <w:pPr>
              <w:jc w:val="center"/>
              <w:rPr>
                <w:rFonts w:ascii="Calibri" w:hAnsi="Calibri" w:cs="Calibri"/>
                <w:color w:val="000000"/>
                <w:sz w:val="20"/>
                <w:szCs w:val="20"/>
              </w:rPr>
            </w:pPr>
            <w:r w:rsidRPr="007C6E08">
              <w:rPr>
                <w:rFonts w:ascii="Calibri" w:hAnsi="Calibri" w:cs="Calibri"/>
                <w:color w:val="000000"/>
                <w:sz w:val="20"/>
                <w:szCs w:val="20"/>
              </w:rPr>
              <w:t>2 (0.4)</w:t>
            </w:r>
          </w:p>
        </w:tc>
        <w:tc>
          <w:tcPr>
            <w:tcW w:w="987" w:type="dxa"/>
          </w:tcPr>
          <w:p w14:paraId="0B67C694" w14:textId="77777777" w:rsidR="005233C0" w:rsidRPr="007C6E08" w:rsidRDefault="005551F3" w:rsidP="004C7FC8">
            <w:pPr>
              <w:jc w:val="center"/>
              <w:rPr>
                <w:rFonts w:ascii="Calibri" w:hAnsi="Calibri" w:cs="Calibri"/>
                <w:color w:val="000000"/>
                <w:sz w:val="20"/>
                <w:szCs w:val="20"/>
              </w:rPr>
            </w:pPr>
            <w:r w:rsidRPr="007C6E08">
              <w:rPr>
                <w:rFonts w:ascii="Calibri" w:hAnsi="Calibri" w:cs="Calibri"/>
                <w:color w:val="000000"/>
                <w:sz w:val="20"/>
                <w:szCs w:val="20"/>
              </w:rPr>
              <w:t>+</w:t>
            </w:r>
            <w:r w:rsidR="005233C0" w:rsidRPr="007C6E08">
              <w:rPr>
                <w:rFonts w:ascii="Calibri" w:hAnsi="Calibri" w:cs="Calibri"/>
                <w:color w:val="000000"/>
                <w:sz w:val="20"/>
                <w:szCs w:val="20"/>
              </w:rPr>
              <w:t>0.4</w:t>
            </w:r>
          </w:p>
        </w:tc>
        <w:tc>
          <w:tcPr>
            <w:tcW w:w="987" w:type="dxa"/>
          </w:tcPr>
          <w:p w14:paraId="2739DEFA" w14:textId="77777777" w:rsidR="005233C0" w:rsidRPr="007C6E08" w:rsidRDefault="005233C0" w:rsidP="004C7FC8">
            <w:pPr>
              <w:jc w:val="center"/>
              <w:rPr>
                <w:rFonts w:ascii="Calibri" w:hAnsi="Calibri" w:cs="Calibri"/>
                <w:color w:val="000000"/>
                <w:sz w:val="20"/>
                <w:szCs w:val="20"/>
              </w:rPr>
            </w:pPr>
          </w:p>
        </w:tc>
      </w:tr>
    </w:tbl>
    <w:p w14:paraId="1B3DE798" w14:textId="77777777" w:rsidR="00BA04F2" w:rsidRDefault="00BA04F2" w:rsidP="00D125DC"/>
    <w:p w14:paraId="30EA8278" w14:textId="77777777" w:rsidR="00BA04F2" w:rsidRPr="00A37E04" w:rsidRDefault="00BA04F2" w:rsidP="004C7FC8">
      <w:pPr>
        <w:rPr>
          <w:rFonts w:asciiTheme="majorHAnsi" w:hAnsiTheme="majorHAnsi"/>
          <w:sz w:val="22"/>
          <w:szCs w:val="22"/>
        </w:rPr>
      </w:pPr>
      <w:r w:rsidRPr="00A37E04">
        <w:rPr>
          <w:rFonts w:asciiTheme="majorHAnsi" w:hAnsiTheme="majorHAnsi"/>
          <w:sz w:val="22"/>
          <w:szCs w:val="22"/>
        </w:rPr>
        <w:br w:type="page"/>
      </w:r>
    </w:p>
    <w:p w14:paraId="2F9BFDAD" w14:textId="77777777" w:rsidR="00BA04F2" w:rsidRDefault="00BA04F2" w:rsidP="004C7FC8">
      <w:pPr>
        <w:rPr>
          <w:rFonts w:ascii="Calibri" w:hAnsi="Calibri" w:cs="Calibri"/>
          <w:b/>
          <w:color w:val="000000"/>
          <w:sz w:val="22"/>
        </w:rPr>
      </w:pPr>
      <w:r w:rsidRPr="00341D9C">
        <w:rPr>
          <w:rFonts w:ascii="Calibri" w:hAnsi="Calibri" w:cs="Calibri"/>
          <w:b/>
          <w:color w:val="000000"/>
          <w:sz w:val="22"/>
        </w:rPr>
        <w:lastRenderedPageBreak/>
        <w:t xml:space="preserve">Table 2. Nurse characteristics </w:t>
      </w:r>
      <w:r w:rsidR="00024530">
        <w:rPr>
          <w:rFonts w:ascii="Calibri" w:hAnsi="Calibri" w:cs="Calibri"/>
          <w:b/>
          <w:color w:val="000000"/>
          <w:sz w:val="22"/>
        </w:rPr>
        <w:t xml:space="preserve">in </w:t>
      </w:r>
      <w:r w:rsidR="002234F3">
        <w:rPr>
          <w:rFonts w:ascii="Calibri" w:hAnsi="Calibri" w:cs="Calibri"/>
          <w:b/>
          <w:color w:val="000000"/>
          <w:sz w:val="22"/>
        </w:rPr>
        <w:t>p</w:t>
      </w:r>
      <w:r w:rsidR="00344031">
        <w:rPr>
          <w:rFonts w:ascii="Calibri" w:hAnsi="Calibri" w:cs="Calibri"/>
          <w:b/>
          <w:color w:val="000000"/>
          <w:sz w:val="22"/>
        </w:rPr>
        <w:t>re- and post-intervention</w:t>
      </w:r>
      <w:r w:rsidR="00024530">
        <w:rPr>
          <w:rFonts w:ascii="Calibri" w:hAnsi="Calibri" w:cs="Calibri"/>
          <w:b/>
          <w:color w:val="000000"/>
          <w:sz w:val="22"/>
        </w:rPr>
        <w:t xml:space="preserve"> survey</w:t>
      </w:r>
    </w:p>
    <w:p w14:paraId="0E5FA5A6" w14:textId="77777777" w:rsidR="00BA04F2" w:rsidRPr="00341D9C" w:rsidRDefault="00BA04F2" w:rsidP="004C7FC8">
      <w:pPr>
        <w:rPr>
          <w:rFonts w:ascii="Calibri" w:hAnsi="Calibri" w:cs="Calibri"/>
          <w:b/>
          <w:sz w:val="22"/>
        </w:rPr>
      </w:pPr>
    </w:p>
    <w:tbl>
      <w:tblPr>
        <w:tblW w:w="9635" w:type="dxa"/>
        <w:tblLook w:val="04A0" w:firstRow="1" w:lastRow="0" w:firstColumn="1" w:lastColumn="0" w:noHBand="0" w:noVBand="1"/>
      </w:tblPr>
      <w:tblGrid>
        <w:gridCol w:w="4763"/>
        <w:gridCol w:w="1474"/>
        <w:gridCol w:w="1474"/>
        <w:gridCol w:w="962"/>
        <w:gridCol w:w="962"/>
      </w:tblGrid>
      <w:tr w:rsidR="00BA04F2" w:rsidRPr="007C6E08" w14:paraId="0DD2A6FC" w14:textId="77777777" w:rsidTr="00A43EBC">
        <w:trPr>
          <w:trHeight w:val="300"/>
        </w:trPr>
        <w:tc>
          <w:tcPr>
            <w:tcW w:w="4763" w:type="dxa"/>
            <w:noWrap/>
          </w:tcPr>
          <w:p w14:paraId="066295F1" w14:textId="77777777" w:rsidR="00BA04F2" w:rsidRPr="007C6E08" w:rsidRDefault="00BA04F2" w:rsidP="004C7FC8">
            <w:pPr>
              <w:rPr>
                <w:rFonts w:ascii="Calibri" w:hAnsi="Calibri" w:cs="Calibri"/>
                <w:b/>
                <w:bCs/>
                <w:i/>
                <w:iCs/>
                <w:color w:val="000000"/>
                <w:sz w:val="20"/>
                <w:szCs w:val="20"/>
              </w:rPr>
            </w:pPr>
          </w:p>
        </w:tc>
        <w:tc>
          <w:tcPr>
            <w:tcW w:w="1474" w:type="dxa"/>
            <w:noWrap/>
          </w:tcPr>
          <w:p w14:paraId="0F1F00B7"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Pre</w:t>
            </w:r>
          </w:p>
          <w:p w14:paraId="336B2EDE" w14:textId="77777777" w:rsidR="00BA04F2" w:rsidRPr="007C6E08" w:rsidRDefault="00BA04F2" w:rsidP="004C7FC8">
            <w:pPr>
              <w:jc w:val="center"/>
              <w:rPr>
                <w:rFonts w:ascii="Calibri" w:hAnsi="Calibri" w:cs="Calibri"/>
                <w:b/>
                <w:bCs/>
                <w:color w:val="000000"/>
                <w:sz w:val="20"/>
                <w:szCs w:val="20"/>
              </w:rPr>
            </w:pPr>
          </w:p>
        </w:tc>
        <w:tc>
          <w:tcPr>
            <w:tcW w:w="1474" w:type="dxa"/>
          </w:tcPr>
          <w:p w14:paraId="31F1D1F1"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w:t>
            </w:r>
          </w:p>
          <w:p w14:paraId="250FD57B" w14:textId="77777777" w:rsidR="00BA04F2" w:rsidRPr="007C6E08" w:rsidRDefault="00BA04F2" w:rsidP="004C7FC8">
            <w:pPr>
              <w:jc w:val="center"/>
              <w:rPr>
                <w:rFonts w:ascii="Calibri" w:hAnsi="Calibri" w:cs="Calibri"/>
                <w:b/>
                <w:bCs/>
                <w:color w:val="000000"/>
                <w:sz w:val="20"/>
                <w:szCs w:val="20"/>
              </w:rPr>
            </w:pPr>
          </w:p>
        </w:tc>
        <w:tc>
          <w:tcPr>
            <w:tcW w:w="962" w:type="dxa"/>
          </w:tcPr>
          <w:p w14:paraId="6B7D9BBC" w14:textId="77777777" w:rsidR="00BA04F2" w:rsidRPr="007C6E08" w:rsidRDefault="00BA04F2" w:rsidP="004C7FC8">
            <w:pPr>
              <w:framePr w:hSpace="180" w:wrap="around" w:vAnchor="text" w:hAnchor="text" w:y="1"/>
              <w:suppressOverlap/>
              <w:jc w:val="center"/>
              <w:rPr>
                <w:rFonts w:ascii="Calibri" w:hAnsi="Calibri" w:cs="Calibri"/>
                <w:b/>
                <w:bCs/>
                <w:color w:val="000000"/>
                <w:sz w:val="20"/>
                <w:szCs w:val="20"/>
              </w:rPr>
            </w:pPr>
            <w:r w:rsidRPr="007C6E08">
              <w:rPr>
                <w:rFonts w:ascii="Calibri" w:hAnsi="Calibri" w:cs="Calibri"/>
                <w:b/>
                <w:bCs/>
                <w:color w:val="000000"/>
                <w:sz w:val="20"/>
                <w:szCs w:val="20"/>
              </w:rPr>
              <w:sym w:font="Symbol" w:char="F044"/>
            </w:r>
            <w:r w:rsidRPr="007C6E08">
              <w:rPr>
                <w:rFonts w:ascii="Calibri" w:hAnsi="Calibri" w:cs="Calibri"/>
                <w:b/>
                <w:bCs/>
                <w:color w:val="000000"/>
                <w:sz w:val="20"/>
                <w:szCs w:val="20"/>
              </w:rPr>
              <w:t>%</w:t>
            </w:r>
          </w:p>
          <w:p w14:paraId="4CCC6326"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Post - Pre</w:t>
            </w:r>
          </w:p>
        </w:tc>
        <w:tc>
          <w:tcPr>
            <w:tcW w:w="962" w:type="dxa"/>
          </w:tcPr>
          <w:p w14:paraId="5804795A" w14:textId="77777777" w:rsidR="00BA04F2" w:rsidRPr="007C6E08" w:rsidRDefault="00BA04F2" w:rsidP="004C7FC8">
            <w:pPr>
              <w:jc w:val="center"/>
              <w:rPr>
                <w:rFonts w:ascii="Calibri" w:hAnsi="Calibri" w:cs="Calibri"/>
                <w:b/>
                <w:bCs/>
                <w:color w:val="000000"/>
                <w:sz w:val="20"/>
                <w:szCs w:val="20"/>
              </w:rPr>
            </w:pPr>
          </w:p>
          <w:p w14:paraId="3EB055A6" w14:textId="77777777" w:rsidR="00BA04F2" w:rsidRPr="007C6E08" w:rsidRDefault="00BA04F2" w:rsidP="004C7FC8">
            <w:pPr>
              <w:jc w:val="center"/>
              <w:rPr>
                <w:rFonts w:ascii="Calibri" w:hAnsi="Calibri" w:cs="Calibri"/>
                <w:b/>
                <w:bCs/>
                <w:color w:val="000000"/>
                <w:sz w:val="20"/>
                <w:szCs w:val="20"/>
              </w:rPr>
            </w:pPr>
            <w:r w:rsidRPr="007C6E08">
              <w:rPr>
                <w:rFonts w:ascii="Calibri" w:hAnsi="Calibri" w:cs="Calibri"/>
                <w:b/>
                <w:bCs/>
                <w:color w:val="000000"/>
                <w:sz w:val="20"/>
                <w:szCs w:val="20"/>
              </w:rPr>
              <w:t>P-value</w:t>
            </w:r>
          </w:p>
        </w:tc>
      </w:tr>
      <w:tr w:rsidR="00BA04F2" w:rsidRPr="007C6E08" w14:paraId="3079D744" w14:textId="77777777" w:rsidTr="00A43EBC">
        <w:trPr>
          <w:trHeight w:val="300"/>
        </w:trPr>
        <w:tc>
          <w:tcPr>
            <w:tcW w:w="4763" w:type="dxa"/>
            <w:noWrap/>
          </w:tcPr>
          <w:p w14:paraId="655CD7AE" w14:textId="77777777" w:rsidR="00BA04F2" w:rsidRPr="007C6E08" w:rsidRDefault="00BA04F2" w:rsidP="00D125DC">
            <w:pPr>
              <w:rPr>
                <w:rFonts w:ascii="Calibri" w:hAnsi="Calibri" w:cs="Calibri"/>
                <w:b/>
                <w:bCs/>
                <w:i/>
                <w:iCs/>
                <w:color w:val="000000"/>
                <w:sz w:val="20"/>
                <w:szCs w:val="20"/>
              </w:rPr>
            </w:pPr>
            <w:r w:rsidRPr="007C6E08">
              <w:rPr>
                <w:rFonts w:ascii="Calibri" w:hAnsi="Calibri" w:cs="Calibri"/>
                <w:b/>
                <w:bCs/>
                <w:i/>
                <w:iCs/>
                <w:color w:val="000000"/>
                <w:sz w:val="20"/>
                <w:szCs w:val="20"/>
              </w:rPr>
              <w:t>Nurse characteristics</w:t>
            </w:r>
          </w:p>
        </w:tc>
        <w:tc>
          <w:tcPr>
            <w:tcW w:w="1474" w:type="dxa"/>
            <w:noWrap/>
          </w:tcPr>
          <w:p w14:paraId="35CB08A6" w14:textId="77777777" w:rsidR="00BA04F2" w:rsidRPr="007C6E08" w:rsidRDefault="00BA04F2" w:rsidP="004C7FC8">
            <w:pPr>
              <w:rPr>
                <w:rFonts w:ascii="Calibri" w:hAnsi="Calibri" w:cs="Calibri"/>
                <w:color w:val="000000"/>
                <w:sz w:val="20"/>
                <w:szCs w:val="20"/>
              </w:rPr>
            </w:pPr>
          </w:p>
        </w:tc>
        <w:tc>
          <w:tcPr>
            <w:tcW w:w="1474" w:type="dxa"/>
          </w:tcPr>
          <w:p w14:paraId="4917AB5C" w14:textId="77777777" w:rsidR="00BA04F2" w:rsidRPr="007C6E08" w:rsidRDefault="00BA04F2" w:rsidP="004C7FC8">
            <w:pPr>
              <w:rPr>
                <w:rFonts w:ascii="Calibri" w:hAnsi="Calibri" w:cs="Calibri"/>
                <w:color w:val="000000"/>
                <w:sz w:val="20"/>
                <w:szCs w:val="20"/>
              </w:rPr>
            </w:pPr>
          </w:p>
        </w:tc>
        <w:tc>
          <w:tcPr>
            <w:tcW w:w="962" w:type="dxa"/>
          </w:tcPr>
          <w:p w14:paraId="2C15C735" w14:textId="77777777" w:rsidR="00BA04F2" w:rsidRPr="007C6E08" w:rsidRDefault="00BA04F2" w:rsidP="004C7FC8">
            <w:pPr>
              <w:rPr>
                <w:rFonts w:ascii="Calibri" w:hAnsi="Calibri" w:cs="Calibri"/>
                <w:color w:val="000000"/>
                <w:sz w:val="20"/>
                <w:szCs w:val="20"/>
              </w:rPr>
            </w:pPr>
          </w:p>
        </w:tc>
        <w:tc>
          <w:tcPr>
            <w:tcW w:w="962" w:type="dxa"/>
          </w:tcPr>
          <w:p w14:paraId="5A880D7A" w14:textId="77777777" w:rsidR="00BA04F2" w:rsidRPr="007C6E08" w:rsidRDefault="00BA04F2" w:rsidP="004C7FC8">
            <w:pPr>
              <w:rPr>
                <w:rFonts w:ascii="Calibri" w:hAnsi="Calibri" w:cs="Calibri"/>
                <w:color w:val="000000"/>
                <w:sz w:val="20"/>
                <w:szCs w:val="20"/>
              </w:rPr>
            </w:pPr>
          </w:p>
        </w:tc>
      </w:tr>
      <w:tr w:rsidR="00F13595" w:rsidRPr="007C6E08" w14:paraId="71E0B737" w14:textId="77777777" w:rsidTr="00A43EBC">
        <w:trPr>
          <w:trHeight w:val="300"/>
        </w:trPr>
        <w:tc>
          <w:tcPr>
            <w:tcW w:w="4763" w:type="dxa"/>
            <w:noWrap/>
          </w:tcPr>
          <w:p w14:paraId="4D440C4A" w14:textId="77777777" w:rsidR="00F13595"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Total number of nurses observed</w:t>
            </w:r>
          </w:p>
        </w:tc>
        <w:tc>
          <w:tcPr>
            <w:tcW w:w="1474" w:type="dxa"/>
            <w:noWrap/>
          </w:tcPr>
          <w:p w14:paraId="469862C0" w14:textId="77777777" w:rsidR="00F13595" w:rsidRPr="007C6E08" w:rsidRDefault="00B83192" w:rsidP="004C7FC8">
            <w:pPr>
              <w:rPr>
                <w:rFonts w:ascii="Calibri" w:hAnsi="Calibri" w:cs="Calibri"/>
                <w:color w:val="000000"/>
                <w:sz w:val="20"/>
                <w:szCs w:val="20"/>
              </w:rPr>
            </w:pPr>
            <w:r w:rsidRPr="007C6E08">
              <w:rPr>
                <w:rFonts w:ascii="Calibri" w:hAnsi="Calibri" w:cs="Calibri"/>
                <w:color w:val="000000"/>
                <w:sz w:val="20"/>
                <w:szCs w:val="20"/>
              </w:rPr>
              <w:t>25</w:t>
            </w:r>
          </w:p>
        </w:tc>
        <w:tc>
          <w:tcPr>
            <w:tcW w:w="1474" w:type="dxa"/>
          </w:tcPr>
          <w:p w14:paraId="5F1140DB" w14:textId="77777777" w:rsidR="00F13595" w:rsidRPr="007C6E08" w:rsidRDefault="00B83192" w:rsidP="004C7FC8">
            <w:pPr>
              <w:rPr>
                <w:rFonts w:ascii="Calibri" w:hAnsi="Calibri" w:cs="Calibri"/>
                <w:color w:val="000000"/>
                <w:sz w:val="20"/>
                <w:szCs w:val="20"/>
              </w:rPr>
            </w:pPr>
            <w:r w:rsidRPr="007C6E08">
              <w:rPr>
                <w:rFonts w:ascii="Calibri" w:hAnsi="Calibri" w:cs="Calibri"/>
                <w:color w:val="000000"/>
                <w:sz w:val="20"/>
                <w:szCs w:val="20"/>
              </w:rPr>
              <w:t>33</w:t>
            </w:r>
          </w:p>
        </w:tc>
        <w:tc>
          <w:tcPr>
            <w:tcW w:w="962" w:type="dxa"/>
          </w:tcPr>
          <w:p w14:paraId="33F1FAFC" w14:textId="77777777" w:rsidR="00F13595" w:rsidRPr="007C6E08" w:rsidRDefault="00F13595" w:rsidP="004C7FC8">
            <w:pPr>
              <w:rPr>
                <w:rFonts w:ascii="Calibri" w:hAnsi="Calibri" w:cs="Calibri"/>
                <w:color w:val="000000"/>
                <w:sz w:val="20"/>
                <w:szCs w:val="20"/>
              </w:rPr>
            </w:pPr>
          </w:p>
        </w:tc>
        <w:tc>
          <w:tcPr>
            <w:tcW w:w="962" w:type="dxa"/>
          </w:tcPr>
          <w:p w14:paraId="65365ED3" w14:textId="77777777" w:rsidR="00F13595" w:rsidRPr="007C6E08" w:rsidRDefault="00F13595" w:rsidP="004C7FC8">
            <w:pPr>
              <w:rPr>
                <w:rFonts w:ascii="Calibri" w:hAnsi="Calibri" w:cs="Calibri"/>
                <w:color w:val="000000"/>
                <w:sz w:val="20"/>
                <w:szCs w:val="20"/>
              </w:rPr>
            </w:pPr>
          </w:p>
        </w:tc>
      </w:tr>
      <w:tr w:rsidR="00F13595" w:rsidRPr="007C6E08" w14:paraId="104B694E" w14:textId="77777777" w:rsidTr="00A43EBC">
        <w:trPr>
          <w:trHeight w:val="300"/>
        </w:trPr>
        <w:tc>
          <w:tcPr>
            <w:tcW w:w="4763" w:type="dxa"/>
            <w:noWrap/>
          </w:tcPr>
          <w:p w14:paraId="54E1AEC4" w14:textId="77777777" w:rsidR="00F13595"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Nurses observed who were trained in IMAI</w:t>
            </w:r>
          </w:p>
        </w:tc>
        <w:tc>
          <w:tcPr>
            <w:tcW w:w="1474" w:type="dxa"/>
            <w:noWrap/>
          </w:tcPr>
          <w:p w14:paraId="70FA83B8" w14:textId="77777777" w:rsidR="00F13595" w:rsidRPr="007C6E08" w:rsidRDefault="009459B0" w:rsidP="004C7FC8">
            <w:pPr>
              <w:rPr>
                <w:rFonts w:ascii="Calibri" w:hAnsi="Calibri" w:cs="Calibri"/>
                <w:color w:val="000000"/>
                <w:sz w:val="20"/>
                <w:szCs w:val="20"/>
              </w:rPr>
            </w:pPr>
            <w:r w:rsidRPr="007C6E08">
              <w:rPr>
                <w:rFonts w:ascii="Calibri" w:hAnsi="Calibri" w:cs="Calibri"/>
                <w:color w:val="000000"/>
                <w:sz w:val="20"/>
                <w:szCs w:val="20"/>
              </w:rPr>
              <w:t>0</w:t>
            </w:r>
          </w:p>
        </w:tc>
        <w:tc>
          <w:tcPr>
            <w:tcW w:w="1474" w:type="dxa"/>
          </w:tcPr>
          <w:p w14:paraId="559C26F9" w14:textId="77777777" w:rsidR="00F13595" w:rsidRPr="007C6E08" w:rsidRDefault="00FF51B6" w:rsidP="004C7FC8">
            <w:pPr>
              <w:rPr>
                <w:rFonts w:ascii="Calibri" w:hAnsi="Calibri" w:cs="Calibri"/>
                <w:color w:val="000000"/>
                <w:sz w:val="20"/>
                <w:szCs w:val="20"/>
              </w:rPr>
            </w:pPr>
            <w:r w:rsidRPr="007C6E08">
              <w:rPr>
                <w:rFonts w:ascii="Calibri" w:hAnsi="Calibri" w:cs="Calibri"/>
                <w:color w:val="000000"/>
                <w:sz w:val="20"/>
                <w:szCs w:val="20"/>
              </w:rPr>
              <w:t>18</w:t>
            </w:r>
          </w:p>
        </w:tc>
        <w:tc>
          <w:tcPr>
            <w:tcW w:w="962" w:type="dxa"/>
          </w:tcPr>
          <w:p w14:paraId="6290057B" w14:textId="77777777" w:rsidR="00F13595" w:rsidRPr="007C6E08" w:rsidRDefault="00F13595" w:rsidP="004C7FC8">
            <w:pPr>
              <w:rPr>
                <w:rFonts w:ascii="Calibri" w:hAnsi="Calibri" w:cs="Calibri"/>
                <w:color w:val="000000"/>
                <w:sz w:val="20"/>
                <w:szCs w:val="20"/>
              </w:rPr>
            </w:pPr>
          </w:p>
        </w:tc>
        <w:tc>
          <w:tcPr>
            <w:tcW w:w="962" w:type="dxa"/>
          </w:tcPr>
          <w:p w14:paraId="4A2F3685" w14:textId="77777777" w:rsidR="00F13595" w:rsidRPr="007C6E08" w:rsidRDefault="00F13595" w:rsidP="004C7FC8">
            <w:pPr>
              <w:rPr>
                <w:rFonts w:ascii="Calibri" w:hAnsi="Calibri" w:cs="Calibri"/>
                <w:color w:val="000000"/>
                <w:sz w:val="20"/>
                <w:szCs w:val="20"/>
              </w:rPr>
            </w:pPr>
          </w:p>
        </w:tc>
      </w:tr>
      <w:tr w:rsidR="00F13595" w:rsidRPr="007C6E08" w14:paraId="41384575" w14:textId="77777777" w:rsidTr="00A43EBC">
        <w:trPr>
          <w:trHeight w:val="300"/>
        </w:trPr>
        <w:tc>
          <w:tcPr>
            <w:tcW w:w="4763" w:type="dxa"/>
            <w:noWrap/>
          </w:tcPr>
          <w:p w14:paraId="381398C6" w14:textId="77777777" w:rsidR="00733770" w:rsidRDefault="00733770" w:rsidP="00D125DC">
            <w:pPr>
              <w:rPr>
                <w:rFonts w:ascii="Calibri" w:hAnsi="Calibri" w:cs="Calibri"/>
                <w:b/>
                <w:bCs/>
                <w:i/>
                <w:color w:val="000000"/>
                <w:sz w:val="20"/>
                <w:szCs w:val="20"/>
              </w:rPr>
            </w:pPr>
          </w:p>
          <w:p w14:paraId="62D8A9B0" w14:textId="77777777" w:rsidR="00F13595" w:rsidRPr="007C6E08" w:rsidRDefault="00F13595" w:rsidP="00D125DC">
            <w:pPr>
              <w:rPr>
                <w:rFonts w:ascii="Calibri" w:hAnsi="Calibri" w:cs="Calibri"/>
                <w:b/>
                <w:bCs/>
                <w:i/>
                <w:color w:val="000000"/>
                <w:sz w:val="20"/>
                <w:szCs w:val="20"/>
              </w:rPr>
            </w:pPr>
            <w:r w:rsidRPr="007C6E08">
              <w:rPr>
                <w:rFonts w:ascii="Calibri" w:hAnsi="Calibri" w:cs="Calibri"/>
                <w:b/>
                <w:bCs/>
                <w:i/>
                <w:color w:val="000000"/>
                <w:sz w:val="20"/>
                <w:szCs w:val="20"/>
              </w:rPr>
              <w:t>Nurse characteristics by patient encounter</w:t>
            </w:r>
          </w:p>
        </w:tc>
        <w:tc>
          <w:tcPr>
            <w:tcW w:w="1474" w:type="dxa"/>
            <w:noWrap/>
          </w:tcPr>
          <w:p w14:paraId="2CF2A2E6" w14:textId="77777777" w:rsidR="00F13595" w:rsidRPr="007C6E08" w:rsidRDefault="00F13595" w:rsidP="004C7FC8">
            <w:pPr>
              <w:rPr>
                <w:rFonts w:ascii="Calibri" w:hAnsi="Calibri" w:cs="Calibri"/>
                <w:color w:val="000000"/>
                <w:sz w:val="20"/>
                <w:szCs w:val="20"/>
              </w:rPr>
            </w:pPr>
          </w:p>
        </w:tc>
        <w:tc>
          <w:tcPr>
            <w:tcW w:w="1474" w:type="dxa"/>
          </w:tcPr>
          <w:p w14:paraId="736022D9" w14:textId="77777777" w:rsidR="00F13595" w:rsidRPr="007C6E08" w:rsidRDefault="00F13595" w:rsidP="004C7FC8">
            <w:pPr>
              <w:rPr>
                <w:rFonts w:ascii="Calibri" w:hAnsi="Calibri" w:cs="Calibri"/>
                <w:color w:val="000000"/>
                <w:sz w:val="20"/>
                <w:szCs w:val="20"/>
              </w:rPr>
            </w:pPr>
          </w:p>
        </w:tc>
        <w:tc>
          <w:tcPr>
            <w:tcW w:w="962" w:type="dxa"/>
          </w:tcPr>
          <w:p w14:paraId="4A25E21B" w14:textId="77777777" w:rsidR="00F13595" w:rsidRPr="007C6E08" w:rsidRDefault="00F13595" w:rsidP="004C7FC8">
            <w:pPr>
              <w:rPr>
                <w:rFonts w:ascii="Calibri" w:hAnsi="Calibri" w:cs="Calibri"/>
                <w:color w:val="000000"/>
                <w:sz w:val="20"/>
                <w:szCs w:val="20"/>
              </w:rPr>
            </w:pPr>
          </w:p>
        </w:tc>
        <w:tc>
          <w:tcPr>
            <w:tcW w:w="962" w:type="dxa"/>
          </w:tcPr>
          <w:p w14:paraId="2A6008A4" w14:textId="77777777" w:rsidR="00F13595" w:rsidRPr="007C6E08" w:rsidRDefault="00F13595" w:rsidP="004C7FC8">
            <w:pPr>
              <w:rPr>
                <w:rFonts w:ascii="Calibri" w:hAnsi="Calibri" w:cs="Calibri"/>
                <w:color w:val="000000"/>
                <w:sz w:val="20"/>
                <w:szCs w:val="20"/>
              </w:rPr>
            </w:pPr>
          </w:p>
        </w:tc>
      </w:tr>
      <w:tr w:rsidR="00F13595" w:rsidRPr="007C6E08" w14:paraId="0C0D6EE0" w14:textId="77777777" w:rsidTr="00A43EBC">
        <w:trPr>
          <w:trHeight w:val="300"/>
        </w:trPr>
        <w:tc>
          <w:tcPr>
            <w:tcW w:w="4763" w:type="dxa"/>
            <w:noWrap/>
          </w:tcPr>
          <w:p w14:paraId="26CD7717" w14:textId="77777777" w:rsidR="00F13595" w:rsidRPr="007C6E08" w:rsidRDefault="00F13595" w:rsidP="00D125DC">
            <w:pPr>
              <w:rPr>
                <w:rFonts w:ascii="Calibri" w:hAnsi="Calibri" w:cs="Calibri"/>
                <w:b/>
                <w:bCs/>
                <w:i/>
                <w:color w:val="000000"/>
                <w:sz w:val="20"/>
                <w:szCs w:val="20"/>
              </w:rPr>
            </w:pPr>
          </w:p>
        </w:tc>
        <w:tc>
          <w:tcPr>
            <w:tcW w:w="1474" w:type="dxa"/>
            <w:noWrap/>
          </w:tcPr>
          <w:p w14:paraId="335E822D" w14:textId="77777777" w:rsidR="00F13595" w:rsidRPr="007C6E08" w:rsidRDefault="00F13595" w:rsidP="004C7FC8">
            <w:pPr>
              <w:rPr>
                <w:rFonts w:ascii="Calibri" w:hAnsi="Calibri" w:cs="Calibri"/>
                <w:color w:val="000000"/>
                <w:sz w:val="20"/>
                <w:szCs w:val="20"/>
              </w:rPr>
            </w:pPr>
            <w:r w:rsidRPr="007C6E08">
              <w:rPr>
                <w:rFonts w:ascii="Calibri" w:hAnsi="Calibri" w:cs="Calibri"/>
                <w:color w:val="000000"/>
                <w:sz w:val="20"/>
                <w:szCs w:val="20"/>
              </w:rPr>
              <w:t>N=464</w:t>
            </w:r>
          </w:p>
        </w:tc>
        <w:tc>
          <w:tcPr>
            <w:tcW w:w="1474" w:type="dxa"/>
          </w:tcPr>
          <w:p w14:paraId="4BB4C380" w14:textId="77777777" w:rsidR="00F13595" w:rsidRPr="007C6E08" w:rsidRDefault="00F13595" w:rsidP="004C7FC8">
            <w:pPr>
              <w:rPr>
                <w:rFonts w:ascii="Calibri" w:hAnsi="Calibri" w:cs="Calibri"/>
                <w:color w:val="000000"/>
                <w:sz w:val="20"/>
                <w:szCs w:val="20"/>
              </w:rPr>
            </w:pPr>
            <w:r w:rsidRPr="007C6E08">
              <w:rPr>
                <w:rFonts w:ascii="Calibri" w:hAnsi="Calibri" w:cs="Calibri"/>
                <w:color w:val="000000"/>
                <w:sz w:val="20"/>
                <w:szCs w:val="20"/>
              </w:rPr>
              <w:t>N=506</w:t>
            </w:r>
          </w:p>
        </w:tc>
        <w:tc>
          <w:tcPr>
            <w:tcW w:w="962" w:type="dxa"/>
          </w:tcPr>
          <w:p w14:paraId="70BCE674" w14:textId="77777777" w:rsidR="00F13595" w:rsidRPr="007C6E08" w:rsidRDefault="00F13595" w:rsidP="004C7FC8">
            <w:pPr>
              <w:rPr>
                <w:rFonts w:ascii="Calibri" w:hAnsi="Calibri" w:cs="Calibri"/>
                <w:color w:val="000000"/>
                <w:sz w:val="20"/>
                <w:szCs w:val="20"/>
              </w:rPr>
            </w:pPr>
          </w:p>
        </w:tc>
        <w:tc>
          <w:tcPr>
            <w:tcW w:w="962" w:type="dxa"/>
          </w:tcPr>
          <w:p w14:paraId="19E1F1FE" w14:textId="77777777" w:rsidR="00F13595" w:rsidRPr="007C6E08" w:rsidRDefault="00F13595" w:rsidP="004C7FC8">
            <w:pPr>
              <w:rPr>
                <w:rFonts w:ascii="Calibri" w:hAnsi="Calibri" w:cs="Calibri"/>
                <w:color w:val="000000"/>
                <w:sz w:val="20"/>
                <w:szCs w:val="20"/>
              </w:rPr>
            </w:pPr>
          </w:p>
        </w:tc>
      </w:tr>
      <w:tr w:rsidR="00BA04F2" w:rsidRPr="007C6E08" w14:paraId="685DF94A" w14:textId="77777777" w:rsidTr="00A43EBC">
        <w:trPr>
          <w:trHeight w:val="300"/>
        </w:trPr>
        <w:tc>
          <w:tcPr>
            <w:tcW w:w="4763" w:type="dxa"/>
            <w:noWrap/>
          </w:tcPr>
          <w:p w14:paraId="7A63336E" w14:textId="77777777" w:rsidR="00BA04F2" w:rsidRPr="007C6E08" w:rsidRDefault="00F13595" w:rsidP="00D125DC">
            <w:pPr>
              <w:rPr>
                <w:rFonts w:ascii="Calibri" w:hAnsi="Calibri" w:cs="Calibri"/>
                <w:bCs/>
                <w:color w:val="000000"/>
                <w:sz w:val="20"/>
                <w:szCs w:val="20"/>
              </w:rPr>
            </w:pPr>
            <w:r w:rsidRPr="007C6E08">
              <w:rPr>
                <w:rFonts w:ascii="Calibri" w:hAnsi="Calibri" w:cs="Calibri"/>
                <w:bCs/>
                <w:color w:val="000000"/>
                <w:sz w:val="20"/>
                <w:szCs w:val="20"/>
              </w:rPr>
              <w:t>Was nurse trained in IMAI?</w:t>
            </w:r>
          </w:p>
        </w:tc>
        <w:tc>
          <w:tcPr>
            <w:tcW w:w="1474" w:type="dxa"/>
            <w:noWrap/>
          </w:tcPr>
          <w:p w14:paraId="4AB8FBAC" w14:textId="77777777" w:rsidR="00BA04F2" w:rsidRPr="007C6E08" w:rsidRDefault="00BA04F2" w:rsidP="004C7FC8">
            <w:pPr>
              <w:rPr>
                <w:rFonts w:ascii="Calibri" w:hAnsi="Calibri" w:cs="Calibri"/>
                <w:color w:val="000000"/>
                <w:sz w:val="20"/>
                <w:szCs w:val="20"/>
              </w:rPr>
            </w:pPr>
          </w:p>
        </w:tc>
        <w:tc>
          <w:tcPr>
            <w:tcW w:w="1474" w:type="dxa"/>
          </w:tcPr>
          <w:p w14:paraId="359BC0F0" w14:textId="77777777" w:rsidR="00BA04F2" w:rsidRPr="007C6E08" w:rsidRDefault="00BA04F2" w:rsidP="004C7FC8">
            <w:pPr>
              <w:rPr>
                <w:rFonts w:ascii="Calibri" w:hAnsi="Calibri" w:cs="Calibri"/>
                <w:color w:val="000000"/>
                <w:sz w:val="20"/>
                <w:szCs w:val="20"/>
              </w:rPr>
            </w:pPr>
          </w:p>
        </w:tc>
        <w:tc>
          <w:tcPr>
            <w:tcW w:w="962" w:type="dxa"/>
          </w:tcPr>
          <w:p w14:paraId="33458DA8" w14:textId="77777777" w:rsidR="00BA04F2" w:rsidRPr="007C6E08" w:rsidRDefault="00BA04F2" w:rsidP="004C7FC8">
            <w:pPr>
              <w:rPr>
                <w:rFonts w:ascii="Calibri" w:hAnsi="Calibri" w:cs="Calibri"/>
                <w:color w:val="000000"/>
                <w:sz w:val="20"/>
                <w:szCs w:val="20"/>
              </w:rPr>
            </w:pPr>
          </w:p>
        </w:tc>
        <w:tc>
          <w:tcPr>
            <w:tcW w:w="962" w:type="dxa"/>
          </w:tcPr>
          <w:p w14:paraId="0E58310A"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BA04F2" w:rsidRPr="007C6E08" w14:paraId="61DC1D67" w14:textId="77777777" w:rsidTr="00A43EBC">
        <w:trPr>
          <w:trHeight w:val="300"/>
        </w:trPr>
        <w:tc>
          <w:tcPr>
            <w:tcW w:w="4763" w:type="dxa"/>
            <w:noWrap/>
          </w:tcPr>
          <w:p w14:paraId="78316F9C"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Yes</w:t>
            </w:r>
          </w:p>
        </w:tc>
        <w:tc>
          <w:tcPr>
            <w:tcW w:w="1474" w:type="dxa"/>
            <w:noWrap/>
          </w:tcPr>
          <w:p w14:paraId="1B93AACF"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0B0C99D9"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350 (69.2)</w:t>
            </w:r>
          </w:p>
        </w:tc>
        <w:tc>
          <w:tcPr>
            <w:tcW w:w="962" w:type="dxa"/>
          </w:tcPr>
          <w:p w14:paraId="7D76DAB7"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69.2</w:t>
            </w:r>
          </w:p>
        </w:tc>
        <w:tc>
          <w:tcPr>
            <w:tcW w:w="962" w:type="dxa"/>
          </w:tcPr>
          <w:p w14:paraId="53B1AA39" w14:textId="77777777" w:rsidR="00BA04F2" w:rsidRPr="007C6E08" w:rsidRDefault="00BA04F2" w:rsidP="004C7FC8">
            <w:pPr>
              <w:rPr>
                <w:rFonts w:ascii="Calibri" w:hAnsi="Calibri" w:cs="Calibri"/>
                <w:color w:val="000000"/>
                <w:sz w:val="20"/>
                <w:szCs w:val="20"/>
              </w:rPr>
            </w:pPr>
          </w:p>
        </w:tc>
      </w:tr>
      <w:tr w:rsidR="00BA04F2" w:rsidRPr="007C6E08" w14:paraId="087D0494" w14:textId="77777777" w:rsidTr="00A43EBC">
        <w:trPr>
          <w:trHeight w:val="300"/>
        </w:trPr>
        <w:tc>
          <w:tcPr>
            <w:tcW w:w="4763" w:type="dxa"/>
            <w:noWrap/>
          </w:tcPr>
          <w:p w14:paraId="5460EA4F"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No</w:t>
            </w:r>
          </w:p>
        </w:tc>
        <w:tc>
          <w:tcPr>
            <w:tcW w:w="1474" w:type="dxa"/>
            <w:noWrap/>
          </w:tcPr>
          <w:p w14:paraId="2509B62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464 (100.0)</w:t>
            </w:r>
          </w:p>
        </w:tc>
        <w:tc>
          <w:tcPr>
            <w:tcW w:w="1474" w:type="dxa"/>
          </w:tcPr>
          <w:p w14:paraId="009D239A"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156 (30.8)</w:t>
            </w:r>
          </w:p>
        </w:tc>
        <w:tc>
          <w:tcPr>
            <w:tcW w:w="962" w:type="dxa"/>
          </w:tcPr>
          <w:p w14:paraId="276B77FB" w14:textId="77777777" w:rsidR="00BA04F2" w:rsidRPr="007C6E08" w:rsidRDefault="00BA04F2" w:rsidP="004C7FC8">
            <w:pPr>
              <w:rPr>
                <w:rFonts w:ascii="Calibri" w:hAnsi="Calibri" w:cs="Calibri"/>
                <w:color w:val="000000"/>
                <w:sz w:val="20"/>
                <w:szCs w:val="20"/>
              </w:rPr>
            </w:pPr>
          </w:p>
        </w:tc>
        <w:tc>
          <w:tcPr>
            <w:tcW w:w="962" w:type="dxa"/>
          </w:tcPr>
          <w:p w14:paraId="60E69207" w14:textId="77777777" w:rsidR="00BA04F2" w:rsidRPr="007C6E08" w:rsidRDefault="00BA04F2" w:rsidP="004C7FC8">
            <w:pPr>
              <w:rPr>
                <w:rFonts w:ascii="Calibri" w:hAnsi="Calibri" w:cs="Calibri"/>
                <w:color w:val="000000"/>
                <w:sz w:val="20"/>
                <w:szCs w:val="20"/>
              </w:rPr>
            </w:pPr>
          </w:p>
        </w:tc>
      </w:tr>
      <w:tr w:rsidR="00BA04F2" w:rsidRPr="007C6E08" w14:paraId="34CB8D0C" w14:textId="77777777" w:rsidTr="00A43EBC">
        <w:trPr>
          <w:trHeight w:val="300"/>
        </w:trPr>
        <w:tc>
          <w:tcPr>
            <w:tcW w:w="4763" w:type="dxa"/>
            <w:noWrap/>
          </w:tcPr>
          <w:p w14:paraId="3F255E75"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Years’ experience, mean +/- SD</w:t>
            </w:r>
          </w:p>
        </w:tc>
        <w:tc>
          <w:tcPr>
            <w:tcW w:w="1474" w:type="dxa"/>
            <w:noWrap/>
          </w:tcPr>
          <w:p w14:paraId="17A58D4A"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5.2 +/- 4.1</w:t>
            </w:r>
          </w:p>
        </w:tc>
        <w:tc>
          <w:tcPr>
            <w:tcW w:w="1474" w:type="dxa"/>
          </w:tcPr>
          <w:p w14:paraId="452A211B"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6.0 +/- 7.7</w:t>
            </w:r>
          </w:p>
        </w:tc>
        <w:tc>
          <w:tcPr>
            <w:tcW w:w="962" w:type="dxa"/>
          </w:tcPr>
          <w:p w14:paraId="7C44DEBF"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0.8</w:t>
            </w:r>
          </w:p>
        </w:tc>
        <w:tc>
          <w:tcPr>
            <w:tcW w:w="962" w:type="dxa"/>
          </w:tcPr>
          <w:p w14:paraId="792252B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0.0381</w:t>
            </w:r>
          </w:p>
        </w:tc>
      </w:tr>
      <w:tr w:rsidR="00BA04F2" w:rsidRPr="007C6E08" w14:paraId="6C9ED4B2" w14:textId="77777777" w:rsidTr="00A43EBC">
        <w:trPr>
          <w:trHeight w:val="300"/>
        </w:trPr>
        <w:tc>
          <w:tcPr>
            <w:tcW w:w="4763" w:type="dxa"/>
            <w:noWrap/>
          </w:tcPr>
          <w:p w14:paraId="7FEECE1C"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Consultation time in minutes, mean +/- SD</w:t>
            </w:r>
          </w:p>
        </w:tc>
        <w:tc>
          <w:tcPr>
            <w:tcW w:w="1474" w:type="dxa"/>
            <w:noWrap/>
          </w:tcPr>
          <w:p w14:paraId="076616B0"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0:14 +/- 0:04</w:t>
            </w:r>
          </w:p>
        </w:tc>
        <w:tc>
          <w:tcPr>
            <w:tcW w:w="1474" w:type="dxa"/>
          </w:tcPr>
          <w:p w14:paraId="728123F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0:15 +/- 0:02</w:t>
            </w:r>
          </w:p>
        </w:tc>
        <w:tc>
          <w:tcPr>
            <w:tcW w:w="962" w:type="dxa"/>
          </w:tcPr>
          <w:p w14:paraId="5F4EC11B" w14:textId="77777777" w:rsidR="00BA04F2" w:rsidRPr="007C6E08" w:rsidRDefault="005239E7" w:rsidP="004C7FC8">
            <w:pPr>
              <w:rPr>
                <w:rFonts w:ascii="Calibri" w:hAnsi="Calibri" w:cs="Calibri"/>
                <w:color w:val="000000"/>
                <w:sz w:val="20"/>
                <w:szCs w:val="20"/>
              </w:rPr>
            </w:pPr>
            <w:r w:rsidRPr="007C6E08">
              <w:rPr>
                <w:rFonts w:ascii="Calibri" w:hAnsi="Calibri" w:cs="Calibri"/>
                <w:color w:val="000000"/>
                <w:sz w:val="20"/>
                <w:szCs w:val="20"/>
              </w:rPr>
              <w:t>+</w:t>
            </w:r>
            <w:r w:rsidR="00BA04F2" w:rsidRPr="007C6E08">
              <w:rPr>
                <w:rFonts w:ascii="Calibri" w:hAnsi="Calibri" w:cs="Calibri"/>
                <w:color w:val="000000"/>
                <w:sz w:val="20"/>
                <w:szCs w:val="20"/>
              </w:rPr>
              <w:t>0:01</w:t>
            </w:r>
          </w:p>
        </w:tc>
        <w:tc>
          <w:tcPr>
            <w:tcW w:w="962" w:type="dxa"/>
          </w:tcPr>
          <w:p w14:paraId="6B531022"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0.8568</w:t>
            </w:r>
          </w:p>
        </w:tc>
      </w:tr>
      <w:tr w:rsidR="00BA04F2" w:rsidRPr="007C6E08" w14:paraId="0D03925E" w14:textId="77777777" w:rsidTr="00A43EBC">
        <w:trPr>
          <w:trHeight w:val="300"/>
        </w:trPr>
        <w:tc>
          <w:tcPr>
            <w:tcW w:w="4763" w:type="dxa"/>
            <w:noWrap/>
          </w:tcPr>
          <w:p w14:paraId="2452A3AE"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Education level</w:t>
            </w:r>
          </w:p>
        </w:tc>
        <w:tc>
          <w:tcPr>
            <w:tcW w:w="1474" w:type="dxa"/>
            <w:noWrap/>
          </w:tcPr>
          <w:p w14:paraId="115E1D29" w14:textId="77777777" w:rsidR="00BA04F2" w:rsidRPr="007C6E08" w:rsidRDefault="00BA04F2" w:rsidP="004C7FC8">
            <w:pPr>
              <w:rPr>
                <w:rFonts w:ascii="Calibri" w:hAnsi="Calibri" w:cs="Calibri"/>
                <w:color w:val="000000"/>
                <w:sz w:val="20"/>
                <w:szCs w:val="20"/>
              </w:rPr>
            </w:pPr>
          </w:p>
        </w:tc>
        <w:tc>
          <w:tcPr>
            <w:tcW w:w="1474" w:type="dxa"/>
          </w:tcPr>
          <w:p w14:paraId="6291644A" w14:textId="77777777" w:rsidR="00BA04F2" w:rsidRPr="007C6E08" w:rsidRDefault="00BA04F2" w:rsidP="004C7FC8">
            <w:pPr>
              <w:rPr>
                <w:rFonts w:ascii="Calibri" w:hAnsi="Calibri" w:cs="Calibri"/>
                <w:color w:val="000000"/>
                <w:sz w:val="20"/>
                <w:szCs w:val="20"/>
              </w:rPr>
            </w:pPr>
          </w:p>
        </w:tc>
        <w:tc>
          <w:tcPr>
            <w:tcW w:w="962" w:type="dxa"/>
          </w:tcPr>
          <w:p w14:paraId="7EC16623" w14:textId="77777777" w:rsidR="00BA04F2" w:rsidRPr="007C6E08" w:rsidRDefault="00BA04F2" w:rsidP="004C7FC8">
            <w:pPr>
              <w:rPr>
                <w:rFonts w:ascii="Calibri" w:hAnsi="Calibri" w:cs="Calibri"/>
                <w:color w:val="000000"/>
                <w:sz w:val="20"/>
                <w:szCs w:val="20"/>
              </w:rPr>
            </w:pPr>
          </w:p>
        </w:tc>
        <w:tc>
          <w:tcPr>
            <w:tcW w:w="962" w:type="dxa"/>
          </w:tcPr>
          <w:p w14:paraId="5C78453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BA04F2" w:rsidRPr="007C6E08" w14:paraId="74BF4E79" w14:textId="77777777" w:rsidTr="00A43EBC">
        <w:trPr>
          <w:trHeight w:val="300"/>
        </w:trPr>
        <w:tc>
          <w:tcPr>
            <w:tcW w:w="4763" w:type="dxa"/>
            <w:noWrap/>
          </w:tcPr>
          <w:p w14:paraId="5D12D5A5"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A1</w:t>
            </w:r>
            <w:r w:rsidR="008D5DC1" w:rsidRPr="00DE4703">
              <w:rPr>
                <w:vertAlign w:val="superscript"/>
              </w:rPr>
              <w:t>‡</w:t>
            </w:r>
          </w:p>
        </w:tc>
        <w:tc>
          <w:tcPr>
            <w:tcW w:w="1474" w:type="dxa"/>
            <w:noWrap/>
          </w:tcPr>
          <w:p w14:paraId="369B0F4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75A7008B"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43 (8.5)</w:t>
            </w:r>
          </w:p>
        </w:tc>
        <w:tc>
          <w:tcPr>
            <w:tcW w:w="962" w:type="dxa"/>
          </w:tcPr>
          <w:p w14:paraId="22CCD334" w14:textId="77777777" w:rsidR="00BA04F2" w:rsidRPr="007C6E08" w:rsidRDefault="00BA04F2" w:rsidP="004C7FC8">
            <w:pPr>
              <w:rPr>
                <w:rFonts w:ascii="Calibri" w:hAnsi="Calibri" w:cs="Calibri"/>
                <w:color w:val="000000"/>
                <w:sz w:val="20"/>
                <w:szCs w:val="20"/>
              </w:rPr>
            </w:pPr>
          </w:p>
        </w:tc>
        <w:tc>
          <w:tcPr>
            <w:tcW w:w="962" w:type="dxa"/>
          </w:tcPr>
          <w:p w14:paraId="26CF2B5D" w14:textId="77777777" w:rsidR="00BA04F2" w:rsidRPr="007C6E08" w:rsidRDefault="00BA04F2" w:rsidP="004C7FC8">
            <w:pPr>
              <w:rPr>
                <w:rFonts w:ascii="Calibri" w:hAnsi="Calibri" w:cs="Calibri"/>
                <w:color w:val="000000"/>
                <w:sz w:val="20"/>
                <w:szCs w:val="20"/>
              </w:rPr>
            </w:pPr>
          </w:p>
        </w:tc>
      </w:tr>
      <w:tr w:rsidR="00BA04F2" w:rsidRPr="007C6E08" w14:paraId="2DFD2156" w14:textId="77777777" w:rsidTr="00A43EBC">
        <w:trPr>
          <w:trHeight w:val="300"/>
        </w:trPr>
        <w:tc>
          <w:tcPr>
            <w:tcW w:w="4763" w:type="dxa"/>
            <w:noWrap/>
          </w:tcPr>
          <w:p w14:paraId="6A3260EE"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A2</w:t>
            </w:r>
            <w:r w:rsidR="008D5DC1" w:rsidRPr="00DE4703">
              <w:rPr>
                <w:vertAlign w:val="superscript"/>
              </w:rPr>
              <w:t>†</w:t>
            </w:r>
          </w:p>
        </w:tc>
        <w:tc>
          <w:tcPr>
            <w:tcW w:w="1474" w:type="dxa"/>
            <w:noWrap/>
          </w:tcPr>
          <w:p w14:paraId="29BD76BC"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461 (99.4)</w:t>
            </w:r>
          </w:p>
        </w:tc>
        <w:tc>
          <w:tcPr>
            <w:tcW w:w="1474" w:type="dxa"/>
          </w:tcPr>
          <w:p w14:paraId="6480CFD4"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461 (91.1)</w:t>
            </w:r>
          </w:p>
        </w:tc>
        <w:tc>
          <w:tcPr>
            <w:tcW w:w="962" w:type="dxa"/>
          </w:tcPr>
          <w:p w14:paraId="3CB1E76F" w14:textId="77777777" w:rsidR="00BA04F2" w:rsidRPr="007C6E08" w:rsidRDefault="00BA04F2" w:rsidP="004C7FC8">
            <w:pPr>
              <w:rPr>
                <w:rFonts w:ascii="Calibri" w:hAnsi="Calibri" w:cs="Calibri"/>
                <w:color w:val="000000"/>
                <w:sz w:val="20"/>
                <w:szCs w:val="20"/>
              </w:rPr>
            </w:pPr>
          </w:p>
        </w:tc>
        <w:tc>
          <w:tcPr>
            <w:tcW w:w="962" w:type="dxa"/>
          </w:tcPr>
          <w:p w14:paraId="10086AFD" w14:textId="77777777" w:rsidR="00BA04F2" w:rsidRPr="007C6E08" w:rsidRDefault="00BA04F2" w:rsidP="004C7FC8">
            <w:pPr>
              <w:rPr>
                <w:rFonts w:ascii="Calibri" w:hAnsi="Calibri" w:cs="Calibri"/>
                <w:color w:val="000000"/>
                <w:sz w:val="20"/>
                <w:szCs w:val="20"/>
              </w:rPr>
            </w:pPr>
          </w:p>
        </w:tc>
      </w:tr>
      <w:tr w:rsidR="00BA04F2" w:rsidRPr="007C6E08" w14:paraId="05960CEF" w14:textId="77777777" w:rsidTr="00A43EBC">
        <w:trPr>
          <w:trHeight w:val="300"/>
        </w:trPr>
        <w:tc>
          <w:tcPr>
            <w:tcW w:w="4763" w:type="dxa"/>
            <w:noWrap/>
          </w:tcPr>
          <w:p w14:paraId="62F4A746" w14:textId="77777777" w:rsidR="00BA04F2" w:rsidRPr="007C6E08" w:rsidRDefault="00BA04F2" w:rsidP="00D125DC">
            <w:pPr>
              <w:rPr>
                <w:rFonts w:ascii="Calibri" w:hAnsi="Calibri" w:cs="Calibri"/>
                <w:bCs/>
                <w:color w:val="000000"/>
                <w:sz w:val="20"/>
                <w:szCs w:val="20"/>
              </w:rPr>
            </w:pPr>
            <w:r w:rsidRPr="007C6E08">
              <w:rPr>
                <w:rFonts w:ascii="Calibri" w:hAnsi="Calibri" w:cs="Calibri"/>
                <w:bCs/>
                <w:color w:val="000000"/>
                <w:sz w:val="20"/>
                <w:szCs w:val="20"/>
              </w:rPr>
              <w:t xml:space="preserve">     Missing</w:t>
            </w:r>
          </w:p>
        </w:tc>
        <w:tc>
          <w:tcPr>
            <w:tcW w:w="1474" w:type="dxa"/>
            <w:noWrap/>
          </w:tcPr>
          <w:p w14:paraId="5EC209C3"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3 (0.7)</w:t>
            </w:r>
          </w:p>
        </w:tc>
        <w:tc>
          <w:tcPr>
            <w:tcW w:w="1474" w:type="dxa"/>
          </w:tcPr>
          <w:p w14:paraId="54FD55CE" w14:textId="77777777" w:rsidR="00BA04F2" w:rsidRPr="007C6E08" w:rsidRDefault="00BA04F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962" w:type="dxa"/>
          </w:tcPr>
          <w:p w14:paraId="15D1A31E" w14:textId="77777777" w:rsidR="00BA04F2" w:rsidRPr="007C6E08" w:rsidRDefault="00BA04F2" w:rsidP="004C7FC8">
            <w:pPr>
              <w:rPr>
                <w:rFonts w:ascii="Calibri" w:hAnsi="Calibri" w:cs="Calibri"/>
                <w:color w:val="000000"/>
                <w:sz w:val="20"/>
                <w:szCs w:val="20"/>
              </w:rPr>
            </w:pPr>
          </w:p>
        </w:tc>
        <w:tc>
          <w:tcPr>
            <w:tcW w:w="962" w:type="dxa"/>
          </w:tcPr>
          <w:p w14:paraId="266B833A" w14:textId="77777777" w:rsidR="00BA04F2" w:rsidRPr="007C6E08" w:rsidRDefault="00BA04F2" w:rsidP="004C7FC8">
            <w:pPr>
              <w:rPr>
                <w:rFonts w:ascii="Calibri" w:hAnsi="Calibri" w:cs="Calibri"/>
                <w:color w:val="000000"/>
                <w:sz w:val="20"/>
                <w:szCs w:val="20"/>
              </w:rPr>
            </w:pPr>
          </w:p>
        </w:tc>
      </w:tr>
    </w:tbl>
    <w:p w14:paraId="687ADD87" w14:textId="77777777" w:rsidR="00A24662" w:rsidRDefault="005233C0" w:rsidP="00D125DC">
      <w:r>
        <w:br w:type="page"/>
      </w:r>
    </w:p>
    <w:p w14:paraId="4C91606E" w14:textId="77777777" w:rsidR="00A24662" w:rsidRDefault="00E7447A" w:rsidP="004C7FC8">
      <w:pPr>
        <w:rPr>
          <w:rFonts w:ascii="Calibri" w:hAnsi="Calibri" w:cs="Calibri"/>
          <w:b/>
          <w:color w:val="000000"/>
          <w:sz w:val="22"/>
        </w:rPr>
      </w:pPr>
      <w:r>
        <w:rPr>
          <w:rFonts w:ascii="Calibri" w:hAnsi="Calibri" w:cs="Calibri"/>
          <w:b/>
          <w:color w:val="000000"/>
          <w:sz w:val="22"/>
        </w:rPr>
        <w:lastRenderedPageBreak/>
        <w:t>Table 3</w:t>
      </w:r>
      <w:r w:rsidR="00A24662" w:rsidRPr="00341D9C">
        <w:rPr>
          <w:rFonts w:ascii="Calibri" w:hAnsi="Calibri" w:cs="Calibri"/>
          <w:b/>
          <w:color w:val="000000"/>
          <w:sz w:val="22"/>
        </w:rPr>
        <w:t xml:space="preserve">. </w:t>
      </w:r>
      <w:r>
        <w:rPr>
          <w:rFonts w:ascii="Calibri" w:hAnsi="Calibri" w:cs="Calibri"/>
          <w:b/>
          <w:color w:val="000000"/>
          <w:sz w:val="22"/>
        </w:rPr>
        <w:t>Q</w:t>
      </w:r>
      <w:r w:rsidR="00A24662">
        <w:rPr>
          <w:rFonts w:ascii="Calibri" w:hAnsi="Calibri" w:cs="Calibri"/>
          <w:b/>
          <w:color w:val="000000"/>
          <w:sz w:val="22"/>
        </w:rPr>
        <w:t>uality of care</w:t>
      </w:r>
      <w:r w:rsidR="00A24662" w:rsidRPr="00341D9C">
        <w:rPr>
          <w:rFonts w:ascii="Calibri" w:hAnsi="Calibri" w:cs="Calibri"/>
          <w:b/>
          <w:color w:val="000000"/>
          <w:sz w:val="22"/>
        </w:rPr>
        <w:t xml:space="preserve"> indicators at </w:t>
      </w:r>
      <w:r w:rsidR="00344031">
        <w:rPr>
          <w:rFonts w:ascii="Calibri" w:hAnsi="Calibri" w:cs="Calibri"/>
          <w:b/>
          <w:color w:val="000000"/>
          <w:sz w:val="22"/>
        </w:rPr>
        <w:t>pre- and post-intervention</w:t>
      </w:r>
      <w:r w:rsidR="00F76EEE">
        <w:rPr>
          <w:rFonts w:ascii="Calibri" w:hAnsi="Calibri" w:cs="Calibri"/>
          <w:b/>
          <w:color w:val="000000"/>
          <w:sz w:val="22"/>
        </w:rPr>
        <w:t>, per patient</w:t>
      </w:r>
      <w:r w:rsidR="00C36CD0">
        <w:rPr>
          <w:rFonts w:ascii="Calibri" w:hAnsi="Calibri" w:cs="Calibri"/>
          <w:b/>
          <w:color w:val="000000"/>
          <w:sz w:val="22"/>
        </w:rPr>
        <w:t>*</w:t>
      </w:r>
    </w:p>
    <w:p w14:paraId="002D3461" w14:textId="77777777" w:rsidR="00A24662" w:rsidRDefault="00A24662" w:rsidP="004C7FC8"/>
    <w:tbl>
      <w:tblPr>
        <w:tblW w:w="9635" w:type="dxa"/>
        <w:tblLook w:val="04A0" w:firstRow="1" w:lastRow="0" w:firstColumn="1" w:lastColumn="0" w:noHBand="0" w:noVBand="1"/>
      </w:tblPr>
      <w:tblGrid>
        <w:gridCol w:w="4763"/>
        <w:gridCol w:w="1474"/>
        <w:gridCol w:w="1474"/>
        <w:gridCol w:w="962"/>
        <w:gridCol w:w="962"/>
      </w:tblGrid>
      <w:tr w:rsidR="00A24662" w:rsidRPr="007C6E08" w14:paraId="1226BD44" w14:textId="77777777" w:rsidTr="00A43EBC">
        <w:trPr>
          <w:trHeight w:val="300"/>
        </w:trPr>
        <w:tc>
          <w:tcPr>
            <w:tcW w:w="4763" w:type="dxa"/>
            <w:noWrap/>
          </w:tcPr>
          <w:p w14:paraId="613F2D9A" w14:textId="77777777" w:rsidR="00A24662" w:rsidRPr="00783449" w:rsidRDefault="00A24662" w:rsidP="004C7FC8">
            <w:pPr>
              <w:rPr>
                <w:rFonts w:ascii="Calibri" w:hAnsi="Calibri" w:cs="Calibri"/>
                <w:b/>
                <w:bCs/>
                <w:i/>
                <w:color w:val="000000"/>
                <w:sz w:val="20"/>
                <w:szCs w:val="20"/>
              </w:rPr>
            </w:pPr>
            <w:r w:rsidRPr="00783449">
              <w:rPr>
                <w:rFonts w:ascii="Calibri" w:hAnsi="Calibri" w:cs="Calibri"/>
                <w:b/>
                <w:bCs/>
                <w:i/>
                <w:color w:val="000000"/>
                <w:sz w:val="20"/>
                <w:szCs w:val="20"/>
              </w:rPr>
              <w:t>Vital signs</w:t>
            </w:r>
          </w:p>
        </w:tc>
        <w:tc>
          <w:tcPr>
            <w:tcW w:w="1474" w:type="dxa"/>
            <w:noWrap/>
          </w:tcPr>
          <w:p w14:paraId="4FC547E9" w14:textId="77777777" w:rsidR="00A24662" w:rsidRPr="007C6E08" w:rsidRDefault="00A70CED" w:rsidP="004C7FC8">
            <w:pPr>
              <w:rPr>
                <w:rFonts w:ascii="Calibri" w:hAnsi="Calibri" w:cs="Calibri"/>
                <w:b/>
                <w:color w:val="000000"/>
                <w:sz w:val="20"/>
                <w:szCs w:val="20"/>
              </w:rPr>
            </w:pPr>
            <w:r w:rsidRPr="007C6E08">
              <w:rPr>
                <w:rFonts w:ascii="Calibri" w:hAnsi="Calibri" w:cs="Calibri"/>
                <w:b/>
                <w:color w:val="000000"/>
                <w:sz w:val="20"/>
                <w:szCs w:val="20"/>
              </w:rPr>
              <w:t>Baseline</w:t>
            </w:r>
          </w:p>
        </w:tc>
        <w:tc>
          <w:tcPr>
            <w:tcW w:w="1474" w:type="dxa"/>
          </w:tcPr>
          <w:p w14:paraId="5E648B23" w14:textId="77777777" w:rsidR="00A24662" w:rsidRPr="007C6E08" w:rsidRDefault="00A70CED" w:rsidP="004C7FC8">
            <w:pPr>
              <w:rPr>
                <w:rFonts w:ascii="Calibri" w:hAnsi="Calibri" w:cs="Calibri"/>
                <w:b/>
                <w:color w:val="000000"/>
                <w:sz w:val="20"/>
                <w:szCs w:val="20"/>
              </w:rPr>
            </w:pPr>
            <w:r w:rsidRPr="007C6E08">
              <w:rPr>
                <w:rFonts w:ascii="Calibri" w:hAnsi="Calibri" w:cs="Calibri"/>
                <w:b/>
                <w:color w:val="000000"/>
                <w:sz w:val="20"/>
                <w:szCs w:val="20"/>
              </w:rPr>
              <w:t>Endline</w:t>
            </w:r>
          </w:p>
        </w:tc>
        <w:tc>
          <w:tcPr>
            <w:tcW w:w="962" w:type="dxa"/>
          </w:tcPr>
          <w:p w14:paraId="523AA138"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Δ %</w:t>
            </w:r>
          </w:p>
        </w:tc>
        <w:tc>
          <w:tcPr>
            <w:tcW w:w="962" w:type="dxa"/>
          </w:tcPr>
          <w:p w14:paraId="2E47C393" w14:textId="77777777" w:rsidR="00A24662" w:rsidRPr="007C6E08" w:rsidRDefault="005E05B6" w:rsidP="004C7FC8">
            <w:pPr>
              <w:rPr>
                <w:rFonts w:ascii="Calibri" w:hAnsi="Calibri" w:cs="Calibri"/>
                <w:b/>
                <w:color w:val="000000"/>
                <w:sz w:val="20"/>
                <w:szCs w:val="20"/>
              </w:rPr>
            </w:pPr>
            <w:r w:rsidRPr="007C6E08">
              <w:rPr>
                <w:rFonts w:ascii="Calibri" w:hAnsi="Calibri" w:cs="Calibri"/>
                <w:b/>
                <w:color w:val="000000"/>
                <w:sz w:val="20"/>
                <w:szCs w:val="20"/>
              </w:rPr>
              <w:t>p-value</w:t>
            </w:r>
          </w:p>
        </w:tc>
      </w:tr>
      <w:tr w:rsidR="00A24662" w:rsidRPr="007C6E08" w14:paraId="3DF1B0A6" w14:textId="77777777" w:rsidTr="00A43EBC">
        <w:trPr>
          <w:trHeight w:val="300"/>
        </w:trPr>
        <w:tc>
          <w:tcPr>
            <w:tcW w:w="4763" w:type="dxa"/>
            <w:noWrap/>
          </w:tcPr>
          <w:p w14:paraId="73378B87"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Registration clerk</w:t>
            </w:r>
          </w:p>
        </w:tc>
        <w:tc>
          <w:tcPr>
            <w:tcW w:w="1474" w:type="dxa"/>
            <w:noWrap/>
          </w:tcPr>
          <w:p w14:paraId="34F0B23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(55.6)</w:t>
            </w:r>
          </w:p>
        </w:tc>
        <w:tc>
          <w:tcPr>
            <w:tcW w:w="1474" w:type="dxa"/>
          </w:tcPr>
          <w:p w14:paraId="10F2426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415 (82.0)</w:t>
            </w:r>
          </w:p>
        </w:tc>
        <w:tc>
          <w:tcPr>
            <w:tcW w:w="962" w:type="dxa"/>
          </w:tcPr>
          <w:p w14:paraId="38EA090A"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26.4</w:t>
            </w:r>
          </w:p>
        </w:tc>
        <w:tc>
          <w:tcPr>
            <w:tcW w:w="962" w:type="dxa"/>
          </w:tcPr>
          <w:p w14:paraId="0569912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44FA5251" w14:textId="77777777" w:rsidTr="00A43EBC">
        <w:trPr>
          <w:trHeight w:val="300"/>
        </w:trPr>
        <w:tc>
          <w:tcPr>
            <w:tcW w:w="4763" w:type="dxa"/>
            <w:noWrap/>
          </w:tcPr>
          <w:p w14:paraId="7C12AE5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Nurse</w:t>
            </w:r>
          </w:p>
        </w:tc>
        <w:tc>
          <w:tcPr>
            <w:tcW w:w="1474" w:type="dxa"/>
            <w:noWrap/>
          </w:tcPr>
          <w:p w14:paraId="73B717D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168 (36.2)</w:t>
            </w:r>
          </w:p>
        </w:tc>
        <w:tc>
          <w:tcPr>
            <w:tcW w:w="1474" w:type="dxa"/>
          </w:tcPr>
          <w:p w14:paraId="521B9EF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388 (76.7)</w:t>
            </w:r>
          </w:p>
        </w:tc>
        <w:tc>
          <w:tcPr>
            <w:tcW w:w="962" w:type="dxa"/>
          </w:tcPr>
          <w:p w14:paraId="08ADC17F"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40.5</w:t>
            </w:r>
          </w:p>
        </w:tc>
        <w:tc>
          <w:tcPr>
            <w:tcW w:w="962" w:type="dxa"/>
          </w:tcPr>
          <w:p w14:paraId="0CE4EA3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4F9769BA" w14:textId="77777777" w:rsidTr="00A43EBC">
        <w:trPr>
          <w:trHeight w:val="300"/>
        </w:trPr>
        <w:tc>
          <w:tcPr>
            <w:tcW w:w="4763" w:type="dxa"/>
            <w:noWrap/>
          </w:tcPr>
          <w:p w14:paraId="5234BD73"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Taken by Other Health center staff</w:t>
            </w:r>
          </w:p>
        </w:tc>
        <w:tc>
          <w:tcPr>
            <w:tcW w:w="1474" w:type="dxa"/>
            <w:noWrap/>
          </w:tcPr>
          <w:p w14:paraId="4C54BE5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77 (16.7)</w:t>
            </w:r>
          </w:p>
        </w:tc>
        <w:tc>
          <w:tcPr>
            <w:tcW w:w="1474" w:type="dxa"/>
          </w:tcPr>
          <w:p w14:paraId="6A16059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 (0.6)</w:t>
            </w:r>
          </w:p>
        </w:tc>
        <w:tc>
          <w:tcPr>
            <w:tcW w:w="962" w:type="dxa"/>
          </w:tcPr>
          <w:p w14:paraId="69E1355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-16.1</w:t>
            </w:r>
          </w:p>
        </w:tc>
        <w:tc>
          <w:tcPr>
            <w:tcW w:w="962" w:type="dxa"/>
          </w:tcPr>
          <w:p w14:paraId="7FC923DF" w14:textId="77777777" w:rsidR="00A24662"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p w14:paraId="62722236" w14:textId="77777777" w:rsidR="00E77A86" w:rsidRPr="007C6E08" w:rsidRDefault="00E77A86" w:rsidP="004C7FC8">
            <w:pPr>
              <w:rPr>
                <w:rFonts w:ascii="Calibri" w:hAnsi="Calibri" w:cs="Calibri"/>
                <w:color w:val="000000"/>
                <w:sz w:val="20"/>
                <w:szCs w:val="20"/>
              </w:rPr>
            </w:pPr>
          </w:p>
        </w:tc>
      </w:tr>
      <w:tr w:rsidR="00A24662" w:rsidRPr="007C6E08" w14:paraId="0EBD0547" w14:textId="77777777" w:rsidTr="00A43EBC">
        <w:trPr>
          <w:trHeight w:val="300"/>
        </w:trPr>
        <w:tc>
          <w:tcPr>
            <w:tcW w:w="4763" w:type="dxa"/>
            <w:noWrap/>
          </w:tcPr>
          <w:p w14:paraId="7EBFE4E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BP</w:t>
            </w:r>
          </w:p>
        </w:tc>
        <w:tc>
          <w:tcPr>
            <w:tcW w:w="1474" w:type="dxa"/>
            <w:noWrap/>
          </w:tcPr>
          <w:p w14:paraId="22BE489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77 (16.6)</w:t>
            </w:r>
          </w:p>
        </w:tc>
        <w:tc>
          <w:tcPr>
            <w:tcW w:w="1474" w:type="dxa"/>
          </w:tcPr>
          <w:p w14:paraId="78F2AEE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357 (70.6)</w:t>
            </w:r>
          </w:p>
        </w:tc>
        <w:tc>
          <w:tcPr>
            <w:tcW w:w="962" w:type="dxa"/>
          </w:tcPr>
          <w:p w14:paraId="112BBD2A"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54</w:t>
            </w:r>
          </w:p>
        </w:tc>
        <w:tc>
          <w:tcPr>
            <w:tcW w:w="962" w:type="dxa"/>
          </w:tcPr>
          <w:p w14:paraId="5604BC6A"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3EFB629B" w14:textId="77777777" w:rsidTr="00A43EBC">
        <w:trPr>
          <w:trHeight w:val="300"/>
        </w:trPr>
        <w:tc>
          <w:tcPr>
            <w:tcW w:w="4763" w:type="dxa"/>
            <w:noWrap/>
          </w:tcPr>
          <w:p w14:paraId="0480354F"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height</w:t>
            </w:r>
          </w:p>
        </w:tc>
        <w:tc>
          <w:tcPr>
            <w:tcW w:w="1474" w:type="dxa"/>
            <w:noWrap/>
          </w:tcPr>
          <w:p w14:paraId="4589DA3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5486150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84 (16.6)</w:t>
            </w:r>
          </w:p>
        </w:tc>
        <w:tc>
          <w:tcPr>
            <w:tcW w:w="962" w:type="dxa"/>
          </w:tcPr>
          <w:p w14:paraId="36E1703B"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16.6</w:t>
            </w:r>
          </w:p>
        </w:tc>
        <w:tc>
          <w:tcPr>
            <w:tcW w:w="962" w:type="dxa"/>
          </w:tcPr>
          <w:p w14:paraId="019B543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15B9C4C5" w14:textId="77777777" w:rsidTr="00A43EBC">
        <w:trPr>
          <w:trHeight w:val="300"/>
        </w:trPr>
        <w:tc>
          <w:tcPr>
            <w:tcW w:w="4763" w:type="dxa"/>
            <w:noWrap/>
          </w:tcPr>
          <w:p w14:paraId="4D02A1DC"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weight</w:t>
            </w:r>
          </w:p>
        </w:tc>
        <w:tc>
          <w:tcPr>
            <w:tcW w:w="1474" w:type="dxa"/>
            <w:noWrap/>
          </w:tcPr>
          <w:p w14:paraId="79085A2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291 (62.7)</w:t>
            </w:r>
          </w:p>
        </w:tc>
        <w:tc>
          <w:tcPr>
            <w:tcW w:w="1474" w:type="dxa"/>
          </w:tcPr>
          <w:p w14:paraId="50774CDA"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479 (94.7)</w:t>
            </w:r>
          </w:p>
        </w:tc>
        <w:tc>
          <w:tcPr>
            <w:tcW w:w="962" w:type="dxa"/>
          </w:tcPr>
          <w:p w14:paraId="0BCC3A8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32</w:t>
            </w:r>
          </w:p>
        </w:tc>
        <w:tc>
          <w:tcPr>
            <w:tcW w:w="962" w:type="dxa"/>
          </w:tcPr>
          <w:p w14:paraId="34ED7BF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03CD565A" w14:textId="77777777" w:rsidTr="00783449">
        <w:trPr>
          <w:trHeight w:val="300"/>
        </w:trPr>
        <w:tc>
          <w:tcPr>
            <w:tcW w:w="4763" w:type="dxa"/>
            <w:noWrap/>
          </w:tcPr>
          <w:p w14:paraId="12BE6DB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pulse</w:t>
            </w:r>
          </w:p>
        </w:tc>
        <w:tc>
          <w:tcPr>
            <w:tcW w:w="1474" w:type="dxa"/>
            <w:noWrap/>
          </w:tcPr>
          <w:p w14:paraId="2E83EF8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1688028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334 (66.0)</w:t>
            </w:r>
          </w:p>
        </w:tc>
        <w:tc>
          <w:tcPr>
            <w:tcW w:w="962" w:type="dxa"/>
          </w:tcPr>
          <w:p w14:paraId="7AD5C6A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66</w:t>
            </w:r>
          </w:p>
        </w:tc>
        <w:tc>
          <w:tcPr>
            <w:tcW w:w="962" w:type="dxa"/>
          </w:tcPr>
          <w:p w14:paraId="763253F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36BC75DA" w14:textId="77777777" w:rsidTr="00783449">
        <w:trPr>
          <w:trHeight w:val="300"/>
        </w:trPr>
        <w:tc>
          <w:tcPr>
            <w:tcW w:w="4763" w:type="dxa"/>
            <w:tcBorders>
              <w:bottom w:val="single" w:sz="4" w:space="0" w:color="auto"/>
            </w:tcBorders>
            <w:noWrap/>
          </w:tcPr>
          <w:p w14:paraId="77765FC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Recorded temperature</w:t>
            </w:r>
          </w:p>
        </w:tc>
        <w:tc>
          <w:tcPr>
            <w:tcW w:w="1474" w:type="dxa"/>
            <w:tcBorders>
              <w:bottom w:val="single" w:sz="4" w:space="0" w:color="auto"/>
            </w:tcBorders>
            <w:noWrap/>
          </w:tcPr>
          <w:p w14:paraId="1345787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123 (26.5)</w:t>
            </w:r>
          </w:p>
        </w:tc>
        <w:tc>
          <w:tcPr>
            <w:tcW w:w="1474" w:type="dxa"/>
            <w:tcBorders>
              <w:bottom w:val="single" w:sz="4" w:space="0" w:color="auto"/>
            </w:tcBorders>
          </w:tcPr>
          <w:p w14:paraId="6B2C1E9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382 (75.5)</w:t>
            </w:r>
          </w:p>
        </w:tc>
        <w:tc>
          <w:tcPr>
            <w:tcW w:w="962" w:type="dxa"/>
            <w:tcBorders>
              <w:bottom w:val="single" w:sz="4" w:space="0" w:color="auto"/>
            </w:tcBorders>
          </w:tcPr>
          <w:p w14:paraId="169D5B46"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49</w:t>
            </w:r>
          </w:p>
        </w:tc>
        <w:tc>
          <w:tcPr>
            <w:tcW w:w="962" w:type="dxa"/>
            <w:tcBorders>
              <w:bottom w:val="single" w:sz="4" w:space="0" w:color="auto"/>
            </w:tcBorders>
          </w:tcPr>
          <w:p w14:paraId="2DC341B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01253999" w14:textId="77777777" w:rsidTr="00783449">
        <w:trPr>
          <w:trHeight w:val="300"/>
        </w:trPr>
        <w:tc>
          <w:tcPr>
            <w:tcW w:w="4763" w:type="dxa"/>
            <w:tcBorders>
              <w:top w:val="single" w:sz="4" w:space="0" w:color="auto"/>
            </w:tcBorders>
            <w:noWrap/>
          </w:tcPr>
          <w:p w14:paraId="7701EF67" w14:textId="77777777" w:rsidR="00A24662" w:rsidRPr="00783449" w:rsidRDefault="00A24662" w:rsidP="00D125DC">
            <w:pPr>
              <w:rPr>
                <w:rFonts w:ascii="Calibri" w:hAnsi="Calibri" w:cs="Calibri"/>
                <w:b/>
                <w:bCs/>
                <w:i/>
                <w:color w:val="000000"/>
                <w:sz w:val="20"/>
                <w:szCs w:val="20"/>
              </w:rPr>
            </w:pPr>
            <w:r w:rsidRPr="00783449">
              <w:rPr>
                <w:rFonts w:ascii="Calibri" w:hAnsi="Calibri" w:cs="Calibri"/>
                <w:b/>
                <w:bCs/>
                <w:i/>
                <w:color w:val="000000"/>
                <w:sz w:val="20"/>
                <w:szCs w:val="20"/>
              </w:rPr>
              <w:t>Quick check</w:t>
            </w:r>
            <w:r w:rsidR="00A70CED" w:rsidRPr="00783449">
              <w:rPr>
                <w:rFonts w:ascii="Calibri" w:hAnsi="Calibri" w:cs="Calibri"/>
                <w:b/>
                <w:bCs/>
                <w:i/>
                <w:color w:val="000000"/>
                <w:sz w:val="20"/>
                <w:szCs w:val="20"/>
              </w:rPr>
              <w:t xml:space="preserve"> for Emergencies</w:t>
            </w:r>
          </w:p>
        </w:tc>
        <w:tc>
          <w:tcPr>
            <w:tcW w:w="1474" w:type="dxa"/>
            <w:tcBorders>
              <w:top w:val="single" w:sz="4" w:space="0" w:color="auto"/>
            </w:tcBorders>
            <w:noWrap/>
          </w:tcPr>
          <w:p w14:paraId="204A4000" w14:textId="77777777" w:rsidR="00A24662" w:rsidRPr="007C6E08" w:rsidRDefault="00A24662" w:rsidP="004C7FC8">
            <w:pPr>
              <w:rPr>
                <w:rFonts w:ascii="Calibri" w:hAnsi="Calibri" w:cs="Calibri"/>
                <w:color w:val="000000"/>
                <w:sz w:val="20"/>
                <w:szCs w:val="20"/>
              </w:rPr>
            </w:pPr>
          </w:p>
        </w:tc>
        <w:tc>
          <w:tcPr>
            <w:tcW w:w="1474" w:type="dxa"/>
            <w:tcBorders>
              <w:top w:val="single" w:sz="4" w:space="0" w:color="auto"/>
            </w:tcBorders>
          </w:tcPr>
          <w:p w14:paraId="5B8603F5"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3F52C48A"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654AC99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2DFBE6F9" w14:textId="77777777" w:rsidTr="00A43EBC">
        <w:trPr>
          <w:trHeight w:val="300"/>
        </w:trPr>
        <w:tc>
          <w:tcPr>
            <w:tcW w:w="4763" w:type="dxa"/>
            <w:noWrap/>
          </w:tcPr>
          <w:p w14:paraId="0C1F407B"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Yes</w:t>
            </w:r>
          </w:p>
        </w:tc>
        <w:tc>
          <w:tcPr>
            <w:tcW w:w="1474" w:type="dxa"/>
            <w:noWrap/>
          </w:tcPr>
          <w:p w14:paraId="25F9745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 (1.5)</w:t>
            </w:r>
          </w:p>
        </w:tc>
        <w:tc>
          <w:tcPr>
            <w:tcW w:w="1474" w:type="dxa"/>
          </w:tcPr>
          <w:p w14:paraId="6DF21CA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312 (61.7)</w:t>
            </w:r>
          </w:p>
        </w:tc>
        <w:tc>
          <w:tcPr>
            <w:tcW w:w="962" w:type="dxa"/>
          </w:tcPr>
          <w:p w14:paraId="7C41A3A4"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60.2</w:t>
            </w:r>
          </w:p>
        </w:tc>
        <w:tc>
          <w:tcPr>
            <w:tcW w:w="962" w:type="dxa"/>
          </w:tcPr>
          <w:p w14:paraId="7D2FCDED" w14:textId="77777777" w:rsidR="00A24662" w:rsidRPr="007C6E08" w:rsidRDefault="00A24662" w:rsidP="004C7FC8">
            <w:pPr>
              <w:rPr>
                <w:rFonts w:ascii="Calibri" w:hAnsi="Calibri" w:cs="Calibri"/>
                <w:color w:val="000000"/>
                <w:sz w:val="20"/>
                <w:szCs w:val="20"/>
              </w:rPr>
            </w:pPr>
          </w:p>
        </w:tc>
      </w:tr>
      <w:tr w:rsidR="00A24662" w:rsidRPr="007C6E08" w14:paraId="5E7CE9A4" w14:textId="77777777" w:rsidTr="00783449">
        <w:trPr>
          <w:trHeight w:val="300"/>
        </w:trPr>
        <w:tc>
          <w:tcPr>
            <w:tcW w:w="4763" w:type="dxa"/>
            <w:noWrap/>
          </w:tcPr>
          <w:p w14:paraId="33D8AB42"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No</w:t>
            </w:r>
          </w:p>
        </w:tc>
        <w:tc>
          <w:tcPr>
            <w:tcW w:w="1474" w:type="dxa"/>
            <w:noWrap/>
          </w:tcPr>
          <w:p w14:paraId="1A2EE3C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447 (96.3)</w:t>
            </w:r>
          </w:p>
        </w:tc>
        <w:tc>
          <w:tcPr>
            <w:tcW w:w="1474" w:type="dxa"/>
          </w:tcPr>
          <w:p w14:paraId="13E5639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150 (29.6)</w:t>
            </w:r>
          </w:p>
        </w:tc>
        <w:tc>
          <w:tcPr>
            <w:tcW w:w="962" w:type="dxa"/>
          </w:tcPr>
          <w:p w14:paraId="6229B1C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-66.7</w:t>
            </w:r>
          </w:p>
        </w:tc>
        <w:tc>
          <w:tcPr>
            <w:tcW w:w="962" w:type="dxa"/>
          </w:tcPr>
          <w:p w14:paraId="7496F689" w14:textId="77777777" w:rsidR="00A24662" w:rsidRPr="007C6E08" w:rsidRDefault="00A24662" w:rsidP="004C7FC8">
            <w:pPr>
              <w:rPr>
                <w:rFonts w:ascii="Calibri" w:hAnsi="Calibri" w:cs="Calibri"/>
                <w:color w:val="000000"/>
                <w:sz w:val="20"/>
                <w:szCs w:val="20"/>
              </w:rPr>
            </w:pPr>
          </w:p>
        </w:tc>
      </w:tr>
      <w:tr w:rsidR="00A24662" w:rsidRPr="007C6E08" w14:paraId="5CCE3589" w14:textId="77777777" w:rsidTr="00783449">
        <w:trPr>
          <w:trHeight w:val="300"/>
        </w:trPr>
        <w:tc>
          <w:tcPr>
            <w:tcW w:w="4763" w:type="dxa"/>
            <w:tcBorders>
              <w:bottom w:val="single" w:sz="4" w:space="0" w:color="auto"/>
            </w:tcBorders>
            <w:noWrap/>
          </w:tcPr>
          <w:p w14:paraId="791C2CCA"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Missing</w:t>
            </w:r>
          </w:p>
        </w:tc>
        <w:tc>
          <w:tcPr>
            <w:tcW w:w="1474" w:type="dxa"/>
            <w:tcBorders>
              <w:bottom w:val="single" w:sz="4" w:space="0" w:color="auto"/>
            </w:tcBorders>
            <w:noWrap/>
          </w:tcPr>
          <w:p w14:paraId="48EF37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 (2.2)</w:t>
            </w:r>
          </w:p>
        </w:tc>
        <w:tc>
          <w:tcPr>
            <w:tcW w:w="1474" w:type="dxa"/>
            <w:tcBorders>
              <w:bottom w:val="single" w:sz="4" w:space="0" w:color="auto"/>
            </w:tcBorders>
          </w:tcPr>
          <w:p w14:paraId="1C1E9B8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44 (8.7)</w:t>
            </w:r>
          </w:p>
        </w:tc>
        <w:tc>
          <w:tcPr>
            <w:tcW w:w="962" w:type="dxa"/>
            <w:tcBorders>
              <w:bottom w:val="single" w:sz="4" w:space="0" w:color="auto"/>
            </w:tcBorders>
          </w:tcPr>
          <w:p w14:paraId="5D4236CE"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6.5</w:t>
            </w:r>
          </w:p>
        </w:tc>
        <w:tc>
          <w:tcPr>
            <w:tcW w:w="962" w:type="dxa"/>
            <w:tcBorders>
              <w:bottom w:val="single" w:sz="4" w:space="0" w:color="auto"/>
            </w:tcBorders>
          </w:tcPr>
          <w:p w14:paraId="503D5AB8" w14:textId="77777777" w:rsidR="00A24662" w:rsidRPr="007C6E08" w:rsidRDefault="00A24662" w:rsidP="004C7FC8">
            <w:pPr>
              <w:rPr>
                <w:rFonts w:ascii="Calibri" w:hAnsi="Calibri" w:cs="Calibri"/>
                <w:color w:val="000000"/>
                <w:sz w:val="20"/>
                <w:szCs w:val="20"/>
              </w:rPr>
            </w:pPr>
          </w:p>
        </w:tc>
      </w:tr>
      <w:tr w:rsidR="00A24662" w:rsidRPr="007C6E08" w14:paraId="441EC6DA" w14:textId="77777777" w:rsidTr="00783449">
        <w:trPr>
          <w:trHeight w:val="300"/>
        </w:trPr>
        <w:tc>
          <w:tcPr>
            <w:tcW w:w="4763" w:type="dxa"/>
            <w:tcBorders>
              <w:top w:val="single" w:sz="4" w:space="0" w:color="auto"/>
            </w:tcBorders>
            <w:noWrap/>
          </w:tcPr>
          <w:p w14:paraId="6DE8A9CD" w14:textId="77777777" w:rsidR="00A24662" w:rsidRPr="00783449" w:rsidRDefault="00A24662" w:rsidP="00D125DC">
            <w:pPr>
              <w:rPr>
                <w:rFonts w:ascii="Calibri" w:hAnsi="Calibri" w:cs="Calibri"/>
                <w:b/>
                <w:bCs/>
                <w:i/>
                <w:color w:val="000000"/>
                <w:sz w:val="20"/>
                <w:szCs w:val="20"/>
              </w:rPr>
            </w:pPr>
            <w:r w:rsidRPr="00783449">
              <w:rPr>
                <w:rFonts w:ascii="Calibri" w:hAnsi="Calibri" w:cs="Calibri"/>
                <w:b/>
                <w:bCs/>
                <w:i/>
                <w:color w:val="000000"/>
                <w:sz w:val="20"/>
                <w:szCs w:val="20"/>
              </w:rPr>
              <w:t>Screening performed</w:t>
            </w:r>
          </w:p>
        </w:tc>
        <w:tc>
          <w:tcPr>
            <w:tcW w:w="1474" w:type="dxa"/>
            <w:tcBorders>
              <w:top w:val="single" w:sz="4" w:space="0" w:color="auto"/>
            </w:tcBorders>
            <w:noWrap/>
          </w:tcPr>
          <w:p w14:paraId="11C6FFEE" w14:textId="77777777" w:rsidR="00A24662" w:rsidRPr="007C6E08" w:rsidRDefault="00A24662" w:rsidP="004C7FC8">
            <w:pPr>
              <w:rPr>
                <w:rFonts w:ascii="Calibri" w:hAnsi="Calibri" w:cs="Calibri"/>
                <w:color w:val="000000"/>
                <w:sz w:val="20"/>
                <w:szCs w:val="20"/>
              </w:rPr>
            </w:pPr>
          </w:p>
        </w:tc>
        <w:tc>
          <w:tcPr>
            <w:tcW w:w="1474" w:type="dxa"/>
            <w:tcBorders>
              <w:top w:val="single" w:sz="4" w:space="0" w:color="auto"/>
            </w:tcBorders>
          </w:tcPr>
          <w:p w14:paraId="1A551B04"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4DFA1BDA" w14:textId="77777777" w:rsidR="00A24662" w:rsidRPr="007C6E08" w:rsidRDefault="00A24662" w:rsidP="004C7FC8">
            <w:pPr>
              <w:rPr>
                <w:rFonts w:ascii="Calibri" w:hAnsi="Calibri" w:cs="Calibri"/>
                <w:color w:val="000000"/>
                <w:sz w:val="20"/>
                <w:szCs w:val="20"/>
              </w:rPr>
            </w:pPr>
          </w:p>
        </w:tc>
        <w:tc>
          <w:tcPr>
            <w:tcW w:w="962" w:type="dxa"/>
            <w:tcBorders>
              <w:top w:val="single" w:sz="4" w:space="0" w:color="auto"/>
            </w:tcBorders>
          </w:tcPr>
          <w:p w14:paraId="0F0B6B44" w14:textId="77777777" w:rsidR="00A24662" w:rsidRPr="007C6E08" w:rsidRDefault="00A24662" w:rsidP="004C7FC8">
            <w:pPr>
              <w:rPr>
                <w:rFonts w:ascii="Calibri" w:hAnsi="Calibri" w:cs="Calibri"/>
                <w:color w:val="000000"/>
                <w:sz w:val="20"/>
                <w:szCs w:val="20"/>
              </w:rPr>
            </w:pPr>
          </w:p>
        </w:tc>
      </w:tr>
      <w:tr w:rsidR="00A24662" w:rsidRPr="007C6E08" w14:paraId="75E0DFB5" w14:textId="77777777" w:rsidTr="00A43EBC">
        <w:trPr>
          <w:trHeight w:val="300"/>
        </w:trPr>
        <w:tc>
          <w:tcPr>
            <w:tcW w:w="4763" w:type="dxa"/>
            <w:noWrap/>
          </w:tcPr>
          <w:p w14:paraId="6BBF670B"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Cough or difficulty breathing</w:t>
            </w:r>
          </w:p>
        </w:tc>
        <w:tc>
          <w:tcPr>
            <w:tcW w:w="1474" w:type="dxa"/>
            <w:noWrap/>
          </w:tcPr>
          <w:p w14:paraId="28E106A3"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45 (9.7)</w:t>
            </w:r>
          </w:p>
        </w:tc>
        <w:tc>
          <w:tcPr>
            <w:tcW w:w="1474" w:type="dxa"/>
          </w:tcPr>
          <w:p w14:paraId="5BC8559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319 (63.0)</w:t>
            </w:r>
          </w:p>
        </w:tc>
        <w:tc>
          <w:tcPr>
            <w:tcW w:w="962" w:type="dxa"/>
          </w:tcPr>
          <w:p w14:paraId="2F882213"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53.3</w:t>
            </w:r>
          </w:p>
        </w:tc>
        <w:tc>
          <w:tcPr>
            <w:tcW w:w="962" w:type="dxa"/>
          </w:tcPr>
          <w:p w14:paraId="149010CA"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269F2C36" w14:textId="77777777" w:rsidTr="00A43EBC">
        <w:trPr>
          <w:trHeight w:val="300"/>
        </w:trPr>
        <w:tc>
          <w:tcPr>
            <w:tcW w:w="4763" w:type="dxa"/>
            <w:noWrap/>
          </w:tcPr>
          <w:p w14:paraId="4EF32A2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Involuntary weight loss</w:t>
            </w:r>
          </w:p>
        </w:tc>
        <w:tc>
          <w:tcPr>
            <w:tcW w:w="1474" w:type="dxa"/>
            <w:noWrap/>
          </w:tcPr>
          <w:p w14:paraId="61A4D65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0BBF759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249 (49.2)</w:t>
            </w:r>
          </w:p>
        </w:tc>
        <w:tc>
          <w:tcPr>
            <w:tcW w:w="962" w:type="dxa"/>
          </w:tcPr>
          <w:p w14:paraId="4B0FCFBE"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48.8</w:t>
            </w:r>
          </w:p>
        </w:tc>
        <w:tc>
          <w:tcPr>
            <w:tcW w:w="962" w:type="dxa"/>
          </w:tcPr>
          <w:p w14:paraId="38A17F58"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28AE7719" w14:textId="77777777" w:rsidTr="00A43EBC">
        <w:trPr>
          <w:trHeight w:val="300"/>
        </w:trPr>
        <w:tc>
          <w:tcPr>
            <w:tcW w:w="4763" w:type="dxa"/>
            <w:noWrap/>
          </w:tcPr>
          <w:p w14:paraId="436FD3E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Pallor</w:t>
            </w:r>
          </w:p>
        </w:tc>
        <w:tc>
          <w:tcPr>
            <w:tcW w:w="1474" w:type="dxa"/>
            <w:noWrap/>
          </w:tcPr>
          <w:p w14:paraId="34213F47"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9 (1.9)</w:t>
            </w:r>
          </w:p>
        </w:tc>
        <w:tc>
          <w:tcPr>
            <w:tcW w:w="1474" w:type="dxa"/>
          </w:tcPr>
          <w:p w14:paraId="7A8552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251 (49.6)</w:t>
            </w:r>
          </w:p>
        </w:tc>
        <w:tc>
          <w:tcPr>
            <w:tcW w:w="962" w:type="dxa"/>
          </w:tcPr>
          <w:p w14:paraId="67A871BD"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47.7</w:t>
            </w:r>
          </w:p>
        </w:tc>
        <w:tc>
          <w:tcPr>
            <w:tcW w:w="962" w:type="dxa"/>
          </w:tcPr>
          <w:p w14:paraId="44205D77"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4DFE0A09" w14:textId="77777777" w:rsidTr="00A43EBC">
        <w:trPr>
          <w:trHeight w:val="300"/>
        </w:trPr>
        <w:tc>
          <w:tcPr>
            <w:tcW w:w="4763" w:type="dxa"/>
            <w:noWrap/>
          </w:tcPr>
          <w:p w14:paraId="481BBDE4"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GU lesions</w:t>
            </w:r>
          </w:p>
        </w:tc>
        <w:tc>
          <w:tcPr>
            <w:tcW w:w="1474" w:type="dxa"/>
            <w:noWrap/>
          </w:tcPr>
          <w:p w14:paraId="6B50BC6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18 (3.9)</w:t>
            </w:r>
          </w:p>
        </w:tc>
        <w:tc>
          <w:tcPr>
            <w:tcW w:w="1474" w:type="dxa"/>
          </w:tcPr>
          <w:p w14:paraId="1359915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(51.0)</w:t>
            </w:r>
          </w:p>
        </w:tc>
        <w:tc>
          <w:tcPr>
            <w:tcW w:w="962" w:type="dxa"/>
          </w:tcPr>
          <w:p w14:paraId="6E28A3AB"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47.1</w:t>
            </w:r>
          </w:p>
        </w:tc>
        <w:tc>
          <w:tcPr>
            <w:tcW w:w="962" w:type="dxa"/>
          </w:tcPr>
          <w:p w14:paraId="281BCFC2"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0925BB4B" w14:textId="77777777" w:rsidTr="00A43EBC">
        <w:trPr>
          <w:trHeight w:val="300"/>
        </w:trPr>
        <w:tc>
          <w:tcPr>
            <w:tcW w:w="4763" w:type="dxa"/>
            <w:noWrap/>
          </w:tcPr>
          <w:p w14:paraId="25D3DCD4"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Urethral discharge (Male)</w:t>
            </w:r>
          </w:p>
        </w:tc>
        <w:tc>
          <w:tcPr>
            <w:tcW w:w="1474" w:type="dxa"/>
            <w:noWrap/>
          </w:tcPr>
          <w:p w14:paraId="4BCB778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 (2.6)</w:t>
            </w:r>
          </w:p>
        </w:tc>
        <w:tc>
          <w:tcPr>
            <w:tcW w:w="1474" w:type="dxa"/>
          </w:tcPr>
          <w:p w14:paraId="57B5269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103 (20.4)</w:t>
            </w:r>
          </w:p>
        </w:tc>
        <w:tc>
          <w:tcPr>
            <w:tcW w:w="962" w:type="dxa"/>
          </w:tcPr>
          <w:p w14:paraId="5B968A08"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17.8</w:t>
            </w:r>
          </w:p>
        </w:tc>
        <w:tc>
          <w:tcPr>
            <w:tcW w:w="962" w:type="dxa"/>
          </w:tcPr>
          <w:p w14:paraId="393A3591"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25356C14" w14:textId="77777777" w:rsidTr="00A43EBC">
        <w:trPr>
          <w:trHeight w:val="300"/>
        </w:trPr>
        <w:tc>
          <w:tcPr>
            <w:tcW w:w="4763" w:type="dxa"/>
            <w:noWrap/>
          </w:tcPr>
          <w:p w14:paraId="078EE7E5"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Scrotal pain or swelling (Male)</w:t>
            </w:r>
          </w:p>
        </w:tc>
        <w:tc>
          <w:tcPr>
            <w:tcW w:w="1474" w:type="dxa"/>
            <w:noWrap/>
          </w:tcPr>
          <w:p w14:paraId="1062DFC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3C2FE03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93 (18.4)</w:t>
            </w:r>
          </w:p>
        </w:tc>
        <w:tc>
          <w:tcPr>
            <w:tcW w:w="962" w:type="dxa"/>
          </w:tcPr>
          <w:p w14:paraId="13B94851" w14:textId="77777777" w:rsidR="00A24662" w:rsidRPr="007C6E08" w:rsidRDefault="005E05B6"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18.2</w:t>
            </w:r>
          </w:p>
        </w:tc>
        <w:tc>
          <w:tcPr>
            <w:tcW w:w="962" w:type="dxa"/>
          </w:tcPr>
          <w:p w14:paraId="461816F4"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162BABF9" w14:textId="77777777" w:rsidTr="00A43EBC">
        <w:trPr>
          <w:trHeight w:val="300"/>
        </w:trPr>
        <w:tc>
          <w:tcPr>
            <w:tcW w:w="4763" w:type="dxa"/>
            <w:noWrap/>
          </w:tcPr>
          <w:p w14:paraId="0D800227"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Mosquito net</w:t>
            </w:r>
          </w:p>
        </w:tc>
        <w:tc>
          <w:tcPr>
            <w:tcW w:w="1474" w:type="dxa"/>
            <w:noWrap/>
          </w:tcPr>
          <w:p w14:paraId="02DF3F3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 (0.7)</w:t>
            </w:r>
          </w:p>
        </w:tc>
        <w:tc>
          <w:tcPr>
            <w:tcW w:w="1474" w:type="dxa"/>
          </w:tcPr>
          <w:p w14:paraId="498867B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268 (53.0)</w:t>
            </w:r>
          </w:p>
        </w:tc>
        <w:tc>
          <w:tcPr>
            <w:tcW w:w="962" w:type="dxa"/>
          </w:tcPr>
          <w:p w14:paraId="110079D5"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52.3</w:t>
            </w:r>
          </w:p>
        </w:tc>
        <w:tc>
          <w:tcPr>
            <w:tcW w:w="962" w:type="dxa"/>
          </w:tcPr>
          <w:p w14:paraId="5A4EA563"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1ED6F374" w14:textId="77777777" w:rsidTr="00A43EBC">
        <w:trPr>
          <w:trHeight w:val="300"/>
        </w:trPr>
        <w:tc>
          <w:tcPr>
            <w:tcW w:w="4763" w:type="dxa"/>
            <w:noWrap/>
          </w:tcPr>
          <w:p w14:paraId="24711D3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F94B3D" w:rsidRPr="007C6E08">
              <w:rPr>
                <w:rFonts w:ascii="Calibri" w:hAnsi="Calibri" w:cs="Calibri"/>
                <w:bCs/>
                <w:color w:val="000000"/>
                <w:sz w:val="20"/>
                <w:szCs w:val="20"/>
              </w:rPr>
              <w:t>ed</w:t>
            </w:r>
            <w:r w:rsidRPr="007C6E08">
              <w:rPr>
                <w:rFonts w:ascii="Calibri" w:hAnsi="Calibri" w:cs="Calibri"/>
                <w:bCs/>
                <w:color w:val="000000"/>
                <w:sz w:val="20"/>
                <w:szCs w:val="20"/>
              </w:rPr>
              <w:t xml:space="preserve"> on use of bed net</w:t>
            </w:r>
          </w:p>
        </w:tc>
        <w:tc>
          <w:tcPr>
            <w:tcW w:w="1474" w:type="dxa"/>
            <w:noWrap/>
          </w:tcPr>
          <w:p w14:paraId="227B865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77DCFDD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52 (10.3)</w:t>
            </w:r>
          </w:p>
        </w:tc>
        <w:tc>
          <w:tcPr>
            <w:tcW w:w="962" w:type="dxa"/>
          </w:tcPr>
          <w:p w14:paraId="7402D2DB"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10.3</w:t>
            </w:r>
          </w:p>
        </w:tc>
        <w:tc>
          <w:tcPr>
            <w:tcW w:w="962" w:type="dxa"/>
          </w:tcPr>
          <w:p w14:paraId="2B600CC7" w14:textId="77777777" w:rsidR="00A24662" w:rsidRPr="007C6E08" w:rsidRDefault="00A24662" w:rsidP="004C7FC8">
            <w:pPr>
              <w:rPr>
                <w:rFonts w:ascii="Calibri" w:hAnsi="Calibri" w:cs="Calibri"/>
                <w:color w:val="000000"/>
                <w:sz w:val="20"/>
                <w:szCs w:val="20"/>
              </w:rPr>
            </w:pPr>
          </w:p>
        </w:tc>
      </w:tr>
      <w:tr w:rsidR="00A24662" w:rsidRPr="007C6E08" w14:paraId="04B94917" w14:textId="77777777" w:rsidTr="00A43EBC">
        <w:trPr>
          <w:trHeight w:val="300"/>
        </w:trPr>
        <w:tc>
          <w:tcPr>
            <w:tcW w:w="4763" w:type="dxa"/>
            <w:noWrap/>
          </w:tcPr>
          <w:p w14:paraId="374675B8"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having a bed net</w:t>
            </w:r>
          </w:p>
        </w:tc>
        <w:tc>
          <w:tcPr>
            <w:tcW w:w="1474" w:type="dxa"/>
            <w:noWrap/>
          </w:tcPr>
          <w:p w14:paraId="251EDFC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2C7A7C4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179 (35.4)</w:t>
            </w:r>
          </w:p>
        </w:tc>
        <w:tc>
          <w:tcPr>
            <w:tcW w:w="962" w:type="dxa"/>
          </w:tcPr>
          <w:p w14:paraId="71FF6E9C"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35</w:t>
            </w:r>
          </w:p>
        </w:tc>
        <w:tc>
          <w:tcPr>
            <w:tcW w:w="962" w:type="dxa"/>
          </w:tcPr>
          <w:p w14:paraId="6F43524D" w14:textId="77777777" w:rsidR="00A24662" w:rsidRPr="007C6E08" w:rsidRDefault="00A24662" w:rsidP="004C7FC8">
            <w:pPr>
              <w:rPr>
                <w:rFonts w:ascii="Calibri" w:hAnsi="Calibri" w:cs="Calibri"/>
                <w:color w:val="000000"/>
                <w:sz w:val="20"/>
                <w:szCs w:val="20"/>
              </w:rPr>
            </w:pPr>
          </w:p>
        </w:tc>
      </w:tr>
      <w:tr w:rsidR="00A24662" w:rsidRPr="007C6E08" w14:paraId="6E18FCAF" w14:textId="77777777" w:rsidTr="00A43EBC">
        <w:trPr>
          <w:trHeight w:val="300"/>
        </w:trPr>
        <w:tc>
          <w:tcPr>
            <w:tcW w:w="4763" w:type="dxa"/>
            <w:noWrap/>
          </w:tcPr>
          <w:p w14:paraId="5335A73C"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Smoking/tobacco use</w:t>
            </w:r>
          </w:p>
        </w:tc>
        <w:tc>
          <w:tcPr>
            <w:tcW w:w="1474" w:type="dxa"/>
            <w:noWrap/>
          </w:tcPr>
          <w:p w14:paraId="4C5D854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3ACE145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258 (51.0)</w:t>
            </w:r>
          </w:p>
        </w:tc>
        <w:tc>
          <w:tcPr>
            <w:tcW w:w="962" w:type="dxa"/>
          </w:tcPr>
          <w:p w14:paraId="0EEFF008"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50.6</w:t>
            </w:r>
          </w:p>
        </w:tc>
        <w:tc>
          <w:tcPr>
            <w:tcW w:w="962" w:type="dxa"/>
          </w:tcPr>
          <w:p w14:paraId="25D817E2"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6A6C9B46" w14:textId="77777777" w:rsidTr="00A43EBC">
        <w:trPr>
          <w:trHeight w:val="300"/>
        </w:trPr>
        <w:tc>
          <w:tcPr>
            <w:tcW w:w="4763" w:type="dxa"/>
            <w:noWrap/>
          </w:tcPr>
          <w:p w14:paraId="4FA2BFA2"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cessation</w:t>
            </w:r>
          </w:p>
        </w:tc>
        <w:tc>
          <w:tcPr>
            <w:tcW w:w="1474" w:type="dxa"/>
            <w:noWrap/>
          </w:tcPr>
          <w:p w14:paraId="319E7FA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2893B5F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39 (7.7)</w:t>
            </w:r>
          </w:p>
        </w:tc>
        <w:tc>
          <w:tcPr>
            <w:tcW w:w="962" w:type="dxa"/>
          </w:tcPr>
          <w:p w14:paraId="45B849C0"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7.7</w:t>
            </w:r>
          </w:p>
        </w:tc>
        <w:tc>
          <w:tcPr>
            <w:tcW w:w="962" w:type="dxa"/>
          </w:tcPr>
          <w:p w14:paraId="49F22B1C" w14:textId="77777777" w:rsidR="00A24662" w:rsidRPr="007C6E08" w:rsidRDefault="00A24662" w:rsidP="004C7FC8">
            <w:pPr>
              <w:rPr>
                <w:rFonts w:ascii="Calibri" w:hAnsi="Calibri" w:cs="Calibri"/>
                <w:color w:val="000000"/>
                <w:sz w:val="20"/>
                <w:szCs w:val="20"/>
              </w:rPr>
            </w:pPr>
          </w:p>
        </w:tc>
      </w:tr>
      <w:tr w:rsidR="00A24662" w:rsidRPr="007C6E08" w14:paraId="20EB8B1B" w14:textId="77777777" w:rsidTr="00A43EBC">
        <w:trPr>
          <w:trHeight w:val="300"/>
        </w:trPr>
        <w:tc>
          <w:tcPr>
            <w:tcW w:w="4763" w:type="dxa"/>
            <w:noWrap/>
          </w:tcPr>
          <w:p w14:paraId="638DBEEB"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Pr="007C6E08">
              <w:rPr>
                <w:rFonts w:ascii="Calibri" w:hAnsi="Calibri" w:cs="Calibri"/>
                <w:bCs/>
                <w:color w:val="000000"/>
                <w:sz w:val="20"/>
                <w:szCs w:val="20"/>
              </w:rPr>
              <w:t>Symptom present</w:t>
            </w:r>
          </w:p>
        </w:tc>
        <w:tc>
          <w:tcPr>
            <w:tcW w:w="1474" w:type="dxa"/>
            <w:noWrap/>
          </w:tcPr>
          <w:p w14:paraId="4FE22C3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32C6201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41 (8.1)</w:t>
            </w:r>
          </w:p>
        </w:tc>
        <w:tc>
          <w:tcPr>
            <w:tcW w:w="962" w:type="dxa"/>
          </w:tcPr>
          <w:p w14:paraId="75C975A8"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7.9</w:t>
            </w:r>
          </w:p>
        </w:tc>
        <w:tc>
          <w:tcPr>
            <w:tcW w:w="962" w:type="dxa"/>
          </w:tcPr>
          <w:p w14:paraId="4CB3986E" w14:textId="77777777" w:rsidR="00A24662" w:rsidRPr="007C6E08" w:rsidRDefault="00A24662" w:rsidP="004C7FC8">
            <w:pPr>
              <w:rPr>
                <w:rFonts w:ascii="Calibri" w:hAnsi="Calibri" w:cs="Calibri"/>
                <w:color w:val="000000"/>
                <w:sz w:val="20"/>
                <w:szCs w:val="20"/>
              </w:rPr>
            </w:pPr>
          </w:p>
        </w:tc>
      </w:tr>
      <w:tr w:rsidR="00A24662" w:rsidRPr="007C6E08" w14:paraId="7EA06BB3" w14:textId="77777777" w:rsidTr="00A43EBC">
        <w:trPr>
          <w:trHeight w:val="300"/>
        </w:trPr>
        <w:tc>
          <w:tcPr>
            <w:tcW w:w="4763" w:type="dxa"/>
            <w:noWrap/>
          </w:tcPr>
          <w:p w14:paraId="074447CE"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Alcohol use</w:t>
            </w:r>
          </w:p>
        </w:tc>
        <w:tc>
          <w:tcPr>
            <w:tcW w:w="1474" w:type="dxa"/>
            <w:noWrap/>
          </w:tcPr>
          <w:p w14:paraId="618357C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06CAE14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265 (52.4)</w:t>
            </w:r>
          </w:p>
        </w:tc>
        <w:tc>
          <w:tcPr>
            <w:tcW w:w="962" w:type="dxa"/>
          </w:tcPr>
          <w:p w14:paraId="303244C7"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52</w:t>
            </w:r>
          </w:p>
        </w:tc>
        <w:tc>
          <w:tcPr>
            <w:tcW w:w="962" w:type="dxa"/>
          </w:tcPr>
          <w:p w14:paraId="13855F29"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530C1665" w14:textId="77777777" w:rsidTr="00A43EBC">
        <w:trPr>
          <w:trHeight w:val="300"/>
        </w:trPr>
        <w:tc>
          <w:tcPr>
            <w:tcW w:w="4763" w:type="dxa"/>
            <w:noWrap/>
          </w:tcPr>
          <w:p w14:paraId="6B50C0FD"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cessation</w:t>
            </w:r>
          </w:p>
        </w:tc>
        <w:tc>
          <w:tcPr>
            <w:tcW w:w="1474" w:type="dxa"/>
            <w:noWrap/>
          </w:tcPr>
          <w:p w14:paraId="140899A2"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28FA88B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117 (23.1)</w:t>
            </w:r>
          </w:p>
        </w:tc>
        <w:tc>
          <w:tcPr>
            <w:tcW w:w="962" w:type="dxa"/>
          </w:tcPr>
          <w:p w14:paraId="2E5C6692"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23.1</w:t>
            </w:r>
          </w:p>
        </w:tc>
        <w:tc>
          <w:tcPr>
            <w:tcW w:w="962" w:type="dxa"/>
          </w:tcPr>
          <w:p w14:paraId="29D7B373" w14:textId="77777777" w:rsidR="00A24662" w:rsidRPr="007C6E08" w:rsidRDefault="00A24662" w:rsidP="004C7FC8">
            <w:pPr>
              <w:rPr>
                <w:rFonts w:ascii="Calibri" w:hAnsi="Calibri" w:cs="Calibri"/>
                <w:color w:val="000000"/>
                <w:sz w:val="20"/>
                <w:szCs w:val="20"/>
              </w:rPr>
            </w:pPr>
          </w:p>
        </w:tc>
      </w:tr>
      <w:tr w:rsidR="00A24662" w:rsidRPr="007C6E08" w14:paraId="7D9DE6DA" w14:textId="77777777" w:rsidTr="00A43EBC">
        <w:trPr>
          <w:trHeight w:val="300"/>
        </w:trPr>
        <w:tc>
          <w:tcPr>
            <w:tcW w:w="4763" w:type="dxa"/>
            <w:noWrap/>
          </w:tcPr>
          <w:p w14:paraId="11C415CF"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alcohol abuse</w:t>
            </w:r>
          </w:p>
        </w:tc>
        <w:tc>
          <w:tcPr>
            <w:tcW w:w="1474" w:type="dxa"/>
            <w:noWrap/>
          </w:tcPr>
          <w:p w14:paraId="2A855601"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584139D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122 (24.1)</w:t>
            </w:r>
          </w:p>
        </w:tc>
        <w:tc>
          <w:tcPr>
            <w:tcW w:w="962" w:type="dxa"/>
          </w:tcPr>
          <w:p w14:paraId="59556A10"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23.9</w:t>
            </w:r>
          </w:p>
        </w:tc>
        <w:tc>
          <w:tcPr>
            <w:tcW w:w="962" w:type="dxa"/>
          </w:tcPr>
          <w:p w14:paraId="3CD2CA0B" w14:textId="77777777" w:rsidR="00A24662" w:rsidRPr="007C6E08" w:rsidRDefault="00A24662" w:rsidP="004C7FC8">
            <w:pPr>
              <w:rPr>
                <w:rFonts w:ascii="Calibri" w:hAnsi="Calibri" w:cs="Calibri"/>
                <w:color w:val="000000"/>
                <w:sz w:val="20"/>
                <w:szCs w:val="20"/>
              </w:rPr>
            </w:pPr>
          </w:p>
        </w:tc>
      </w:tr>
      <w:tr w:rsidR="00A24662" w:rsidRPr="007C6E08" w14:paraId="50F917DC" w14:textId="77777777" w:rsidTr="00A43EBC">
        <w:trPr>
          <w:trHeight w:val="300"/>
        </w:trPr>
        <w:tc>
          <w:tcPr>
            <w:tcW w:w="4763" w:type="dxa"/>
            <w:noWrap/>
          </w:tcPr>
          <w:p w14:paraId="2DAE37C0"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Sexually active</w:t>
            </w:r>
          </w:p>
        </w:tc>
        <w:tc>
          <w:tcPr>
            <w:tcW w:w="1474" w:type="dxa"/>
            <w:noWrap/>
          </w:tcPr>
          <w:p w14:paraId="0F9D92A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32 (6.9)</w:t>
            </w:r>
          </w:p>
        </w:tc>
        <w:tc>
          <w:tcPr>
            <w:tcW w:w="1474" w:type="dxa"/>
          </w:tcPr>
          <w:p w14:paraId="2B0FB23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226 (44.7)</w:t>
            </w:r>
          </w:p>
        </w:tc>
        <w:tc>
          <w:tcPr>
            <w:tcW w:w="962" w:type="dxa"/>
          </w:tcPr>
          <w:p w14:paraId="14359006"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37.8</w:t>
            </w:r>
          </w:p>
        </w:tc>
        <w:tc>
          <w:tcPr>
            <w:tcW w:w="962" w:type="dxa"/>
          </w:tcPr>
          <w:p w14:paraId="65E3030E"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4EFCE736" w14:textId="77777777" w:rsidTr="00A43EBC">
        <w:trPr>
          <w:trHeight w:val="300"/>
        </w:trPr>
        <w:tc>
          <w:tcPr>
            <w:tcW w:w="4763" w:type="dxa"/>
            <w:noWrap/>
          </w:tcPr>
          <w:p w14:paraId="7F1542B6"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Counsel</w:t>
            </w:r>
            <w:r w:rsidR="005E05B6" w:rsidRPr="007C6E08">
              <w:rPr>
                <w:rFonts w:ascii="Calibri" w:hAnsi="Calibri" w:cs="Calibri"/>
                <w:bCs/>
                <w:color w:val="000000"/>
                <w:sz w:val="20"/>
                <w:szCs w:val="20"/>
              </w:rPr>
              <w:t>ed</w:t>
            </w:r>
            <w:r w:rsidRPr="007C6E08">
              <w:rPr>
                <w:rFonts w:ascii="Calibri" w:hAnsi="Calibri" w:cs="Calibri"/>
                <w:bCs/>
                <w:color w:val="000000"/>
                <w:sz w:val="20"/>
                <w:szCs w:val="20"/>
              </w:rPr>
              <w:t xml:space="preserve"> on safe sex practices</w:t>
            </w:r>
          </w:p>
        </w:tc>
        <w:tc>
          <w:tcPr>
            <w:tcW w:w="1474" w:type="dxa"/>
            <w:noWrap/>
          </w:tcPr>
          <w:p w14:paraId="6DAD409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2A94DB0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73 (14.4)</w:t>
            </w:r>
          </w:p>
        </w:tc>
        <w:tc>
          <w:tcPr>
            <w:tcW w:w="962" w:type="dxa"/>
          </w:tcPr>
          <w:p w14:paraId="2BA31EC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14</w:t>
            </w:r>
          </w:p>
        </w:tc>
        <w:tc>
          <w:tcPr>
            <w:tcW w:w="962" w:type="dxa"/>
          </w:tcPr>
          <w:p w14:paraId="2BE017C7" w14:textId="77777777" w:rsidR="00A24662" w:rsidRPr="007C6E08" w:rsidRDefault="00A24662" w:rsidP="004C7FC8">
            <w:pPr>
              <w:rPr>
                <w:rFonts w:ascii="Calibri" w:hAnsi="Calibri" w:cs="Calibri"/>
                <w:color w:val="000000"/>
                <w:sz w:val="20"/>
                <w:szCs w:val="20"/>
              </w:rPr>
            </w:pPr>
          </w:p>
        </w:tc>
      </w:tr>
      <w:tr w:rsidR="00A24662" w:rsidRPr="007C6E08" w14:paraId="747698C4" w14:textId="77777777" w:rsidTr="00A43EBC">
        <w:trPr>
          <w:trHeight w:val="300"/>
        </w:trPr>
        <w:tc>
          <w:tcPr>
            <w:tcW w:w="4763" w:type="dxa"/>
            <w:noWrap/>
          </w:tcPr>
          <w:p w14:paraId="573EEC1D"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sexually active</w:t>
            </w:r>
          </w:p>
        </w:tc>
        <w:tc>
          <w:tcPr>
            <w:tcW w:w="1474" w:type="dxa"/>
            <w:noWrap/>
          </w:tcPr>
          <w:p w14:paraId="23F50B2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29 (6.3)</w:t>
            </w:r>
          </w:p>
        </w:tc>
        <w:tc>
          <w:tcPr>
            <w:tcW w:w="1474" w:type="dxa"/>
          </w:tcPr>
          <w:p w14:paraId="0AB978E4"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176 (34.8)</w:t>
            </w:r>
          </w:p>
        </w:tc>
        <w:tc>
          <w:tcPr>
            <w:tcW w:w="962" w:type="dxa"/>
          </w:tcPr>
          <w:p w14:paraId="085F6C4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28.5</w:t>
            </w:r>
          </w:p>
        </w:tc>
        <w:tc>
          <w:tcPr>
            <w:tcW w:w="962" w:type="dxa"/>
          </w:tcPr>
          <w:p w14:paraId="4FC93156" w14:textId="77777777" w:rsidR="00A24662" w:rsidRPr="007C6E08" w:rsidRDefault="00A24662" w:rsidP="004C7FC8">
            <w:pPr>
              <w:rPr>
                <w:rFonts w:ascii="Calibri" w:hAnsi="Calibri" w:cs="Calibri"/>
                <w:color w:val="000000"/>
                <w:sz w:val="20"/>
                <w:szCs w:val="20"/>
              </w:rPr>
            </w:pPr>
          </w:p>
        </w:tc>
      </w:tr>
      <w:tr w:rsidR="00A24662" w:rsidRPr="007C6E08" w14:paraId="1DA5614F" w14:textId="77777777" w:rsidTr="00A43EBC">
        <w:trPr>
          <w:trHeight w:val="300"/>
        </w:trPr>
        <w:tc>
          <w:tcPr>
            <w:tcW w:w="4763" w:type="dxa"/>
            <w:noWrap/>
          </w:tcPr>
          <w:p w14:paraId="04CF7FF5"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Pregnant </w:t>
            </w:r>
          </w:p>
        </w:tc>
        <w:tc>
          <w:tcPr>
            <w:tcW w:w="1474" w:type="dxa"/>
            <w:noWrap/>
          </w:tcPr>
          <w:p w14:paraId="276C8B15"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67 (14.4)</w:t>
            </w:r>
          </w:p>
        </w:tc>
        <w:tc>
          <w:tcPr>
            <w:tcW w:w="1474" w:type="dxa"/>
          </w:tcPr>
          <w:p w14:paraId="0A207D7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172 (34.0)</w:t>
            </w:r>
          </w:p>
        </w:tc>
        <w:tc>
          <w:tcPr>
            <w:tcW w:w="962" w:type="dxa"/>
          </w:tcPr>
          <w:p w14:paraId="1B7B34F3"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19.6</w:t>
            </w:r>
          </w:p>
        </w:tc>
        <w:tc>
          <w:tcPr>
            <w:tcW w:w="962" w:type="dxa"/>
          </w:tcPr>
          <w:p w14:paraId="60AB1083" w14:textId="77777777" w:rsidR="00A24662" w:rsidRPr="007C6E08" w:rsidRDefault="0031448E"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1D5E434B" w14:textId="77777777" w:rsidTr="00A43EBC">
        <w:trPr>
          <w:trHeight w:val="300"/>
        </w:trPr>
        <w:tc>
          <w:tcPr>
            <w:tcW w:w="4763" w:type="dxa"/>
            <w:noWrap/>
          </w:tcPr>
          <w:p w14:paraId="6C92E6DE"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Reported to be pregnant</w:t>
            </w:r>
          </w:p>
        </w:tc>
        <w:tc>
          <w:tcPr>
            <w:tcW w:w="1474" w:type="dxa"/>
            <w:noWrap/>
          </w:tcPr>
          <w:p w14:paraId="5AAFC45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24 (5.2)</w:t>
            </w:r>
          </w:p>
        </w:tc>
        <w:tc>
          <w:tcPr>
            <w:tcW w:w="1474" w:type="dxa"/>
          </w:tcPr>
          <w:p w14:paraId="240B2009"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20 (4.0)</w:t>
            </w:r>
          </w:p>
        </w:tc>
        <w:tc>
          <w:tcPr>
            <w:tcW w:w="962" w:type="dxa"/>
          </w:tcPr>
          <w:p w14:paraId="59D8AD1E"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-1.2</w:t>
            </w:r>
          </w:p>
        </w:tc>
        <w:tc>
          <w:tcPr>
            <w:tcW w:w="962" w:type="dxa"/>
          </w:tcPr>
          <w:p w14:paraId="68764C69" w14:textId="77777777" w:rsidR="00A24662" w:rsidRPr="007C6E08" w:rsidRDefault="00A24662" w:rsidP="004C7FC8">
            <w:pPr>
              <w:rPr>
                <w:rFonts w:ascii="Calibri" w:hAnsi="Calibri" w:cs="Calibri"/>
                <w:color w:val="000000"/>
                <w:sz w:val="20"/>
                <w:szCs w:val="20"/>
              </w:rPr>
            </w:pPr>
          </w:p>
        </w:tc>
      </w:tr>
      <w:tr w:rsidR="00A24662" w:rsidRPr="007C6E08" w14:paraId="6A4DCD46" w14:textId="77777777" w:rsidTr="00A43EBC">
        <w:trPr>
          <w:trHeight w:val="300"/>
        </w:trPr>
        <w:tc>
          <w:tcPr>
            <w:tcW w:w="4763" w:type="dxa"/>
            <w:noWrap/>
          </w:tcPr>
          <w:p w14:paraId="44486458"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Family planning methods</w:t>
            </w:r>
          </w:p>
        </w:tc>
        <w:tc>
          <w:tcPr>
            <w:tcW w:w="1474" w:type="dxa"/>
            <w:noWrap/>
          </w:tcPr>
          <w:p w14:paraId="283E647A"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 (2.2)</w:t>
            </w:r>
          </w:p>
        </w:tc>
        <w:tc>
          <w:tcPr>
            <w:tcW w:w="1474" w:type="dxa"/>
          </w:tcPr>
          <w:p w14:paraId="7CA1745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46 (9.1)</w:t>
            </w:r>
          </w:p>
        </w:tc>
        <w:tc>
          <w:tcPr>
            <w:tcW w:w="962" w:type="dxa"/>
          </w:tcPr>
          <w:p w14:paraId="58F9D7AB"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6.9</w:t>
            </w:r>
          </w:p>
        </w:tc>
        <w:tc>
          <w:tcPr>
            <w:tcW w:w="962" w:type="dxa"/>
          </w:tcPr>
          <w:p w14:paraId="03D3AAD8" w14:textId="77777777" w:rsidR="00A24662" w:rsidRPr="007C6E08" w:rsidRDefault="00BA1EE1"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74248D21" w14:textId="77777777" w:rsidTr="00A43EBC">
        <w:trPr>
          <w:trHeight w:val="300"/>
        </w:trPr>
        <w:tc>
          <w:tcPr>
            <w:tcW w:w="4763" w:type="dxa"/>
            <w:noWrap/>
          </w:tcPr>
          <w:p w14:paraId="45C8E819"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Refer to family planning clinic</w:t>
            </w:r>
          </w:p>
        </w:tc>
        <w:tc>
          <w:tcPr>
            <w:tcW w:w="1474" w:type="dxa"/>
            <w:noWrap/>
          </w:tcPr>
          <w:p w14:paraId="477CCF9D"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0 (0)</w:t>
            </w:r>
          </w:p>
        </w:tc>
        <w:tc>
          <w:tcPr>
            <w:tcW w:w="1474" w:type="dxa"/>
          </w:tcPr>
          <w:p w14:paraId="1A358D48"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25 (4.9)</w:t>
            </w:r>
          </w:p>
        </w:tc>
        <w:tc>
          <w:tcPr>
            <w:tcW w:w="962" w:type="dxa"/>
          </w:tcPr>
          <w:p w14:paraId="1379D56E"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4.9</w:t>
            </w:r>
          </w:p>
        </w:tc>
        <w:tc>
          <w:tcPr>
            <w:tcW w:w="962" w:type="dxa"/>
          </w:tcPr>
          <w:p w14:paraId="43FDA15F" w14:textId="77777777" w:rsidR="00A24662" w:rsidRPr="007C6E08" w:rsidRDefault="00A24662" w:rsidP="004C7FC8">
            <w:pPr>
              <w:rPr>
                <w:rFonts w:ascii="Calibri" w:hAnsi="Calibri" w:cs="Calibri"/>
                <w:color w:val="000000"/>
                <w:sz w:val="20"/>
                <w:szCs w:val="20"/>
              </w:rPr>
            </w:pPr>
          </w:p>
        </w:tc>
      </w:tr>
      <w:tr w:rsidR="00A24662" w:rsidRPr="007C6E08" w14:paraId="7C53EA83" w14:textId="77777777" w:rsidTr="00A43EBC">
        <w:trPr>
          <w:trHeight w:val="300"/>
        </w:trPr>
        <w:tc>
          <w:tcPr>
            <w:tcW w:w="4763" w:type="dxa"/>
            <w:noWrap/>
          </w:tcPr>
          <w:p w14:paraId="3947201A"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HIV test in the last 12 months</w:t>
            </w:r>
          </w:p>
        </w:tc>
        <w:tc>
          <w:tcPr>
            <w:tcW w:w="1474" w:type="dxa"/>
            <w:noWrap/>
          </w:tcPr>
          <w:p w14:paraId="78A75BA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7 (1.5)</w:t>
            </w:r>
          </w:p>
        </w:tc>
        <w:tc>
          <w:tcPr>
            <w:tcW w:w="1474" w:type="dxa"/>
          </w:tcPr>
          <w:p w14:paraId="47754B66"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192 (37.9)</w:t>
            </w:r>
          </w:p>
        </w:tc>
        <w:tc>
          <w:tcPr>
            <w:tcW w:w="962" w:type="dxa"/>
          </w:tcPr>
          <w:p w14:paraId="79DA6796"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36.4</w:t>
            </w:r>
          </w:p>
        </w:tc>
        <w:tc>
          <w:tcPr>
            <w:tcW w:w="962" w:type="dxa"/>
          </w:tcPr>
          <w:p w14:paraId="4AC4D609" w14:textId="77777777" w:rsidR="00A24662" w:rsidRPr="007C6E08" w:rsidRDefault="00BA1EE1" w:rsidP="004C7FC8">
            <w:pPr>
              <w:rPr>
                <w:rFonts w:ascii="Calibri" w:hAnsi="Calibri" w:cs="Calibri"/>
                <w:color w:val="000000"/>
                <w:sz w:val="20"/>
                <w:szCs w:val="20"/>
              </w:rPr>
            </w:pPr>
            <w:r w:rsidRPr="007C6E08">
              <w:rPr>
                <w:rFonts w:ascii="Calibri" w:hAnsi="Calibri" w:cs="Calibri"/>
                <w:color w:val="000000"/>
                <w:sz w:val="20"/>
                <w:szCs w:val="20"/>
              </w:rPr>
              <w:t>&lt;.0001</w:t>
            </w:r>
          </w:p>
        </w:tc>
      </w:tr>
      <w:tr w:rsidR="00A24662" w:rsidRPr="007C6E08" w14:paraId="3224C8E8" w14:textId="77777777" w:rsidTr="00A43EBC">
        <w:trPr>
          <w:trHeight w:val="300"/>
        </w:trPr>
        <w:tc>
          <w:tcPr>
            <w:tcW w:w="4763" w:type="dxa"/>
            <w:noWrap/>
          </w:tcPr>
          <w:p w14:paraId="3A589C3A" w14:textId="77777777" w:rsidR="00A24662" w:rsidRPr="007C6E08" w:rsidRDefault="00A24662" w:rsidP="00D125DC">
            <w:pPr>
              <w:rPr>
                <w:rFonts w:ascii="Calibri" w:hAnsi="Calibri" w:cs="Calibri"/>
                <w:bCs/>
                <w:color w:val="000000"/>
                <w:sz w:val="20"/>
                <w:szCs w:val="20"/>
              </w:rPr>
            </w:pPr>
            <w:r w:rsidRPr="007C6E08">
              <w:rPr>
                <w:rFonts w:ascii="Calibri" w:hAnsi="Calibri" w:cs="Calibri"/>
                <w:b/>
                <w:bCs/>
                <w:color w:val="000000"/>
                <w:sz w:val="20"/>
                <w:szCs w:val="20"/>
              </w:rPr>
              <w:t xml:space="preserve">          </w:t>
            </w:r>
            <w:r w:rsidR="00F94B3D" w:rsidRPr="007C6E08">
              <w:rPr>
                <w:rFonts w:ascii="Calibri" w:hAnsi="Calibri" w:cs="Calibri"/>
                <w:bCs/>
                <w:color w:val="000000"/>
                <w:sz w:val="20"/>
                <w:szCs w:val="20"/>
              </w:rPr>
              <w:t>Confirmed HIV testing within last 12 months</w:t>
            </w:r>
          </w:p>
        </w:tc>
        <w:tc>
          <w:tcPr>
            <w:tcW w:w="1474" w:type="dxa"/>
            <w:noWrap/>
          </w:tcPr>
          <w:p w14:paraId="746E21A0"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2 (0.4)</w:t>
            </w:r>
          </w:p>
        </w:tc>
        <w:tc>
          <w:tcPr>
            <w:tcW w:w="1474" w:type="dxa"/>
          </w:tcPr>
          <w:p w14:paraId="400CFF0C"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102 (20.2)</w:t>
            </w:r>
          </w:p>
        </w:tc>
        <w:tc>
          <w:tcPr>
            <w:tcW w:w="962" w:type="dxa"/>
          </w:tcPr>
          <w:p w14:paraId="4DA13604"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19.8</w:t>
            </w:r>
          </w:p>
        </w:tc>
        <w:tc>
          <w:tcPr>
            <w:tcW w:w="962" w:type="dxa"/>
          </w:tcPr>
          <w:p w14:paraId="3CA21C4F" w14:textId="77777777" w:rsidR="00A24662" w:rsidRPr="007C6E08" w:rsidRDefault="00A24662" w:rsidP="004C7FC8">
            <w:pPr>
              <w:rPr>
                <w:rFonts w:ascii="Calibri" w:hAnsi="Calibri" w:cs="Calibri"/>
                <w:color w:val="000000"/>
                <w:sz w:val="20"/>
                <w:szCs w:val="20"/>
              </w:rPr>
            </w:pPr>
          </w:p>
        </w:tc>
      </w:tr>
      <w:tr w:rsidR="00A24662" w:rsidRPr="007C6E08" w14:paraId="1914E921" w14:textId="77777777" w:rsidTr="00A43EBC">
        <w:trPr>
          <w:trHeight w:val="300"/>
        </w:trPr>
        <w:tc>
          <w:tcPr>
            <w:tcW w:w="4763" w:type="dxa"/>
            <w:noWrap/>
          </w:tcPr>
          <w:p w14:paraId="483C4DB0" w14:textId="77777777" w:rsidR="00A24662" w:rsidRPr="007C6E08" w:rsidRDefault="00A24662" w:rsidP="00D125DC">
            <w:pPr>
              <w:rPr>
                <w:rFonts w:ascii="Calibri" w:hAnsi="Calibri" w:cs="Calibri"/>
                <w:bCs/>
                <w:color w:val="000000"/>
                <w:sz w:val="20"/>
                <w:szCs w:val="20"/>
              </w:rPr>
            </w:pPr>
            <w:r w:rsidRPr="007C6E08">
              <w:rPr>
                <w:rFonts w:ascii="Calibri" w:hAnsi="Calibri" w:cs="Calibri"/>
                <w:bCs/>
                <w:color w:val="000000"/>
                <w:sz w:val="20"/>
                <w:szCs w:val="20"/>
              </w:rPr>
              <w:t xml:space="preserve">          Refer for HIV testing</w:t>
            </w:r>
          </w:p>
        </w:tc>
        <w:tc>
          <w:tcPr>
            <w:tcW w:w="1474" w:type="dxa"/>
            <w:noWrap/>
          </w:tcPr>
          <w:p w14:paraId="4C7D37DF"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 (0.2)</w:t>
            </w:r>
          </w:p>
        </w:tc>
        <w:tc>
          <w:tcPr>
            <w:tcW w:w="1474" w:type="dxa"/>
          </w:tcPr>
          <w:p w14:paraId="7AD5452B" w14:textId="77777777" w:rsidR="00A24662" w:rsidRPr="007C6E08" w:rsidRDefault="00A24662" w:rsidP="004C7FC8">
            <w:pPr>
              <w:rPr>
                <w:rFonts w:ascii="Calibri" w:hAnsi="Calibri" w:cs="Calibri"/>
                <w:color w:val="000000"/>
                <w:sz w:val="20"/>
                <w:szCs w:val="20"/>
              </w:rPr>
            </w:pPr>
            <w:r w:rsidRPr="007C6E08">
              <w:rPr>
                <w:rFonts w:ascii="Calibri" w:hAnsi="Calibri" w:cs="Calibri"/>
                <w:color w:val="000000"/>
                <w:sz w:val="20"/>
                <w:szCs w:val="20"/>
              </w:rPr>
              <w:t>133 (26.3)</w:t>
            </w:r>
          </w:p>
        </w:tc>
        <w:tc>
          <w:tcPr>
            <w:tcW w:w="962" w:type="dxa"/>
          </w:tcPr>
          <w:p w14:paraId="62CB76AF" w14:textId="77777777" w:rsidR="00A24662" w:rsidRPr="007C6E08" w:rsidRDefault="00F94B3D" w:rsidP="004C7FC8">
            <w:pPr>
              <w:rPr>
                <w:rFonts w:ascii="Calibri" w:hAnsi="Calibri" w:cs="Calibri"/>
                <w:color w:val="000000"/>
                <w:sz w:val="20"/>
                <w:szCs w:val="20"/>
              </w:rPr>
            </w:pPr>
            <w:r w:rsidRPr="007C6E08">
              <w:rPr>
                <w:rFonts w:ascii="Calibri" w:hAnsi="Calibri" w:cs="Calibri"/>
                <w:color w:val="000000"/>
                <w:sz w:val="20"/>
                <w:szCs w:val="20"/>
              </w:rPr>
              <w:t>+</w:t>
            </w:r>
            <w:r w:rsidR="00A24662" w:rsidRPr="007C6E08">
              <w:rPr>
                <w:rFonts w:ascii="Calibri" w:hAnsi="Calibri" w:cs="Calibri"/>
                <w:color w:val="000000"/>
                <w:sz w:val="20"/>
                <w:szCs w:val="20"/>
              </w:rPr>
              <w:t>26.1</w:t>
            </w:r>
          </w:p>
        </w:tc>
        <w:tc>
          <w:tcPr>
            <w:tcW w:w="962" w:type="dxa"/>
          </w:tcPr>
          <w:p w14:paraId="3294FF5A" w14:textId="77777777" w:rsidR="00A24662" w:rsidRPr="007C6E08" w:rsidRDefault="00BA1EE1" w:rsidP="004C7FC8">
            <w:pPr>
              <w:rPr>
                <w:rFonts w:ascii="Calibri" w:hAnsi="Calibri" w:cs="Calibri"/>
                <w:color w:val="000000"/>
                <w:sz w:val="20"/>
                <w:szCs w:val="20"/>
              </w:rPr>
            </w:pPr>
            <w:r w:rsidRPr="007C6E08">
              <w:rPr>
                <w:rFonts w:ascii="Calibri" w:hAnsi="Calibri" w:cs="Calibri"/>
                <w:color w:val="000000"/>
                <w:sz w:val="20"/>
                <w:szCs w:val="20"/>
              </w:rPr>
              <w:t>&lt;.0001</w:t>
            </w:r>
          </w:p>
        </w:tc>
      </w:tr>
    </w:tbl>
    <w:p w14:paraId="52404AC3" w14:textId="77777777" w:rsidR="002234F3" w:rsidRDefault="00BA1EE1" w:rsidP="004C7FC8">
      <w:pPr>
        <w:rPr>
          <w:rFonts w:ascii="Calibri" w:hAnsi="Calibri" w:cs="Calibri"/>
          <w:sz w:val="22"/>
        </w:rPr>
        <w:sectPr w:rsidR="002234F3" w:rsidSect="004E6831">
          <w:pgSz w:w="12240" w:h="15840"/>
          <w:pgMar w:top="1440" w:right="1800" w:bottom="1440" w:left="1800" w:header="720" w:footer="720" w:gutter="0"/>
          <w:cols w:space="720"/>
          <w:docGrid w:linePitch="360"/>
        </w:sectPr>
      </w:pPr>
      <w:r>
        <w:rPr>
          <w:rFonts w:ascii="Calibri" w:hAnsi="Calibri" w:cs="Calibri"/>
          <w:sz w:val="22"/>
        </w:rPr>
        <w:t>*N</w:t>
      </w:r>
      <w:r w:rsidR="00A24662" w:rsidRPr="00341D9C">
        <w:rPr>
          <w:rFonts w:ascii="Calibri" w:hAnsi="Calibri" w:cs="Calibri"/>
          <w:sz w:val="22"/>
        </w:rPr>
        <w:t>ote: percentages that do not add up to 100% are due to miss</w:t>
      </w:r>
      <w:r w:rsidR="004E6831">
        <w:rPr>
          <w:rFonts w:ascii="Calibri" w:hAnsi="Calibri" w:cs="Calibri"/>
          <w:sz w:val="22"/>
        </w:rPr>
        <w:t>ing data within those categori</w:t>
      </w:r>
      <w:r w:rsidR="003A6BEC">
        <w:rPr>
          <w:rFonts w:ascii="Calibri" w:hAnsi="Calibri" w:cs="Calibri"/>
          <w:sz w:val="22"/>
        </w:rPr>
        <w:t>es</w:t>
      </w:r>
    </w:p>
    <w:p w14:paraId="07810864" w14:textId="77777777" w:rsidR="00A43EBC" w:rsidRDefault="00D20DDF" w:rsidP="004C7FC8">
      <w:pPr>
        <w:rPr>
          <w:rFonts w:ascii="Calibri" w:hAnsi="Calibri" w:cs="Calibri"/>
          <w:sz w:val="22"/>
        </w:rPr>
      </w:pPr>
      <w:r>
        <w:rPr>
          <w:rFonts w:ascii="Calibri" w:hAnsi="Calibri" w:cs="Calibri"/>
          <w:b/>
          <w:sz w:val="22"/>
        </w:rPr>
        <w:lastRenderedPageBreak/>
        <w:t>Table 4</w:t>
      </w:r>
      <w:r w:rsidRPr="00341D9C">
        <w:rPr>
          <w:rFonts w:ascii="Calibri" w:hAnsi="Calibri" w:cs="Calibri"/>
          <w:b/>
          <w:sz w:val="22"/>
        </w:rPr>
        <w:t>: Correct nurse diagnosis and treatment of patient illnesses by patient complaint</w:t>
      </w:r>
    </w:p>
    <w:tbl>
      <w:tblPr>
        <w:tblpPr w:leftFromText="180" w:rightFromText="180" w:vertAnchor="page" w:horzAnchor="page" w:tblpX="1189" w:tblpY="1981"/>
        <w:tblW w:w="5000" w:type="pct"/>
        <w:tblLook w:val="04A0" w:firstRow="1" w:lastRow="0" w:firstColumn="1" w:lastColumn="0" w:noHBand="0" w:noVBand="1"/>
      </w:tblPr>
      <w:tblGrid>
        <w:gridCol w:w="1923"/>
        <w:gridCol w:w="1265"/>
        <w:gridCol w:w="556"/>
        <w:gridCol w:w="611"/>
        <w:gridCol w:w="744"/>
        <w:gridCol w:w="744"/>
        <w:gridCol w:w="719"/>
        <w:gridCol w:w="744"/>
        <w:gridCol w:w="831"/>
        <w:gridCol w:w="719"/>
      </w:tblGrid>
      <w:tr w:rsidR="002234F3" w:rsidRPr="00F70E28" w14:paraId="2F0B54CD" w14:textId="77777777" w:rsidTr="00641678">
        <w:trPr>
          <w:trHeight w:val="82"/>
        </w:trPr>
        <w:tc>
          <w:tcPr>
            <w:tcW w:w="2459" w:type="pct"/>
            <w:gridSpan w:val="4"/>
          </w:tcPr>
          <w:p w14:paraId="7C2B86DE" w14:textId="77777777" w:rsidR="002234F3" w:rsidRPr="00F70E28" w:rsidRDefault="002234F3" w:rsidP="000916FB">
            <w:pPr>
              <w:keepNext/>
              <w:keepLines/>
              <w:spacing w:before="200"/>
              <w:outlineLvl w:val="8"/>
              <w:rPr>
                <w:rFonts w:ascii="Calibri" w:hAnsi="Calibri" w:cs="Calibri"/>
                <w:b/>
                <w:sz w:val="20"/>
                <w:szCs w:val="20"/>
              </w:rPr>
            </w:pPr>
          </w:p>
        </w:tc>
        <w:tc>
          <w:tcPr>
            <w:tcW w:w="1246" w:type="pct"/>
            <w:gridSpan w:val="3"/>
          </w:tcPr>
          <w:p w14:paraId="2CE1E8BD" w14:textId="77777777" w:rsidR="002234F3" w:rsidRPr="00F70E28" w:rsidRDefault="002234F3" w:rsidP="00911956">
            <w:pPr>
              <w:keepNext/>
              <w:keepLines/>
              <w:spacing w:before="200"/>
              <w:jc w:val="center"/>
              <w:outlineLvl w:val="8"/>
              <w:rPr>
                <w:rFonts w:ascii="Calibri" w:hAnsi="Calibri" w:cs="Calibri"/>
                <w:b/>
                <w:color w:val="000000"/>
                <w:sz w:val="20"/>
                <w:szCs w:val="20"/>
              </w:rPr>
            </w:pPr>
            <w:r w:rsidRPr="00E45663">
              <w:rPr>
                <w:rFonts w:ascii="Calibri" w:hAnsi="Calibri" w:cs="Calibri"/>
                <w:b/>
                <w:color w:val="000000"/>
                <w:sz w:val="20"/>
                <w:szCs w:val="20"/>
              </w:rPr>
              <w:t>Diagnosis</w:t>
            </w:r>
          </w:p>
        </w:tc>
        <w:tc>
          <w:tcPr>
            <w:tcW w:w="1295" w:type="pct"/>
            <w:gridSpan w:val="3"/>
          </w:tcPr>
          <w:p w14:paraId="71AA5853" w14:textId="77777777" w:rsidR="002234F3" w:rsidRPr="00F70E28" w:rsidRDefault="002234F3" w:rsidP="00911956">
            <w:pPr>
              <w:keepNext/>
              <w:keepLines/>
              <w:spacing w:before="200"/>
              <w:jc w:val="center"/>
              <w:outlineLvl w:val="8"/>
              <w:rPr>
                <w:rFonts w:ascii="Calibri" w:hAnsi="Calibri" w:cs="Calibri"/>
                <w:b/>
                <w:color w:val="000000"/>
                <w:sz w:val="20"/>
                <w:szCs w:val="20"/>
              </w:rPr>
            </w:pPr>
            <w:r w:rsidRPr="00E45663">
              <w:rPr>
                <w:rFonts w:ascii="Calibri" w:hAnsi="Calibri" w:cs="Calibri"/>
                <w:b/>
                <w:color w:val="000000"/>
                <w:sz w:val="20"/>
                <w:szCs w:val="20"/>
              </w:rPr>
              <w:t>Treatment</w:t>
            </w:r>
          </w:p>
        </w:tc>
      </w:tr>
      <w:tr w:rsidR="00911956" w:rsidRPr="00F70E28" w14:paraId="5E74B411" w14:textId="77777777" w:rsidTr="00641678">
        <w:trPr>
          <w:trHeight w:val="1153"/>
        </w:trPr>
        <w:tc>
          <w:tcPr>
            <w:tcW w:w="1086" w:type="pct"/>
            <w:tcBorders>
              <w:bottom w:val="single" w:sz="4" w:space="0" w:color="auto"/>
            </w:tcBorders>
          </w:tcPr>
          <w:p w14:paraId="60C0FEA2" w14:textId="77777777" w:rsidR="000916FB" w:rsidRDefault="000916FB" w:rsidP="00641678">
            <w:pPr>
              <w:jc w:val="center"/>
              <w:rPr>
                <w:rFonts w:ascii="Calibri" w:hAnsi="Calibri" w:cs="Calibri"/>
                <w:sz w:val="20"/>
                <w:szCs w:val="20"/>
              </w:rPr>
            </w:pPr>
          </w:p>
          <w:p w14:paraId="66F57599" w14:textId="77777777" w:rsidR="002234F3" w:rsidRPr="00E45663" w:rsidRDefault="000916FB" w:rsidP="00641678">
            <w:pPr>
              <w:jc w:val="center"/>
              <w:rPr>
                <w:rFonts w:ascii="Calibri" w:hAnsi="Calibri" w:cs="Calibri"/>
                <w:sz w:val="20"/>
                <w:szCs w:val="20"/>
              </w:rPr>
            </w:pPr>
            <w:r>
              <w:rPr>
                <w:rFonts w:ascii="Calibri" w:hAnsi="Calibri" w:cs="Calibri"/>
                <w:sz w:val="20"/>
                <w:szCs w:val="20"/>
              </w:rPr>
              <w:t>Complaint</w:t>
            </w:r>
          </w:p>
        </w:tc>
        <w:tc>
          <w:tcPr>
            <w:tcW w:w="714" w:type="pct"/>
            <w:tcBorders>
              <w:bottom w:val="single" w:sz="4" w:space="0" w:color="auto"/>
            </w:tcBorders>
          </w:tcPr>
          <w:p w14:paraId="71AD6C3C" w14:textId="77777777" w:rsidR="002234F3" w:rsidRPr="00F70E28" w:rsidRDefault="00911956" w:rsidP="00911956">
            <w:pPr>
              <w:keepNext/>
              <w:keepLines/>
              <w:spacing w:before="200"/>
              <w:jc w:val="center"/>
              <w:outlineLvl w:val="8"/>
              <w:rPr>
                <w:rFonts w:ascii="Calibri" w:hAnsi="Calibri" w:cs="Calibri"/>
                <w:sz w:val="20"/>
                <w:szCs w:val="20"/>
              </w:rPr>
            </w:pPr>
            <w:r>
              <w:rPr>
                <w:rFonts w:ascii="Calibri" w:hAnsi="Calibri" w:cs="Calibri"/>
                <w:sz w:val="20"/>
                <w:szCs w:val="20"/>
              </w:rPr>
              <w:t>Total No.</w:t>
            </w:r>
            <w:r w:rsidR="002234F3" w:rsidRPr="00E45663">
              <w:rPr>
                <w:rFonts w:ascii="Calibri" w:hAnsi="Calibri" w:cs="Calibri"/>
                <w:sz w:val="20"/>
                <w:szCs w:val="20"/>
              </w:rPr>
              <w:t xml:space="preserve"> with com</w:t>
            </w:r>
            <w:del w:id="421" w:author="Ashwin Vasan" w:date="2015-07-09T15:00:00Z">
              <w:r w:rsidR="009A7B82" w:rsidDel="001F245B">
                <w:rPr>
                  <w:rFonts w:ascii="Calibri" w:hAnsi="Calibri" w:cs="Calibri"/>
                  <w:sz w:val="20"/>
                  <w:szCs w:val="20"/>
                </w:rPr>
                <w:delText>d</w:delText>
              </w:r>
            </w:del>
            <w:r w:rsidR="002234F3" w:rsidRPr="00E45663">
              <w:rPr>
                <w:rFonts w:ascii="Calibri" w:hAnsi="Calibri" w:cs="Calibri"/>
                <w:sz w:val="20"/>
                <w:szCs w:val="20"/>
              </w:rPr>
              <w:t>plaint</w:t>
            </w:r>
          </w:p>
        </w:tc>
        <w:tc>
          <w:tcPr>
            <w:tcW w:w="314" w:type="pct"/>
            <w:tcBorders>
              <w:bottom w:val="single" w:sz="4" w:space="0" w:color="auto"/>
            </w:tcBorders>
          </w:tcPr>
          <w:p w14:paraId="251E2B17"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345" w:type="pct"/>
            <w:tcBorders>
              <w:bottom w:val="single" w:sz="4" w:space="0" w:color="auto"/>
              <w:right w:val="single" w:sz="4" w:space="0" w:color="auto"/>
            </w:tcBorders>
          </w:tcPr>
          <w:p w14:paraId="1167DD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Post (n)</w:t>
            </w:r>
          </w:p>
        </w:tc>
        <w:tc>
          <w:tcPr>
            <w:tcW w:w="420" w:type="pct"/>
            <w:tcBorders>
              <w:left w:val="single" w:sz="4" w:space="0" w:color="auto"/>
              <w:bottom w:val="single" w:sz="4" w:space="0" w:color="auto"/>
            </w:tcBorders>
          </w:tcPr>
          <w:p w14:paraId="58A5C6A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420" w:type="pct"/>
            <w:tcBorders>
              <w:bottom w:val="single" w:sz="4" w:space="0" w:color="auto"/>
            </w:tcBorders>
          </w:tcPr>
          <w:p w14:paraId="6AC2053F" w14:textId="77777777" w:rsidR="000916FB" w:rsidRDefault="000916FB" w:rsidP="00911956">
            <w:pPr>
              <w:jc w:val="center"/>
              <w:rPr>
                <w:rFonts w:ascii="Calibri" w:hAnsi="Calibri" w:cs="Calibri"/>
                <w:sz w:val="20"/>
                <w:szCs w:val="20"/>
              </w:rPr>
            </w:pPr>
          </w:p>
          <w:p w14:paraId="30503E45"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Post (n%)</w:t>
            </w:r>
          </w:p>
        </w:tc>
        <w:tc>
          <w:tcPr>
            <w:tcW w:w="406" w:type="pct"/>
            <w:tcBorders>
              <w:bottom w:val="single" w:sz="4" w:space="0" w:color="auto"/>
              <w:right w:val="single" w:sz="4" w:space="0" w:color="auto"/>
            </w:tcBorders>
          </w:tcPr>
          <w:p w14:paraId="1171A4A0" w14:textId="77777777" w:rsidR="002234F3" w:rsidRPr="00F70E28" w:rsidRDefault="002234F3" w:rsidP="000916FB">
            <w:pPr>
              <w:keepNext/>
              <w:keepLines/>
              <w:spacing w:before="200"/>
              <w:jc w:val="center"/>
              <w:outlineLvl w:val="8"/>
              <w:rPr>
                <w:rFonts w:ascii="Calibri" w:hAnsi="Calibri" w:cs="Calibri"/>
                <w:sz w:val="20"/>
                <w:szCs w:val="20"/>
              </w:rPr>
            </w:pPr>
            <w:r w:rsidRPr="00E45663">
              <w:rPr>
                <w:rFonts w:ascii="Calibri" w:hAnsi="Calibri" w:cs="Calibri"/>
                <w:color w:val="000000"/>
                <w:sz w:val="20"/>
                <w:szCs w:val="20"/>
              </w:rPr>
              <w:sym w:font="Symbol" w:char="F044"/>
            </w:r>
            <w:r w:rsidRPr="00E45663">
              <w:rPr>
                <w:rFonts w:ascii="Calibri" w:hAnsi="Calibri" w:cs="Calibri"/>
                <w:color w:val="000000"/>
                <w:sz w:val="20"/>
                <w:szCs w:val="20"/>
              </w:rPr>
              <w:t>%</w:t>
            </w:r>
            <w:r w:rsidR="00911956">
              <w:rPr>
                <w:rFonts w:ascii="Calibri" w:hAnsi="Calibri" w:cs="Calibri"/>
                <w:color w:val="000000"/>
                <w:sz w:val="20"/>
                <w:szCs w:val="20"/>
              </w:rPr>
              <w:t xml:space="preserve"> </w:t>
            </w:r>
          </w:p>
        </w:tc>
        <w:tc>
          <w:tcPr>
            <w:tcW w:w="420" w:type="pct"/>
            <w:tcBorders>
              <w:left w:val="single" w:sz="4" w:space="0" w:color="auto"/>
              <w:bottom w:val="single" w:sz="4" w:space="0" w:color="auto"/>
            </w:tcBorders>
          </w:tcPr>
          <w:p w14:paraId="4FC55382"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Pre (n%)</w:t>
            </w:r>
          </w:p>
        </w:tc>
        <w:tc>
          <w:tcPr>
            <w:tcW w:w="469" w:type="pct"/>
            <w:tcBorders>
              <w:bottom w:val="single" w:sz="4" w:space="0" w:color="auto"/>
            </w:tcBorders>
          </w:tcPr>
          <w:p w14:paraId="602183B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Post (n%)</w:t>
            </w:r>
          </w:p>
        </w:tc>
        <w:tc>
          <w:tcPr>
            <w:tcW w:w="406" w:type="pct"/>
            <w:tcBorders>
              <w:bottom w:val="single" w:sz="4" w:space="0" w:color="auto"/>
            </w:tcBorders>
          </w:tcPr>
          <w:p w14:paraId="00C69CA9" w14:textId="77777777" w:rsidR="002234F3" w:rsidRPr="00F70E28" w:rsidRDefault="002234F3" w:rsidP="000916FB">
            <w:pPr>
              <w:keepNext/>
              <w:keepLines/>
              <w:spacing w:before="200"/>
              <w:jc w:val="center"/>
              <w:outlineLvl w:val="8"/>
              <w:rPr>
                <w:rFonts w:ascii="Calibri" w:hAnsi="Calibri" w:cs="Calibri"/>
                <w:sz w:val="20"/>
                <w:szCs w:val="20"/>
              </w:rPr>
            </w:pPr>
            <w:r w:rsidRPr="00E45663">
              <w:rPr>
                <w:rFonts w:ascii="Calibri" w:hAnsi="Calibri" w:cs="Calibri"/>
                <w:color w:val="000000"/>
                <w:sz w:val="20"/>
                <w:szCs w:val="20"/>
              </w:rPr>
              <w:sym w:font="Symbol" w:char="F044"/>
            </w:r>
            <w:r w:rsidRPr="00E45663">
              <w:rPr>
                <w:rFonts w:ascii="Calibri" w:hAnsi="Calibri" w:cs="Calibri"/>
                <w:color w:val="000000"/>
                <w:sz w:val="20"/>
                <w:szCs w:val="20"/>
              </w:rPr>
              <w:t>%</w:t>
            </w:r>
            <w:r w:rsidR="00911956">
              <w:rPr>
                <w:rFonts w:ascii="Calibri" w:hAnsi="Calibri" w:cs="Calibri"/>
                <w:color w:val="000000"/>
                <w:sz w:val="20"/>
                <w:szCs w:val="20"/>
              </w:rPr>
              <w:t xml:space="preserve"> </w:t>
            </w:r>
          </w:p>
        </w:tc>
      </w:tr>
      <w:tr w:rsidR="00911956" w:rsidRPr="00F70E28" w14:paraId="7D01E498" w14:textId="77777777" w:rsidTr="00641678">
        <w:trPr>
          <w:trHeight w:val="604"/>
        </w:trPr>
        <w:tc>
          <w:tcPr>
            <w:tcW w:w="1086" w:type="pct"/>
            <w:tcBorders>
              <w:top w:val="single" w:sz="4" w:space="0" w:color="auto"/>
            </w:tcBorders>
          </w:tcPr>
          <w:p w14:paraId="3E2CE49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TOTAL</w:t>
            </w:r>
          </w:p>
        </w:tc>
        <w:tc>
          <w:tcPr>
            <w:tcW w:w="714" w:type="pct"/>
            <w:tcBorders>
              <w:top w:val="single" w:sz="4" w:space="0" w:color="auto"/>
            </w:tcBorders>
          </w:tcPr>
          <w:p w14:paraId="5B4B4AAD"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1236</w:t>
            </w:r>
          </w:p>
        </w:tc>
        <w:tc>
          <w:tcPr>
            <w:tcW w:w="314" w:type="pct"/>
            <w:tcBorders>
              <w:top w:val="single" w:sz="4" w:space="0" w:color="auto"/>
            </w:tcBorders>
          </w:tcPr>
          <w:p w14:paraId="727CC1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574</w:t>
            </w:r>
          </w:p>
        </w:tc>
        <w:tc>
          <w:tcPr>
            <w:tcW w:w="345" w:type="pct"/>
            <w:tcBorders>
              <w:top w:val="single" w:sz="4" w:space="0" w:color="auto"/>
              <w:right w:val="single" w:sz="4" w:space="0" w:color="auto"/>
            </w:tcBorders>
          </w:tcPr>
          <w:p w14:paraId="3714CEE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662</w:t>
            </w:r>
          </w:p>
        </w:tc>
        <w:tc>
          <w:tcPr>
            <w:tcW w:w="420" w:type="pct"/>
            <w:tcBorders>
              <w:top w:val="single" w:sz="4" w:space="0" w:color="auto"/>
              <w:left w:val="single" w:sz="4" w:space="0" w:color="auto"/>
            </w:tcBorders>
          </w:tcPr>
          <w:p w14:paraId="34536EF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173 (30.1)</w:t>
            </w:r>
          </w:p>
        </w:tc>
        <w:tc>
          <w:tcPr>
            <w:tcW w:w="420" w:type="pct"/>
            <w:tcBorders>
              <w:top w:val="single" w:sz="4" w:space="0" w:color="auto"/>
            </w:tcBorders>
          </w:tcPr>
          <w:p w14:paraId="7FD569F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386 (58.3)</w:t>
            </w:r>
          </w:p>
        </w:tc>
        <w:tc>
          <w:tcPr>
            <w:tcW w:w="406" w:type="pct"/>
            <w:tcBorders>
              <w:top w:val="single" w:sz="4" w:space="0" w:color="auto"/>
              <w:right w:val="single" w:sz="4" w:space="0" w:color="auto"/>
            </w:tcBorders>
          </w:tcPr>
          <w:p w14:paraId="394E762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+28.2</w:t>
            </w:r>
          </w:p>
        </w:tc>
        <w:tc>
          <w:tcPr>
            <w:tcW w:w="420" w:type="pct"/>
            <w:tcBorders>
              <w:top w:val="single" w:sz="4" w:space="0" w:color="auto"/>
              <w:left w:val="single" w:sz="4" w:space="0" w:color="auto"/>
            </w:tcBorders>
          </w:tcPr>
          <w:p w14:paraId="12179F25"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173 (30.1)</w:t>
            </w:r>
          </w:p>
        </w:tc>
        <w:tc>
          <w:tcPr>
            <w:tcW w:w="469" w:type="pct"/>
            <w:tcBorders>
              <w:top w:val="single" w:sz="4" w:space="0" w:color="auto"/>
            </w:tcBorders>
          </w:tcPr>
          <w:p w14:paraId="2F41144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385 (58.2)</w:t>
            </w:r>
          </w:p>
        </w:tc>
        <w:tc>
          <w:tcPr>
            <w:tcW w:w="406" w:type="pct"/>
            <w:tcBorders>
              <w:top w:val="single" w:sz="4" w:space="0" w:color="auto"/>
            </w:tcBorders>
          </w:tcPr>
          <w:p w14:paraId="6EB3A65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+28.1</w:t>
            </w:r>
          </w:p>
        </w:tc>
      </w:tr>
      <w:tr w:rsidR="00911956" w:rsidRPr="00F70E28" w14:paraId="3E5E24E8" w14:textId="77777777" w:rsidTr="00641678">
        <w:tc>
          <w:tcPr>
            <w:tcW w:w="1086" w:type="pct"/>
          </w:tcPr>
          <w:p w14:paraId="4CAB9F04"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Cough/difficulty breathing</w:t>
            </w:r>
          </w:p>
        </w:tc>
        <w:tc>
          <w:tcPr>
            <w:tcW w:w="714" w:type="pct"/>
          </w:tcPr>
          <w:p w14:paraId="6F0049C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200</w:t>
            </w:r>
          </w:p>
        </w:tc>
        <w:tc>
          <w:tcPr>
            <w:tcW w:w="314" w:type="pct"/>
          </w:tcPr>
          <w:p w14:paraId="791B0B4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82</w:t>
            </w:r>
          </w:p>
        </w:tc>
        <w:tc>
          <w:tcPr>
            <w:tcW w:w="345" w:type="pct"/>
            <w:tcBorders>
              <w:right w:val="single" w:sz="4" w:space="0" w:color="auto"/>
            </w:tcBorders>
          </w:tcPr>
          <w:p w14:paraId="1D8D187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118</w:t>
            </w:r>
          </w:p>
        </w:tc>
        <w:tc>
          <w:tcPr>
            <w:tcW w:w="420" w:type="pct"/>
            <w:tcBorders>
              <w:left w:val="single" w:sz="4" w:space="0" w:color="auto"/>
            </w:tcBorders>
          </w:tcPr>
          <w:p w14:paraId="48F1179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18 (22.0)</w:t>
            </w:r>
          </w:p>
        </w:tc>
        <w:tc>
          <w:tcPr>
            <w:tcW w:w="420" w:type="pct"/>
          </w:tcPr>
          <w:p w14:paraId="64233E8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(49.2)</w:t>
            </w:r>
          </w:p>
        </w:tc>
        <w:tc>
          <w:tcPr>
            <w:tcW w:w="406" w:type="pct"/>
            <w:tcBorders>
              <w:right w:val="single" w:sz="4" w:space="0" w:color="auto"/>
            </w:tcBorders>
          </w:tcPr>
          <w:p w14:paraId="37224A6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+27.2</w:t>
            </w:r>
          </w:p>
        </w:tc>
        <w:tc>
          <w:tcPr>
            <w:tcW w:w="420" w:type="pct"/>
            <w:tcBorders>
              <w:left w:val="single" w:sz="4" w:space="0" w:color="auto"/>
            </w:tcBorders>
          </w:tcPr>
          <w:p w14:paraId="398D6CA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19 (23.2)</w:t>
            </w:r>
          </w:p>
        </w:tc>
        <w:tc>
          <w:tcPr>
            <w:tcW w:w="469" w:type="pct"/>
          </w:tcPr>
          <w:p w14:paraId="018EC3C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73 (61.9)</w:t>
            </w:r>
          </w:p>
        </w:tc>
        <w:tc>
          <w:tcPr>
            <w:tcW w:w="406" w:type="pct"/>
          </w:tcPr>
          <w:p w14:paraId="5CF8583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+38.7</w:t>
            </w:r>
          </w:p>
        </w:tc>
      </w:tr>
      <w:tr w:rsidR="00911956" w:rsidRPr="00F70E28" w14:paraId="365CC347" w14:textId="77777777" w:rsidTr="00641678">
        <w:tc>
          <w:tcPr>
            <w:tcW w:w="1086" w:type="pct"/>
          </w:tcPr>
          <w:p w14:paraId="3CBAAA2E"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Female with GU symptoms or pelvic pain</w:t>
            </w:r>
          </w:p>
        </w:tc>
        <w:tc>
          <w:tcPr>
            <w:tcW w:w="714" w:type="pct"/>
          </w:tcPr>
          <w:p w14:paraId="601F6EA4" w14:textId="77777777" w:rsidR="002234F3" w:rsidRPr="00E45663" w:rsidRDefault="002234F3" w:rsidP="00641678">
            <w:pPr>
              <w:jc w:val="center"/>
              <w:rPr>
                <w:rFonts w:ascii="Calibri" w:hAnsi="Calibri" w:cs="Calibri"/>
                <w:sz w:val="20"/>
                <w:szCs w:val="20"/>
              </w:rPr>
            </w:pPr>
          </w:p>
          <w:p w14:paraId="30E471C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207</w:t>
            </w:r>
          </w:p>
        </w:tc>
        <w:tc>
          <w:tcPr>
            <w:tcW w:w="314" w:type="pct"/>
          </w:tcPr>
          <w:p w14:paraId="46EEB8B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88</w:t>
            </w:r>
          </w:p>
        </w:tc>
        <w:tc>
          <w:tcPr>
            <w:tcW w:w="345" w:type="pct"/>
            <w:tcBorders>
              <w:right w:val="single" w:sz="4" w:space="0" w:color="auto"/>
            </w:tcBorders>
          </w:tcPr>
          <w:p w14:paraId="4F3105E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119</w:t>
            </w:r>
          </w:p>
        </w:tc>
        <w:tc>
          <w:tcPr>
            <w:tcW w:w="420" w:type="pct"/>
            <w:tcBorders>
              <w:left w:val="single" w:sz="4" w:space="0" w:color="auto"/>
            </w:tcBorders>
          </w:tcPr>
          <w:p w14:paraId="26BBEB9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 (31.8)</w:t>
            </w:r>
          </w:p>
        </w:tc>
        <w:tc>
          <w:tcPr>
            <w:tcW w:w="420" w:type="pct"/>
          </w:tcPr>
          <w:p w14:paraId="124B0CE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68 (57.1)</w:t>
            </w:r>
          </w:p>
        </w:tc>
        <w:tc>
          <w:tcPr>
            <w:tcW w:w="406" w:type="pct"/>
            <w:tcBorders>
              <w:right w:val="single" w:sz="4" w:space="0" w:color="auto"/>
            </w:tcBorders>
          </w:tcPr>
          <w:p w14:paraId="643AC11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+25.3</w:t>
            </w:r>
          </w:p>
        </w:tc>
        <w:tc>
          <w:tcPr>
            <w:tcW w:w="420" w:type="pct"/>
            <w:tcBorders>
              <w:left w:val="single" w:sz="4" w:space="0" w:color="auto"/>
            </w:tcBorders>
          </w:tcPr>
          <w:p w14:paraId="3D0ECB5A"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23 (26.1)</w:t>
            </w:r>
          </w:p>
        </w:tc>
        <w:tc>
          <w:tcPr>
            <w:tcW w:w="469" w:type="pct"/>
          </w:tcPr>
          <w:p w14:paraId="7B9C0B6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60 (50.4)</w:t>
            </w:r>
          </w:p>
        </w:tc>
        <w:tc>
          <w:tcPr>
            <w:tcW w:w="406" w:type="pct"/>
          </w:tcPr>
          <w:p w14:paraId="2C6EEBE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+24.3</w:t>
            </w:r>
          </w:p>
        </w:tc>
      </w:tr>
      <w:tr w:rsidR="00911956" w:rsidRPr="00F70E28" w14:paraId="3F468CFA" w14:textId="77777777" w:rsidTr="00641678">
        <w:tc>
          <w:tcPr>
            <w:tcW w:w="1086" w:type="pct"/>
          </w:tcPr>
          <w:p w14:paraId="1FBC43C7"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Epigastric pain</w:t>
            </w:r>
          </w:p>
        </w:tc>
        <w:tc>
          <w:tcPr>
            <w:tcW w:w="714" w:type="pct"/>
          </w:tcPr>
          <w:p w14:paraId="1480D9A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128</w:t>
            </w:r>
          </w:p>
        </w:tc>
        <w:tc>
          <w:tcPr>
            <w:tcW w:w="314" w:type="pct"/>
          </w:tcPr>
          <w:p w14:paraId="2E2988A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59</w:t>
            </w:r>
          </w:p>
        </w:tc>
        <w:tc>
          <w:tcPr>
            <w:tcW w:w="345" w:type="pct"/>
            <w:tcBorders>
              <w:right w:val="single" w:sz="4" w:space="0" w:color="auto"/>
            </w:tcBorders>
          </w:tcPr>
          <w:p w14:paraId="0A6CF52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69</w:t>
            </w:r>
          </w:p>
        </w:tc>
        <w:tc>
          <w:tcPr>
            <w:tcW w:w="420" w:type="pct"/>
            <w:tcBorders>
              <w:left w:val="single" w:sz="4" w:space="0" w:color="auto"/>
            </w:tcBorders>
          </w:tcPr>
          <w:p w14:paraId="11054AE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35 (59.3)</w:t>
            </w:r>
          </w:p>
        </w:tc>
        <w:tc>
          <w:tcPr>
            <w:tcW w:w="420" w:type="pct"/>
          </w:tcPr>
          <w:p w14:paraId="13187909"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48 (69.6)</w:t>
            </w:r>
          </w:p>
        </w:tc>
        <w:tc>
          <w:tcPr>
            <w:tcW w:w="406" w:type="pct"/>
            <w:tcBorders>
              <w:right w:val="single" w:sz="4" w:space="0" w:color="auto"/>
            </w:tcBorders>
          </w:tcPr>
          <w:p w14:paraId="2CE8095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+10.3</w:t>
            </w:r>
          </w:p>
        </w:tc>
        <w:tc>
          <w:tcPr>
            <w:tcW w:w="420" w:type="pct"/>
            <w:tcBorders>
              <w:left w:val="single" w:sz="4" w:space="0" w:color="auto"/>
            </w:tcBorders>
          </w:tcPr>
          <w:p w14:paraId="5CBA20F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(17.0)</w:t>
            </w:r>
          </w:p>
        </w:tc>
        <w:tc>
          <w:tcPr>
            <w:tcW w:w="469" w:type="pct"/>
          </w:tcPr>
          <w:p w14:paraId="6B90B5C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29 (42.0)</w:t>
            </w:r>
          </w:p>
        </w:tc>
        <w:tc>
          <w:tcPr>
            <w:tcW w:w="406" w:type="pct"/>
          </w:tcPr>
          <w:p w14:paraId="299B20D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+25</w:t>
            </w:r>
          </w:p>
        </w:tc>
      </w:tr>
      <w:tr w:rsidR="00911956" w:rsidRPr="00F70E28" w14:paraId="305E4CB3" w14:textId="77777777" w:rsidTr="00641678">
        <w:trPr>
          <w:trHeight w:val="559"/>
        </w:trPr>
        <w:tc>
          <w:tcPr>
            <w:tcW w:w="1086" w:type="pct"/>
          </w:tcPr>
          <w:p w14:paraId="109B1C41"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Fever</w:t>
            </w:r>
          </w:p>
        </w:tc>
        <w:tc>
          <w:tcPr>
            <w:tcW w:w="714" w:type="pct"/>
          </w:tcPr>
          <w:p w14:paraId="29979D6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134</w:t>
            </w:r>
          </w:p>
        </w:tc>
        <w:tc>
          <w:tcPr>
            <w:tcW w:w="314" w:type="pct"/>
          </w:tcPr>
          <w:p w14:paraId="387DCC8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56</w:t>
            </w:r>
          </w:p>
        </w:tc>
        <w:tc>
          <w:tcPr>
            <w:tcW w:w="345" w:type="pct"/>
            <w:tcBorders>
              <w:right w:val="single" w:sz="4" w:space="0" w:color="auto"/>
            </w:tcBorders>
          </w:tcPr>
          <w:p w14:paraId="4D1B867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78</w:t>
            </w:r>
          </w:p>
        </w:tc>
        <w:tc>
          <w:tcPr>
            <w:tcW w:w="420" w:type="pct"/>
            <w:tcBorders>
              <w:left w:val="single" w:sz="4" w:space="0" w:color="auto"/>
            </w:tcBorders>
          </w:tcPr>
          <w:p w14:paraId="340385D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(16.1)</w:t>
            </w:r>
          </w:p>
        </w:tc>
        <w:tc>
          <w:tcPr>
            <w:tcW w:w="420" w:type="pct"/>
          </w:tcPr>
          <w:p w14:paraId="06332CF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(74.4)</w:t>
            </w:r>
          </w:p>
        </w:tc>
        <w:tc>
          <w:tcPr>
            <w:tcW w:w="406" w:type="pct"/>
            <w:tcBorders>
              <w:right w:val="single" w:sz="4" w:space="0" w:color="auto"/>
            </w:tcBorders>
          </w:tcPr>
          <w:p w14:paraId="745052E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+58.3</w:t>
            </w:r>
          </w:p>
        </w:tc>
        <w:tc>
          <w:tcPr>
            <w:tcW w:w="420" w:type="pct"/>
            <w:tcBorders>
              <w:left w:val="single" w:sz="4" w:space="0" w:color="auto"/>
            </w:tcBorders>
          </w:tcPr>
          <w:p w14:paraId="488A101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37 (66.1)</w:t>
            </w:r>
          </w:p>
        </w:tc>
        <w:tc>
          <w:tcPr>
            <w:tcW w:w="469" w:type="pct"/>
          </w:tcPr>
          <w:p w14:paraId="7398DD0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58 (74.4)</w:t>
            </w:r>
          </w:p>
        </w:tc>
        <w:tc>
          <w:tcPr>
            <w:tcW w:w="406" w:type="pct"/>
          </w:tcPr>
          <w:p w14:paraId="4A656EF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+8.3</w:t>
            </w:r>
          </w:p>
        </w:tc>
      </w:tr>
      <w:tr w:rsidR="00911956" w:rsidRPr="00F70E28" w14:paraId="598EC442" w14:textId="77777777" w:rsidTr="00641678">
        <w:tc>
          <w:tcPr>
            <w:tcW w:w="1086" w:type="pct"/>
          </w:tcPr>
          <w:p w14:paraId="2CB14280"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Headache or neurological condition</w:t>
            </w:r>
          </w:p>
        </w:tc>
        <w:tc>
          <w:tcPr>
            <w:tcW w:w="714" w:type="pct"/>
          </w:tcPr>
          <w:p w14:paraId="2750E95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96</w:t>
            </w:r>
          </w:p>
        </w:tc>
        <w:tc>
          <w:tcPr>
            <w:tcW w:w="314" w:type="pct"/>
          </w:tcPr>
          <w:p w14:paraId="66138078"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52</w:t>
            </w:r>
          </w:p>
        </w:tc>
        <w:tc>
          <w:tcPr>
            <w:tcW w:w="345" w:type="pct"/>
            <w:tcBorders>
              <w:right w:val="single" w:sz="4" w:space="0" w:color="auto"/>
            </w:tcBorders>
          </w:tcPr>
          <w:p w14:paraId="153476B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44</w:t>
            </w:r>
          </w:p>
        </w:tc>
        <w:tc>
          <w:tcPr>
            <w:tcW w:w="420" w:type="pct"/>
            <w:tcBorders>
              <w:left w:val="single" w:sz="4" w:space="0" w:color="auto"/>
            </w:tcBorders>
          </w:tcPr>
          <w:p w14:paraId="18BA9B9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 (7.7)</w:t>
            </w:r>
          </w:p>
        </w:tc>
        <w:tc>
          <w:tcPr>
            <w:tcW w:w="420" w:type="pct"/>
          </w:tcPr>
          <w:p w14:paraId="49EF3B7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24 (54.6)</w:t>
            </w:r>
          </w:p>
        </w:tc>
        <w:tc>
          <w:tcPr>
            <w:tcW w:w="406" w:type="pct"/>
            <w:tcBorders>
              <w:right w:val="single" w:sz="4" w:space="0" w:color="auto"/>
            </w:tcBorders>
          </w:tcPr>
          <w:p w14:paraId="79C9B8C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+46.9</w:t>
            </w:r>
          </w:p>
        </w:tc>
        <w:tc>
          <w:tcPr>
            <w:tcW w:w="420" w:type="pct"/>
            <w:tcBorders>
              <w:left w:val="single" w:sz="4" w:space="0" w:color="auto"/>
            </w:tcBorders>
          </w:tcPr>
          <w:p w14:paraId="4AC33F27"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26 (50.0)</w:t>
            </w:r>
          </w:p>
        </w:tc>
        <w:tc>
          <w:tcPr>
            <w:tcW w:w="469" w:type="pct"/>
          </w:tcPr>
          <w:p w14:paraId="3F5A9B4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38 (86.4)</w:t>
            </w:r>
          </w:p>
        </w:tc>
        <w:tc>
          <w:tcPr>
            <w:tcW w:w="406" w:type="pct"/>
          </w:tcPr>
          <w:p w14:paraId="1204B48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+36.4</w:t>
            </w:r>
          </w:p>
        </w:tc>
      </w:tr>
      <w:tr w:rsidR="00911956" w:rsidRPr="00F70E28" w14:paraId="2AF2D68F" w14:textId="77777777" w:rsidTr="00641678">
        <w:tc>
          <w:tcPr>
            <w:tcW w:w="1086" w:type="pct"/>
          </w:tcPr>
          <w:p w14:paraId="550C05AC"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Mouth or throat problem</w:t>
            </w:r>
          </w:p>
        </w:tc>
        <w:tc>
          <w:tcPr>
            <w:tcW w:w="714" w:type="pct"/>
          </w:tcPr>
          <w:p w14:paraId="49426E5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80</w:t>
            </w:r>
          </w:p>
        </w:tc>
        <w:tc>
          <w:tcPr>
            <w:tcW w:w="314" w:type="pct"/>
          </w:tcPr>
          <w:p w14:paraId="148F540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37</w:t>
            </w:r>
          </w:p>
        </w:tc>
        <w:tc>
          <w:tcPr>
            <w:tcW w:w="345" w:type="pct"/>
            <w:tcBorders>
              <w:right w:val="single" w:sz="4" w:space="0" w:color="auto"/>
            </w:tcBorders>
          </w:tcPr>
          <w:p w14:paraId="5996426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43</w:t>
            </w:r>
          </w:p>
        </w:tc>
        <w:tc>
          <w:tcPr>
            <w:tcW w:w="420" w:type="pct"/>
            <w:tcBorders>
              <w:left w:val="single" w:sz="4" w:space="0" w:color="auto"/>
            </w:tcBorders>
          </w:tcPr>
          <w:p w14:paraId="747EC21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 (43.2)</w:t>
            </w:r>
          </w:p>
        </w:tc>
        <w:tc>
          <w:tcPr>
            <w:tcW w:w="420" w:type="pct"/>
          </w:tcPr>
          <w:p w14:paraId="3DE991B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28 (65.1)</w:t>
            </w:r>
          </w:p>
        </w:tc>
        <w:tc>
          <w:tcPr>
            <w:tcW w:w="406" w:type="pct"/>
            <w:tcBorders>
              <w:right w:val="single" w:sz="4" w:space="0" w:color="auto"/>
            </w:tcBorders>
          </w:tcPr>
          <w:p w14:paraId="44875EA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+21.9</w:t>
            </w:r>
          </w:p>
        </w:tc>
        <w:tc>
          <w:tcPr>
            <w:tcW w:w="420" w:type="pct"/>
            <w:tcBorders>
              <w:left w:val="single" w:sz="4" w:space="0" w:color="auto"/>
            </w:tcBorders>
          </w:tcPr>
          <w:p w14:paraId="1847630C"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(27.0)</w:t>
            </w:r>
          </w:p>
        </w:tc>
        <w:tc>
          <w:tcPr>
            <w:tcW w:w="469" w:type="pct"/>
          </w:tcPr>
          <w:p w14:paraId="05AF7B2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 (62.8)</w:t>
            </w:r>
          </w:p>
        </w:tc>
        <w:tc>
          <w:tcPr>
            <w:tcW w:w="406" w:type="pct"/>
          </w:tcPr>
          <w:p w14:paraId="381579E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+35.8</w:t>
            </w:r>
          </w:p>
        </w:tc>
      </w:tr>
      <w:tr w:rsidR="00911956" w:rsidRPr="00F70E28" w14:paraId="703F586E" w14:textId="77777777" w:rsidTr="00641678">
        <w:tc>
          <w:tcPr>
            <w:tcW w:w="1086" w:type="pct"/>
          </w:tcPr>
          <w:p w14:paraId="411DE98A"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Skin problem or lump</w:t>
            </w:r>
          </w:p>
        </w:tc>
        <w:tc>
          <w:tcPr>
            <w:tcW w:w="714" w:type="pct"/>
          </w:tcPr>
          <w:p w14:paraId="339538D0"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60</w:t>
            </w:r>
          </w:p>
        </w:tc>
        <w:tc>
          <w:tcPr>
            <w:tcW w:w="314" w:type="pct"/>
          </w:tcPr>
          <w:p w14:paraId="7EB149B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32</w:t>
            </w:r>
          </w:p>
        </w:tc>
        <w:tc>
          <w:tcPr>
            <w:tcW w:w="345" w:type="pct"/>
            <w:tcBorders>
              <w:right w:val="single" w:sz="4" w:space="0" w:color="auto"/>
            </w:tcBorders>
          </w:tcPr>
          <w:p w14:paraId="72650C1A"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28</w:t>
            </w:r>
          </w:p>
        </w:tc>
        <w:tc>
          <w:tcPr>
            <w:tcW w:w="420" w:type="pct"/>
            <w:tcBorders>
              <w:left w:val="single" w:sz="4" w:space="0" w:color="auto"/>
            </w:tcBorders>
          </w:tcPr>
          <w:p w14:paraId="298E249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21 (65.6)</w:t>
            </w:r>
          </w:p>
        </w:tc>
        <w:tc>
          <w:tcPr>
            <w:tcW w:w="420" w:type="pct"/>
          </w:tcPr>
          <w:p w14:paraId="4D1E013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14 (50.0)</w:t>
            </w:r>
          </w:p>
        </w:tc>
        <w:tc>
          <w:tcPr>
            <w:tcW w:w="406" w:type="pct"/>
            <w:tcBorders>
              <w:right w:val="single" w:sz="4" w:space="0" w:color="auto"/>
            </w:tcBorders>
          </w:tcPr>
          <w:p w14:paraId="1322088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-15.6</w:t>
            </w:r>
          </w:p>
        </w:tc>
        <w:tc>
          <w:tcPr>
            <w:tcW w:w="420" w:type="pct"/>
            <w:tcBorders>
              <w:left w:val="single" w:sz="4" w:space="0" w:color="auto"/>
            </w:tcBorders>
          </w:tcPr>
          <w:p w14:paraId="1BAD0F1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11 (34.4)</w:t>
            </w:r>
          </w:p>
        </w:tc>
        <w:tc>
          <w:tcPr>
            <w:tcW w:w="469" w:type="pct"/>
          </w:tcPr>
          <w:p w14:paraId="5927964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(32.1)</w:t>
            </w:r>
          </w:p>
        </w:tc>
        <w:tc>
          <w:tcPr>
            <w:tcW w:w="406" w:type="pct"/>
          </w:tcPr>
          <w:p w14:paraId="5EBC135A"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-2.3</w:t>
            </w:r>
          </w:p>
        </w:tc>
      </w:tr>
      <w:tr w:rsidR="00911956" w:rsidRPr="00F70E28" w14:paraId="342BFF88" w14:textId="77777777" w:rsidTr="00641678">
        <w:tc>
          <w:tcPr>
            <w:tcW w:w="1086" w:type="pct"/>
          </w:tcPr>
          <w:p w14:paraId="49307403"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Back or joint pain</w:t>
            </w:r>
          </w:p>
        </w:tc>
        <w:tc>
          <w:tcPr>
            <w:tcW w:w="714" w:type="pct"/>
          </w:tcPr>
          <w:p w14:paraId="62DF8143"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126</w:t>
            </w:r>
          </w:p>
        </w:tc>
        <w:tc>
          <w:tcPr>
            <w:tcW w:w="314" w:type="pct"/>
          </w:tcPr>
          <w:p w14:paraId="336ECFF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42</w:t>
            </w:r>
          </w:p>
        </w:tc>
        <w:tc>
          <w:tcPr>
            <w:tcW w:w="345" w:type="pct"/>
            <w:tcBorders>
              <w:right w:val="single" w:sz="4" w:space="0" w:color="auto"/>
            </w:tcBorders>
          </w:tcPr>
          <w:p w14:paraId="3D2C19E8"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84</w:t>
            </w:r>
          </w:p>
        </w:tc>
        <w:tc>
          <w:tcPr>
            <w:tcW w:w="420" w:type="pct"/>
            <w:tcBorders>
              <w:left w:val="single" w:sz="4" w:space="0" w:color="auto"/>
            </w:tcBorders>
          </w:tcPr>
          <w:p w14:paraId="5FEAAC73"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5 (11.9)</w:t>
            </w:r>
          </w:p>
        </w:tc>
        <w:tc>
          <w:tcPr>
            <w:tcW w:w="420" w:type="pct"/>
          </w:tcPr>
          <w:p w14:paraId="48E6A97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67 (79.8)</w:t>
            </w:r>
          </w:p>
        </w:tc>
        <w:tc>
          <w:tcPr>
            <w:tcW w:w="406" w:type="pct"/>
            <w:tcBorders>
              <w:right w:val="single" w:sz="4" w:space="0" w:color="auto"/>
            </w:tcBorders>
          </w:tcPr>
          <w:p w14:paraId="53FF42F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+67.9</w:t>
            </w:r>
          </w:p>
        </w:tc>
        <w:tc>
          <w:tcPr>
            <w:tcW w:w="420" w:type="pct"/>
            <w:tcBorders>
              <w:left w:val="single" w:sz="4" w:space="0" w:color="auto"/>
            </w:tcBorders>
          </w:tcPr>
          <w:p w14:paraId="02B8112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20 (47.6)</w:t>
            </w:r>
          </w:p>
        </w:tc>
        <w:tc>
          <w:tcPr>
            <w:tcW w:w="469" w:type="pct"/>
          </w:tcPr>
          <w:p w14:paraId="6A77242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63 (75.0)</w:t>
            </w:r>
          </w:p>
        </w:tc>
        <w:tc>
          <w:tcPr>
            <w:tcW w:w="406" w:type="pct"/>
          </w:tcPr>
          <w:p w14:paraId="77B34A0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+27.4</w:t>
            </w:r>
          </w:p>
        </w:tc>
      </w:tr>
      <w:tr w:rsidR="00911956" w:rsidRPr="00F70E28" w14:paraId="11811209" w14:textId="77777777" w:rsidTr="00641678">
        <w:tc>
          <w:tcPr>
            <w:tcW w:w="1086" w:type="pct"/>
          </w:tcPr>
          <w:p w14:paraId="16F6CA2B" w14:textId="77777777" w:rsidR="002234F3" w:rsidRPr="00F70E28" w:rsidRDefault="002234F3" w:rsidP="00641678">
            <w:pPr>
              <w:keepNext/>
              <w:keepLines/>
              <w:spacing w:before="200"/>
              <w:jc w:val="center"/>
              <w:outlineLvl w:val="8"/>
              <w:rPr>
                <w:rFonts w:ascii="Calibri" w:hAnsi="Calibri" w:cs="Calibri"/>
                <w:b/>
                <w:iCs/>
                <w:color w:val="000000"/>
                <w:sz w:val="20"/>
                <w:szCs w:val="20"/>
              </w:rPr>
            </w:pPr>
            <w:r w:rsidRPr="00E45663">
              <w:rPr>
                <w:rFonts w:ascii="Calibri" w:hAnsi="Calibri" w:cs="Calibri"/>
                <w:iCs/>
                <w:color w:val="000000"/>
                <w:sz w:val="20"/>
                <w:szCs w:val="20"/>
              </w:rPr>
              <w:t>Male with GU symptoms of lower abdominal pain</w:t>
            </w:r>
          </w:p>
        </w:tc>
        <w:tc>
          <w:tcPr>
            <w:tcW w:w="714" w:type="pct"/>
          </w:tcPr>
          <w:p w14:paraId="14B68B3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61</w:t>
            </w:r>
          </w:p>
        </w:tc>
        <w:tc>
          <w:tcPr>
            <w:tcW w:w="314" w:type="pct"/>
          </w:tcPr>
          <w:p w14:paraId="3A07B4A4"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31</w:t>
            </w:r>
          </w:p>
        </w:tc>
        <w:tc>
          <w:tcPr>
            <w:tcW w:w="345" w:type="pct"/>
            <w:tcBorders>
              <w:right w:val="single" w:sz="4" w:space="0" w:color="auto"/>
            </w:tcBorders>
          </w:tcPr>
          <w:p w14:paraId="54A9D47D"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30</w:t>
            </w:r>
          </w:p>
        </w:tc>
        <w:tc>
          <w:tcPr>
            <w:tcW w:w="420" w:type="pct"/>
            <w:tcBorders>
              <w:left w:val="single" w:sz="4" w:space="0" w:color="auto"/>
            </w:tcBorders>
          </w:tcPr>
          <w:p w14:paraId="1249A23E"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16 (51.6)</w:t>
            </w:r>
          </w:p>
        </w:tc>
        <w:tc>
          <w:tcPr>
            <w:tcW w:w="420" w:type="pct"/>
          </w:tcPr>
          <w:p w14:paraId="2DE1EE6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(33.3)</w:t>
            </w:r>
          </w:p>
        </w:tc>
        <w:tc>
          <w:tcPr>
            <w:tcW w:w="406" w:type="pct"/>
            <w:tcBorders>
              <w:right w:val="single" w:sz="4" w:space="0" w:color="auto"/>
            </w:tcBorders>
          </w:tcPr>
          <w:p w14:paraId="4F83C301"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-18.6</w:t>
            </w:r>
          </w:p>
        </w:tc>
        <w:tc>
          <w:tcPr>
            <w:tcW w:w="420" w:type="pct"/>
            <w:tcBorders>
              <w:left w:val="single" w:sz="4" w:space="0" w:color="auto"/>
            </w:tcBorders>
          </w:tcPr>
          <w:p w14:paraId="0CDCD23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6 (19.4)</w:t>
            </w:r>
          </w:p>
        </w:tc>
        <w:tc>
          <w:tcPr>
            <w:tcW w:w="469" w:type="pct"/>
          </w:tcPr>
          <w:p w14:paraId="0E78203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 (53.3)</w:t>
            </w:r>
          </w:p>
        </w:tc>
        <w:tc>
          <w:tcPr>
            <w:tcW w:w="406" w:type="pct"/>
          </w:tcPr>
          <w:p w14:paraId="3179320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+33.8</w:t>
            </w:r>
          </w:p>
        </w:tc>
      </w:tr>
      <w:tr w:rsidR="00911956" w:rsidRPr="00F70E28" w14:paraId="79E7983A" w14:textId="77777777" w:rsidTr="00641678">
        <w:trPr>
          <w:trHeight w:val="478"/>
        </w:trPr>
        <w:tc>
          <w:tcPr>
            <w:tcW w:w="1086" w:type="pct"/>
          </w:tcPr>
          <w:p w14:paraId="1F9D8E6E"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Diarrhea</w:t>
            </w:r>
          </w:p>
        </w:tc>
        <w:tc>
          <w:tcPr>
            <w:tcW w:w="714" w:type="pct"/>
          </w:tcPr>
          <w:p w14:paraId="7A6DDD6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51</w:t>
            </w:r>
          </w:p>
        </w:tc>
        <w:tc>
          <w:tcPr>
            <w:tcW w:w="314" w:type="pct"/>
          </w:tcPr>
          <w:p w14:paraId="63D401F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31</w:t>
            </w:r>
          </w:p>
        </w:tc>
        <w:tc>
          <w:tcPr>
            <w:tcW w:w="345" w:type="pct"/>
            <w:tcBorders>
              <w:right w:val="single" w:sz="4" w:space="0" w:color="auto"/>
            </w:tcBorders>
          </w:tcPr>
          <w:p w14:paraId="575C9EF9"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20</w:t>
            </w:r>
          </w:p>
        </w:tc>
        <w:tc>
          <w:tcPr>
            <w:tcW w:w="420" w:type="pct"/>
            <w:tcBorders>
              <w:left w:val="single" w:sz="4" w:space="0" w:color="auto"/>
            </w:tcBorders>
          </w:tcPr>
          <w:p w14:paraId="174B976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19 (61.3)</w:t>
            </w:r>
          </w:p>
        </w:tc>
        <w:tc>
          <w:tcPr>
            <w:tcW w:w="420" w:type="pct"/>
          </w:tcPr>
          <w:p w14:paraId="49FC98F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(45.0)</w:t>
            </w:r>
          </w:p>
        </w:tc>
        <w:tc>
          <w:tcPr>
            <w:tcW w:w="406" w:type="pct"/>
            <w:tcBorders>
              <w:right w:val="single" w:sz="4" w:space="0" w:color="auto"/>
            </w:tcBorders>
          </w:tcPr>
          <w:p w14:paraId="7A86402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-16.3</w:t>
            </w:r>
          </w:p>
        </w:tc>
        <w:tc>
          <w:tcPr>
            <w:tcW w:w="420" w:type="pct"/>
            <w:tcBorders>
              <w:left w:val="single" w:sz="4" w:space="0" w:color="auto"/>
            </w:tcBorders>
          </w:tcPr>
          <w:p w14:paraId="0B58305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10 (32.3)</w:t>
            </w:r>
          </w:p>
        </w:tc>
        <w:tc>
          <w:tcPr>
            <w:tcW w:w="469" w:type="pct"/>
          </w:tcPr>
          <w:p w14:paraId="51439CE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9 (45.0)</w:t>
            </w:r>
          </w:p>
        </w:tc>
        <w:tc>
          <w:tcPr>
            <w:tcW w:w="406" w:type="pct"/>
          </w:tcPr>
          <w:p w14:paraId="29E60F5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+12.7</w:t>
            </w:r>
          </w:p>
        </w:tc>
      </w:tr>
      <w:tr w:rsidR="00911956" w:rsidRPr="00F70E28" w14:paraId="61B2ACDE" w14:textId="77777777" w:rsidTr="00641678">
        <w:tc>
          <w:tcPr>
            <w:tcW w:w="1086" w:type="pct"/>
          </w:tcPr>
          <w:p w14:paraId="44C7F38A" w14:textId="77777777" w:rsidR="002234F3" w:rsidRPr="00F70E28" w:rsidRDefault="002234F3" w:rsidP="00641678">
            <w:pPr>
              <w:keepNext/>
              <w:keepLines/>
              <w:spacing w:before="200"/>
              <w:jc w:val="center"/>
              <w:outlineLvl w:val="8"/>
              <w:rPr>
                <w:rFonts w:ascii="Calibri" w:hAnsi="Calibri" w:cs="Calibri"/>
                <w:color w:val="000000"/>
                <w:sz w:val="20"/>
                <w:szCs w:val="20"/>
              </w:rPr>
            </w:pPr>
            <w:r w:rsidRPr="00E45663">
              <w:rPr>
                <w:rFonts w:ascii="Calibri" w:hAnsi="Calibri" w:cs="Calibri"/>
                <w:color w:val="000000"/>
                <w:sz w:val="20"/>
                <w:szCs w:val="20"/>
              </w:rPr>
              <w:t>Hypertension</w:t>
            </w:r>
          </w:p>
        </w:tc>
        <w:tc>
          <w:tcPr>
            <w:tcW w:w="714" w:type="pct"/>
          </w:tcPr>
          <w:p w14:paraId="45D6C262"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14" w:type="pct"/>
          </w:tcPr>
          <w:p w14:paraId="5AEC0DDB"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3</w:t>
            </w:r>
          </w:p>
        </w:tc>
        <w:tc>
          <w:tcPr>
            <w:tcW w:w="345" w:type="pct"/>
            <w:tcBorders>
              <w:right w:val="single" w:sz="4" w:space="0" w:color="auto"/>
            </w:tcBorders>
          </w:tcPr>
          <w:p w14:paraId="2CDC65BF"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2</w:t>
            </w:r>
          </w:p>
        </w:tc>
        <w:tc>
          <w:tcPr>
            <w:tcW w:w="420" w:type="pct"/>
            <w:tcBorders>
              <w:left w:val="single" w:sz="4" w:space="0" w:color="auto"/>
            </w:tcBorders>
          </w:tcPr>
          <w:p w14:paraId="1E382C67"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6C0C20F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285A853E" w14:textId="77777777" w:rsidR="002234F3" w:rsidRPr="00E45663" w:rsidRDefault="002234F3" w:rsidP="00641678">
            <w:pPr>
              <w:jc w:val="center"/>
              <w:rPr>
                <w:rFonts w:ascii="Calibri" w:hAnsi="Calibri" w:cs="Calibri"/>
                <w:sz w:val="20"/>
                <w:szCs w:val="20"/>
              </w:rPr>
            </w:pPr>
          </w:p>
        </w:tc>
        <w:tc>
          <w:tcPr>
            <w:tcW w:w="420" w:type="pct"/>
            <w:tcBorders>
              <w:left w:val="single" w:sz="4" w:space="0" w:color="auto"/>
            </w:tcBorders>
          </w:tcPr>
          <w:p w14:paraId="33B674C4"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79AA437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13EC0CC5"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781A8CDA" w14:textId="77777777" w:rsidTr="00641678">
        <w:tc>
          <w:tcPr>
            <w:tcW w:w="1086" w:type="pct"/>
          </w:tcPr>
          <w:p w14:paraId="1E9EAF8B"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Genital or anal sore, ulcer, wart</w:t>
            </w:r>
          </w:p>
        </w:tc>
        <w:tc>
          <w:tcPr>
            <w:tcW w:w="714" w:type="pct"/>
          </w:tcPr>
          <w:p w14:paraId="48C13AB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8</w:t>
            </w:r>
          </w:p>
        </w:tc>
        <w:tc>
          <w:tcPr>
            <w:tcW w:w="314" w:type="pct"/>
          </w:tcPr>
          <w:p w14:paraId="37F75D4C"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45" w:type="pct"/>
            <w:tcBorders>
              <w:right w:val="single" w:sz="4" w:space="0" w:color="auto"/>
            </w:tcBorders>
          </w:tcPr>
          <w:p w14:paraId="27C2F105" w14:textId="77777777" w:rsidR="002234F3" w:rsidRPr="00E45663" w:rsidRDefault="002234F3" w:rsidP="00911956">
            <w:pPr>
              <w:jc w:val="center"/>
              <w:rPr>
                <w:rFonts w:ascii="Calibri" w:hAnsi="Calibri" w:cs="Calibri"/>
                <w:sz w:val="20"/>
                <w:szCs w:val="20"/>
              </w:rPr>
            </w:pPr>
            <w:r w:rsidRPr="00E45663">
              <w:rPr>
                <w:rFonts w:ascii="Calibri" w:hAnsi="Calibri" w:cs="Calibri"/>
                <w:sz w:val="20"/>
                <w:szCs w:val="20"/>
              </w:rPr>
              <w:t>3</w:t>
            </w:r>
          </w:p>
        </w:tc>
        <w:tc>
          <w:tcPr>
            <w:tcW w:w="420" w:type="pct"/>
            <w:tcBorders>
              <w:left w:val="single" w:sz="4" w:space="0" w:color="auto"/>
            </w:tcBorders>
          </w:tcPr>
          <w:p w14:paraId="7CA5206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(20.0)</w:t>
            </w:r>
          </w:p>
        </w:tc>
        <w:tc>
          <w:tcPr>
            <w:tcW w:w="420" w:type="pct"/>
          </w:tcPr>
          <w:p w14:paraId="65DA376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 (66.7)</w:t>
            </w:r>
          </w:p>
        </w:tc>
        <w:tc>
          <w:tcPr>
            <w:tcW w:w="406" w:type="pct"/>
            <w:tcBorders>
              <w:right w:val="single" w:sz="4" w:space="0" w:color="auto"/>
            </w:tcBorders>
          </w:tcPr>
          <w:p w14:paraId="7F8D99E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+46.7</w:t>
            </w:r>
          </w:p>
        </w:tc>
        <w:tc>
          <w:tcPr>
            <w:tcW w:w="420" w:type="pct"/>
            <w:tcBorders>
              <w:left w:val="single" w:sz="4" w:space="0" w:color="auto"/>
            </w:tcBorders>
          </w:tcPr>
          <w:p w14:paraId="76571BEB"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06D70C46"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3 (100.0)</w:t>
            </w:r>
          </w:p>
        </w:tc>
        <w:tc>
          <w:tcPr>
            <w:tcW w:w="406" w:type="pct"/>
          </w:tcPr>
          <w:p w14:paraId="02FE7D53" w14:textId="77777777" w:rsidR="002234F3" w:rsidRPr="00E45663" w:rsidRDefault="002234F3" w:rsidP="00641678">
            <w:pPr>
              <w:jc w:val="center"/>
              <w:rPr>
                <w:rFonts w:ascii="Calibri" w:hAnsi="Calibri" w:cs="Calibri"/>
                <w:sz w:val="20"/>
                <w:szCs w:val="20"/>
              </w:rPr>
            </w:pPr>
          </w:p>
        </w:tc>
      </w:tr>
      <w:tr w:rsidR="00911956" w:rsidRPr="00F70E28" w14:paraId="2B2CB3AE" w14:textId="77777777" w:rsidTr="00641678">
        <w:tc>
          <w:tcPr>
            <w:tcW w:w="1086" w:type="pct"/>
          </w:tcPr>
          <w:p w14:paraId="2D9A6DC7" w14:textId="77777777" w:rsidR="002234F3" w:rsidRPr="00E45663" w:rsidRDefault="002234F3" w:rsidP="00641678">
            <w:pPr>
              <w:jc w:val="center"/>
              <w:rPr>
                <w:rFonts w:ascii="Calibri" w:hAnsi="Calibri" w:cs="Calibri"/>
                <w:b/>
                <w:color w:val="000000"/>
                <w:sz w:val="20"/>
                <w:szCs w:val="20"/>
              </w:rPr>
            </w:pPr>
            <w:r w:rsidRPr="00E45663">
              <w:rPr>
                <w:rFonts w:ascii="Calibri" w:hAnsi="Calibri" w:cs="Calibri"/>
                <w:color w:val="000000"/>
                <w:sz w:val="20"/>
                <w:szCs w:val="20"/>
              </w:rPr>
              <w:t>Mental problem</w:t>
            </w:r>
          </w:p>
        </w:tc>
        <w:tc>
          <w:tcPr>
            <w:tcW w:w="714" w:type="pct"/>
          </w:tcPr>
          <w:p w14:paraId="187228F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314" w:type="pct"/>
          </w:tcPr>
          <w:p w14:paraId="6E9A2BA6"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345" w:type="pct"/>
            <w:tcBorders>
              <w:right w:val="single" w:sz="4" w:space="0" w:color="auto"/>
            </w:tcBorders>
          </w:tcPr>
          <w:p w14:paraId="2B8967AE"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0</w:t>
            </w:r>
          </w:p>
        </w:tc>
        <w:tc>
          <w:tcPr>
            <w:tcW w:w="420" w:type="pct"/>
            <w:tcBorders>
              <w:left w:val="single" w:sz="4" w:space="0" w:color="auto"/>
            </w:tcBorders>
          </w:tcPr>
          <w:p w14:paraId="515B5919"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3875FA96"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211B128D"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c>
          <w:tcPr>
            <w:tcW w:w="420" w:type="pct"/>
            <w:tcBorders>
              <w:left w:val="single" w:sz="4" w:space="0" w:color="auto"/>
            </w:tcBorders>
          </w:tcPr>
          <w:p w14:paraId="26A37EB2"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(16.7)</w:t>
            </w:r>
          </w:p>
        </w:tc>
        <w:tc>
          <w:tcPr>
            <w:tcW w:w="469" w:type="pct"/>
          </w:tcPr>
          <w:p w14:paraId="6940337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5F03ADBA"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0E4A2632" w14:textId="77777777" w:rsidTr="00641678">
        <w:tc>
          <w:tcPr>
            <w:tcW w:w="1086" w:type="pct"/>
          </w:tcPr>
          <w:p w14:paraId="6CF5DE65" w14:textId="77777777" w:rsidR="002234F3" w:rsidRPr="00F70E28" w:rsidRDefault="002234F3" w:rsidP="00641678">
            <w:pPr>
              <w:keepNext/>
              <w:keepLines/>
              <w:spacing w:before="200"/>
              <w:jc w:val="center"/>
              <w:outlineLvl w:val="8"/>
              <w:rPr>
                <w:rFonts w:ascii="Calibri" w:hAnsi="Calibri" w:cs="Calibri"/>
                <w:b/>
                <w:color w:val="000000"/>
                <w:sz w:val="20"/>
                <w:szCs w:val="20"/>
              </w:rPr>
            </w:pPr>
            <w:r w:rsidRPr="00E45663">
              <w:rPr>
                <w:rFonts w:ascii="Calibri" w:hAnsi="Calibri" w:cs="Calibri"/>
                <w:color w:val="000000"/>
                <w:sz w:val="20"/>
                <w:szCs w:val="20"/>
              </w:rPr>
              <w:t>Lower extremity edema</w:t>
            </w:r>
          </w:p>
        </w:tc>
        <w:tc>
          <w:tcPr>
            <w:tcW w:w="714" w:type="pct"/>
          </w:tcPr>
          <w:p w14:paraId="2F61ADC5"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11</w:t>
            </w:r>
          </w:p>
        </w:tc>
        <w:tc>
          <w:tcPr>
            <w:tcW w:w="314" w:type="pct"/>
          </w:tcPr>
          <w:p w14:paraId="515439C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5</w:t>
            </w:r>
          </w:p>
        </w:tc>
        <w:tc>
          <w:tcPr>
            <w:tcW w:w="345" w:type="pct"/>
            <w:tcBorders>
              <w:right w:val="single" w:sz="4" w:space="0" w:color="auto"/>
            </w:tcBorders>
          </w:tcPr>
          <w:p w14:paraId="27387D21" w14:textId="77777777" w:rsidR="002234F3" w:rsidRPr="00F70E28"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w:t>
            </w:r>
          </w:p>
        </w:tc>
        <w:tc>
          <w:tcPr>
            <w:tcW w:w="420" w:type="pct"/>
            <w:tcBorders>
              <w:left w:val="single" w:sz="4" w:space="0" w:color="auto"/>
            </w:tcBorders>
          </w:tcPr>
          <w:p w14:paraId="3D251090"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1 (20.0)</w:t>
            </w:r>
          </w:p>
        </w:tc>
        <w:tc>
          <w:tcPr>
            <w:tcW w:w="420" w:type="pct"/>
          </w:tcPr>
          <w:p w14:paraId="51F93948"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Borders>
              <w:right w:val="single" w:sz="4" w:space="0" w:color="auto"/>
            </w:tcBorders>
          </w:tcPr>
          <w:p w14:paraId="6117583F"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-20</w:t>
            </w:r>
          </w:p>
        </w:tc>
        <w:tc>
          <w:tcPr>
            <w:tcW w:w="420" w:type="pct"/>
            <w:tcBorders>
              <w:left w:val="single" w:sz="4" w:space="0" w:color="auto"/>
            </w:tcBorders>
          </w:tcPr>
          <w:p w14:paraId="57A1419A" w14:textId="77777777" w:rsidR="002234F3" w:rsidRPr="00E45663" w:rsidRDefault="002234F3" w:rsidP="00641678">
            <w:pPr>
              <w:jc w:val="center"/>
              <w:rPr>
                <w:rFonts w:ascii="Calibri" w:hAnsi="Calibri" w:cs="Calibri"/>
                <w:sz w:val="20"/>
                <w:szCs w:val="20"/>
              </w:rPr>
            </w:pPr>
            <w:r w:rsidRPr="00E45663">
              <w:rPr>
                <w:rFonts w:ascii="Calibri" w:hAnsi="Calibri" w:cs="Calibri"/>
                <w:sz w:val="20"/>
                <w:szCs w:val="20"/>
              </w:rPr>
              <w:t>0 (0)</w:t>
            </w:r>
          </w:p>
        </w:tc>
        <w:tc>
          <w:tcPr>
            <w:tcW w:w="469" w:type="pct"/>
          </w:tcPr>
          <w:p w14:paraId="605E8D2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265B0E8E" w14:textId="77777777" w:rsidR="002234F3" w:rsidRPr="00F70E28"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r w:rsidR="00911956" w:rsidRPr="00F70E28" w14:paraId="75F59E7D" w14:textId="77777777" w:rsidTr="00641678">
        <w:trPr>
          <w:trHeight w:val="80"/>
        </w:trPr>
        <w:tc>
          <w:tcPr>
            <w:tcW w:w="1086" w:type="pct"/>
          </w:tcPr>
          <w:p w14:paraId="4DA80004" w14:textId="77777777" w:rsidR="002234F3" w:rsidRPr="002234F3" w:rsidRDefault="002234F3" w:rsidP="00641678">
            <w:pPr>
              <w:keepNext/>
              <w:keepLines/>
              <w:spacing w:before="200"/>
              <w:jc w:val="center"/>
              <w:outlineLvl w:val="8"/>
              <w:rPr>
                <w:rFonts w:ascii="Calibri" w:hAnsi="Calibri" w:cs="Calibri"/>
                <w:color w:val="000000"/>
                <w:sz w:val="20"/>
                <w:szCs w:val="20"/>
              </w:rPr>
            </w:pPr>
            <w:r w:rsidRPr="00E45663">
              <w:rPr>
                <w:rFonts w:ascii="Calibri" w:hAnsi="Calibri" w:cs="Calibri"/>
                <w:color w:val="000000"/>
                <w:sz w:val="20"/>
                <w:szCs w:val="20"/>
              </w:rPr>
              <w:lastRenderedPageBreak/>
              <w:t>Other problem</w:t>
            </w:r>
          </w:p>
        </w:tc>
        <w:tc>
          <w:tcPr>
            <w:tcW w:w="714" w:type="pct"/>
          </w:tcPr>
          <w:p w14:paraId="4115679B"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63</w:t>
            </w:r>
          </w:p>
        </w:tc>
        <w:tc>
          <w:tcPr>
            <w:tcW w:w="314" w:type="pct"/>
          </w:tcPr>
          <w:p w14:paraId="6D346A17"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45</w:t>
            </w:r>
          </w:p>
        </w:tc>
        <w:tc>
          <w:tcPr>
            <w:tcW w:w="345" w:type="pct"/>
          </w:tcPr>
          <w:p w14:paraId="0ED6EAD2" w14:textId="77777777" w:rsidR="002234F3" w:rsidRPr="002234F3" w:rsidRDefault="002234F3" w:rsidP="00911956">
            <w:pPr>
              <w:keepNext/>
              <w:keepLines/>
              <w:spacing w:before="200"/>
              <w:jc w:val="center"/>
              <w:outlineLvl w:val="8"/>
              <w:rPr>
                <w:rFonts w:ascii="Calibri" w:hAnsi="Calibri" w:cs="Calibri"/>
                <w:sz w:val="20"/>
                <w:szCs w:val="20"/>
              </w:rPr>
            </w:pPr>
            <w:r w:rsidRPr="00E45663">
              <w:rPr>
                <w:rFonts w:ascii="Calibri" w:hAnsi="Calibri" w:cs="Calibri"/>
                <w:sz w:val="20"/>
                <w:szCs w:val="20"/>
              </w:rPr>
              <w:t>18</w:t>
            </w:r>
          </w:p>
        </w:tc>
        <w:tc>
          <w:tcPr>
            <w:tcW w:w="420" w:type="pct"/>
          </w:tcPr>
          <w:p w14:paraId="65FB3482"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20" w:type="pct"/>
          </w:tcPr>
          <w:p w14:paraId="711A3E3C"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16D269ED"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c>
          <w:tcPr>
            <w:tcW w:w="420" w:type="pct"/>
          </w:tcPr>
          <w:p w14:paraId="213672C1"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69" w:type="pct"/>
          </w:tcPr>
          <w:p w14:paraId="40DD1ECB"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0 (0)</w:t>
            </w:r>
          </w:p>
        </w:tc>
        <w:tc>
          <w:tcPr>
            <w:tcW w:w="406" w:type="pct"/>
          </w:tcPr>
          <w:p w14:paraId="7DF332ED" w14:textId="77777777" w:rsidR="002234F3" w:rsidRPr="002234F3" w:rsidRDefault="002234F3" w:rsidP="00641678">
            <w:pPr>
              <w:keepNext/>
              <w:keepLines/>
              <w:spacing w:before="200"/>
              <w:jc w:val="center"/>
              <w:outlineLvl w:val="8"/>
              <w:rPr>
                <w:rFonts w:ascii="Calibri" w:hAnsi="Calibri" w:cs="Calibri"/>
                <w:sz w:val="20"/>
                <w:szCs w:val="20"/>
              </w:rPr>
            </w:pPr>
            <w:r w:rsidRPr="00E45663">
              <w:rPr>
                <w:rFonts w:ascii="Calibri" w:hAnsi="Calibri" w:cs="Calibri"/>
                <w:sz w:val="20"/>
                <w:szCs w:val="20"/>
              </w:rPr>
              <w:t>-</w:t>
            </w:r>
          </w:p>
        </w:tc>
      </w:tr>
    </w:tbl>
    <w:p w14:paraId="6ACE0CEE" w14:textId="77777777" w:rsidR="002234F3" w:rsidRDefault="002234F3" w:rsidP="004C7FC8">
      <w:r>
        <w:t xml:space="preserve"> </w:t>
      </w:r>
      <w:r w:rsidR="00D20DDF">
        <w:t>* Note: patients could report up to three (3) recorded complaints per encounter</w:t>
      </w:r>
    </w:p>
    <w:p w14:paraId="7DD2F979" w14:textId="77777777" w:rsidR="002234F3" w:rsidRDefault="002234F3">
      <w:pPr>
        <w:rPr>
          <w:rFonts w:ascii="Calibri" w:hAnsi="Calibri" w:cs="Calibri"/>
          <w:b/>
          <w:color w:val="000000"/>
          <w:sz w:val="22"/>
        </w:rPr>
        <w:sectPr w:rsidR="002234F3" w:rsidSect="002234F3">
          <w:pgSz w:w="12240" w:h="15840"/>
          <w:pgMar w:top="1440" w:right="1800" w:bottom="1440" w:left="1800" w:header="720" w:footer="720" w:gutter="0"/>
          <w:cols w:space="720"/>
          <w:docGrid w:linePitch="360"/>
        </w:sectPr>
      </w:pPr>
      <w:r>
        <w:rPr>
          <w:rFonts w:ascii="Calibri" w:hAnsi="Calibri" w:cs="Calibri"/>
          <w:b/>
          <w:color w:val="000000"/>
          <w:sz w:val="22"/>
        </w:rPr>
        <w:br w:type="page"/>
      </w:r>
    </w:p>
    <w:p w14:paraId="21B99045" w14:textId="77777777" w:rsidR="002234F3" w:rsidRDefault="002234F3">
      <w:pPr>
        <w:rPr>
          <w:rFonts w:ascii="Calibri" w:hAnsi="Calibri" w:cs="Calibri"/>
          <w:b/>
          <w:color w:val="000000"/>
          <w:sz w:val="22"/>
        </w:rPr>
      </w:pPr>
    </w:p>
    <w:p w14:paraId="66E05D8A" w14:textId="77777777" w:rsidR="00793BDA" w:rsidRDefault="003D6DFC" w:rsidP="004C7FC8">
      <w:commentRangeStart w:id="422"/>
      <w:r>
        <w:rPr>
          <w:rFonts w:ascii="Calibri" w:hAnsi="Calibri" w:cs="Calibri"/>
          <w:b/>
          <w:color w:val="000000"/>
          <w:sz w:val="22"/>
        </w:rPr>
        <w:t>Table 5</w:t>
      </w:r>
      <w:r w:rsidR="00BC7E19">
        <w:rPr>
          <w:rFonts w:ascii="Calibri" w:hAnsi="Calibri" w:cs="Calibri"/>
          <w:b/>
          <w:color w:val="000000"/>
          <w:sz w:val="22"/>
        </w:rPr>
        <w:t xml:space="preserve">: </w:t>
      </w:r>
      <w:r w:rsidRPr="00341D9C">
        <w:rPr>
          <w:rFonts w:ascii="Calibri" w:hAnsi="Calibri" w:cs="Calibri"/>
          <w:b/>
          <w:color w:val="000000"/>
          <w:sz w:val="22"/>
        </w:rPr>
        <w:t xml:space="preserve"> </w:t>
      </w:r>
      <w:r w:rsidR="00646264">
        <w:rPr>
          <w:rFonts w:ascii="Calibri" w:hAnsi="Calibri" w:cs="Calibri"/>
          <w:b/>
          <w:color w:val="000000"/>
          <w:sz w:val="22"/>
        </w:rPr>
        <w:t>Frequency of select covariates pre- and post- intervention</w:t>
      </w:r>
      <w:commentRangeEnd w:id="422"/>
      <w:r w:rsidR="009E39B0">
        <w:rPr>
          <w:rStyle w:val="CommentReference"/>
        </w:rPr>
        <w:commentReference w:id="422"/>
      </w:r>
    </w:p>
    <w:p w14:paraId="487152FF" w14:textId="77777777" w:rsidR="00793BDA" w:rsidRDefault="00793BDA" w:rsidP="004C7FC8"/>
    <w:tbl>
      <w:tblPr>
        <w:tblW w:w="10400" w:type="dxa"/>
        <w:tblInd w:w="108" w:type="dxa"/>
        <w:tblLook w:val="04A0" w:firstRow="1" w:lastRow="0" w:firstColumn="1" w:lastColumn="0" w:noHBand="0" w:noVBand="1"/>
      </w:tblPr>
      <w:tblGrid>
        <w:gridCol w:w="1318"/>
        <w:gridCol w:w="1300"/>
        <w:gridCol w:w="1300"/>
        <w:gridCol w:w="1300"/>
        <w:gridCol w:w="1295"/>
        <w:gridCol w:w="1296"/>
        <w:gridCol w:w="1296"/>
        <w:gridCol w:w="1295"/>
      </w:tblGrid>
      <w:tr w:rsidR="007C6E08" w:rsidRPr="007C6E08" w14:paraId="0AC1D600" w14:textId="77777777" w:rsidTr="00BC7E19">
        <w:trPr>
          <w:trHeight w:val="320"/>
        </w:trPr>
        <w:tc>
          <w:tcPr>
            <w:tcW w:w="1318" w:type="dxa"/>
            <w:shd w:val="clear" w:color="auto" w:fill="auto"/>
            <w:vAlign w:val="center"/>
            <w:hideMark/>
          </w:tcPr>
          <w:p w14:paraId="3E89CEA3"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47C9206D"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 </w:t>
            </w:r>
          </w:p>
        </w:tc>
        <w:tc>
          <w:tcPr>
            <w:tcW w:w="3895" w:type="dxa"/>
            <w:gridSpan w:val="3"/>
            <w:shd w:val="clear" w:color="auto" w:fill="auto"/>
            <w:vAlign w:val="center"/>
            <w:hideMark/>
          </w:tcPr>
          <w:p w14:paraId="09EDCDF1"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Diagnosis</w:t>
            </w:r>
            <w:r w:rsidR="00CF5486">
              <w:rPr>
                <w:rFonts w:ascii="Calibri" w:hAnsi="Calibri"/>
                <w:b/>
                <w:bCs/>
                <w:color w:val="000000"/>
                <w:sz w:val="20"/>
                <w:szCs w:val="20"/>
              </w:rPr>
              <w:t xml:space="preserve"> Agreement</w:t>
            </w:r>
            <w:r w:rsidR="00BE0593">
              <w:rPr>
                <w:rFonts w:ascii="Calibri" w:hAnsi="Calibri"/>
                <w:b/>
                <w:bCs/>
                <w:color w:val="000000"/>
                <w:sz w:val="20"/>
                <w:szCs w:val="20"/>
              </w:rPr>
              <w:t xml:space="preserve"> = YES</w:t>
            </w:r>
          </w:p>
        </w:tc>
        <w:tc>
          <w:tcPr>
            <w:tcW w:w="3887" w:type="dxa"/>
            <w:gridSpan w:val="3"/>
            <w:shd w:val="clear" w:color="auto" w:fill="auto"/>
            <w:vAlign w:val="center"/>
            <w:hideMark/>
          </w:tcPr>
          <w:p w14:paraId="03024FF3" w14:textId="77777777" w:rsidR="007C6E08" w:rsidRPr="007C6E08" w:rsidRDefault="007C6E08" w:rsidP="004C7FC8">
            <w:pPr>
              <w:jc w:val="center"/>
              <w:rPr>
                <w:rFonts w:ascii="Calibri" w:hAnsi="Calibri"/>
                <w:b/>
                <w:bCs/>
                <w:color w:val="000000"/>
                <w:sz w:val="20"/>
                <w:szCs w:val="20"/>
              </w:rPr>
            </w:pPr>
            <w:r w:rsidRPr="007C6E08">
              <w:rPr>
                <w:rFonts w:ascii="Calibri" w:hAnsi="Calibri"/>
                <w:b/>
                <w:bCs/>
                <w:color w:val="000000"/>
                <w:sz w:val="20"/>
                <w:szCs w:val="20"/>
              </w:rPr>
              <w:t>Treatment</w:t>
            </w:r>
            <w:r w:rsidR="00CF5486">
              <w:rPr>
                <w:rFonts w:ascii="Calibri" w:hAnsi="Calibri"/>
                <w:b/>
                <w:bCs/>
                <w:color w:val="000000"/>
                <w:sz w:val="20"/>
                <w:szCs w:val="20"/>
              </w:rPr>
              <w:t xml:space="preserve"> Agreement</w:t>
            </w:r>
            <w:r w:rsidR="00BE0593">
              <w:rPr>
                <w:rFonts w:ascii="Calibri" w:hAnsi="Calibri"/>
                <w:b/>
                <w:bCs/>
                <w:color w:val="000000"/>
                <w:sz w:val="20"/>
                <w:szCs w:val="20"/>
              </w:rPr>
              <w:t xml:space="preserve"> = YES</w:t>
            </w:r>
          </w:p>
        </w:tc>
      </w:tr>
      <w:tr w:rsidR="007C6E08" w:rsidRPr="007C6E08" w14:paraId="0FC26129" w14:textId="77777777" w:rsidTr="00864E86">
        <w:trPr>
          <w:trHeight w:val="300"/>
        </w:trPr>
        <w:tc>
          <w:tcPr>
            <w:tcW w:w="1318" w:type="dxa"/>
            <w:vMerge w:val="restart"/>
            <w:shd w:val="clear" w:color="auto" w:fill="auto"/>
            <w:vAlign w:val="center"/>
            <w:hideMark/>
          </w:tcPr>
          <w:p w14:paraId="493B84BC" w14:textId="77777777" w:rsidR="007C6E08" w:rsidRPr="00BE0593" w:rsidRDefault="00BE0593" w:rsidP="00D125DC">
            <w:pPr>
              <w:rPr>
                <w:rFonts w:ascii="Calibri" w:hAnsi="Calibri"/>
                <w:b/>
                <w:bCs/>
                <w:color w:val="000000"/>
                <w:sz w:val="20"/>
                <w:szCs w:val="20"/>
              </w:rPr>
            </w:pPr>
            <w:r w:rsidRPr="00864E86">
              <w:rPr>
                <w:rFonts w:ascii="Calibri" w:hAnsi="Calibri"/>
                <w:b/>
                <w:color w:val="000000"/>
                <w:sz w:val="20"/>
                <w:szCs w:val="20"/>
              </w:rPr>
              <w:t>Total patient complaints</w:t>
            </w:r>
          </w:p>
        </w:tc>
        <w:tc>
          <w:tcPr>
            <w:tcW w:w="1300" w:type="dxa"/>
            <w:vMerge w:val="restart"/>
            <w:shd w:val="clear" w:color="auto" w:fill="auto"/>
            <w:vAlign w:val="center"/>
            <w:hideMark/>
          </w:tcPr>
          <w:p w14:paraId="0B5FFCC1" w14:textId="77777777" w:rsidR="00BE0593" w:rsidRDefault="00BE0593" w:rsidP="004C7FC8">
            <w:pPr>
              <w:jc w:val="center"/>
              <w:rPr>
                <w:rFonts w:ascii="Calibri" w:hAnsi="Calibri"/>
                <w:color w:val="000000"/>
                <w:sz w:val="20"/>
                <w:szCs w:val="20"/>
              </w:rPr>
            </w:pPr>
            <w:r>
              <w:rPr>
                <w:rFonts w:ascii="Calibri" w:hAnsi="Calibri"/>
                <w:color w:val="000000"/>
                <w:sz w:val="20"/>
                <w:szCs w:val="20"/>
              </w:rPr>
              <w:t>1236</w:t>
            </w:r>
            <w:r w:rsidR="007C6E08" w:rsidRPr="007C6E08">
              <w:rPr>
                <w:rFonts w:ascii="Calibri" w:hAnsi="Calibri"/>
                <w:color w:val="000000"/>
                <w:sz w:val="20"/>
                <w:szCs w:val="20"/>
              </w:rPr>
              <w:t xml:space="preserve">      </w:t>
            </w:r>
          </w:p>
          <w:p w14:paraId="7C7021D8" w14:textId="77777777" w:rsidR="007C6E08" w:rsidRPr="007C6E08" w:rsidRDefault="007C6E08" w:rsidP="004C7FC8">
            <w:pPr>
              <w:jc w:val="center"/>
              <w:rPr>
                <w:rFonts w:ascii="Calibri" w:hAnsi="Calibri"/>
                <w:color w:val="000000"/>
                <w:sz w:val="20"/>
                <w:szCs w:val="20"/>
              </w:rPr>
            </w:pPr>
          </w:p>
        </w:tc>
        <w:tc>
          <w:tcPr>
            <w:tcW w:w="1300" w:type="dxa"/>
            <w:shd w:val="clear" w:color="auto" w:fill="auto"/>
            <w:vAlign w:val="center"/>
            <w:hideMark/>
          </w:tcPr>
          <w:p w14:paraId="74CF625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Pre</w:t>
            </w:r>
          </w:p>
        </w:tc>
        <w:tc>
          <w:tcPr>
            <w:tcW w:w="1300" w:type="dxa"/>
            <w:shd w:val="clear" w:color="auto" w:fill="auto"/>
            <w:vAlign w:val="center"/>
            <w:hideMark/>
          </w:tcPr>
          <w:p w14:paraId="52FC7B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Post</w:t>
            </w:r>
          </w:p>
        </w:tc>
        <w:tc>
          <w:tcPr>
            <w:tcW w:w="1295" w:type="dxa"/>
            <w:shd w:val="clear" w:color="auto" w:fill="auto"/>
            <w:vAlign w:val="center"/>
            <w:hideMark/>
          </w:tcPr>
          <w:p w14:paraId="3B20534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2727E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Pre</w:t>
            </w:r>
          </w:p>
        </w:tc>
        <w:tc>
          <w:tcPr>
            <w:tcW w:w="1296" w:type="dxa"/>
            <w:shd w:val="clear" w:color="auto" w:fill="auto"/>
            <w:vAlign w:val="center"/>
            <w:hideMark/>
          </w:tcPr>
          <w:p w14:paraId="1331A3D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Post</w:t>
            </w:r>
          </w:p>
        </w:tc>
        <w:tc>
          <w:tcPr>
            <w:tcW w:w="1295" w:type="dxa"/>
            <w:shd w:val="clear" w:color="auto" w:fill="auto"/>
            <w:vAlign w:val="center"/>
            <w:hideMark/>
          </w:tcPr>
          <w:p w14:paraId="7267B61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BC7E19" w:rsidRPr="007C6E08" w14:paraId="1CEEA6C0" w14:textId="77777777" w:rsidTr="00864E86">
        <w:trPr>
          <w:trHeight w:val="300"/>
        </w:trPr>
        <w:tc>
          <w:tcPr>
            <w:tcW w:w="1318" w:type="dxa"/>
            <w:vMerge/>
            <w:vAlign w:val="center"/>
            <w:hideMark/>
          </w:tcPr>
          <w:p w14:paraId="2F1627A7" w14:textId="77777777" w:rsidR="007C6E08" w:rsidRPr="007C6E08" w:rsidRDefault="007C6E08" w:rsidP="004C7FC8">
            <w:pPr>
              <w:rPr>
                <w:rFonts w:ascii="Calibri" w:hAnsi="Calibri"/>
                <w:b/>
                <w:bCs/>
                <w:color w:val="000000"/>
                <w:sz w:val="20"/>
                <w:szCs w:val="20"/>
              </w:rPr>
            </w:pPr>
          </w:p>
        </w:tc>
        <w:tc>
          <w:tcPr>
            <w:tcW w:w="1300" w:type="dxa"/>
            <w:vMerge/>
            <w:vAlign w:val="center"/>
            <w:hideMark/>
          </w:tcPr>
          <w:p w14:paraId="7FFC0FA0" w14:textId="77777777" w:rsidR="007C6E08" w:rsidRPr="007C6E08" w:rsidRDefault="007C6E08" w:rsidP="004C7FC8">
            <w:pPr>
              <w:rPr>
                <w:rFonts w:ascii="Calibri" w:hAnsi="Calibri"/>
                <w:color w:val="000000"/>
                <w:sz w:val="20"/>
                <w:szCs w:val="20"/>
              </w:rPr>
            </w:pPr>
          </w:p>
        </w:tc>
        <w:tc>
          <w:tcPr>
            <w:tcW w:w="1300" w:type="dxa"/>
            <w:shd w:val="clear" w:color="auto" w:fill="auto"/>
            <w:vAlign w:val="center"/>
            <w:hideMark/>
          </w:tcPr>
          <w:p w14:paraId="03F064C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(N=173)</w:t>
            </w:r>
          </w:p>
        </w:tc>
        <w:tc>
          <w:tcPr>
            <w:tcW w:w="1300" w:type="dxa"/>
            <w:shd w:val="clear" w:color="auto" w:fill="auto"/>
            <w:vAlign w:val="center"/>
            <w:hideMark/>
          </w:tcPr>
          <w:p w14:paraId="3857500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(N=386)</w:t>
            </w:r>
          </w:p>
        </w:tc>
        <w:tc>
          <w:tcPr>
            <w:tcW w:w="1295" w:type="dxa"/>
            <w:shd w:val="clear" w:color="auto" w:fill="auto"/>
            <w:vAlign w:val="center"/>
            <w:hideMark/>
          </w:tcPr>
          <w:p w14:paraId="08A5202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P-value</w:t>
            </w:r>
          </w:p>
        </w:tc>
        <w:tc>
          <w:tcPr>
            <w:tcW w:w="1296" w:type="dxa"/>
            <w:shd w:val="clear" w:color="auto" w:fill="auto"/>
            <w:vAlign w:val="center"/>
            <w:hideMark/>
          </w:tcPr>
          <w:p w14:paraId="41CFB10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(N=173)</w:t>
            </w:r>
          </w:p>
        </w:tc>
        <w:tc>
          <w:tcPr>
            <w:tcW w:w="1296" w:type="dxa"/>
            <w:shd w:val="clear" w:color="auto" w:fill="auto"/>
            <w:vAlign w:val="center"/>
            <w:hideMark/>
          </w:tcPr>
          <w:p w14:paraId="57C6C46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(N=385)</w:t>
            </w:r>
          </w:p>
        </w:tc>
        <w:tc>
          <w:tcPr>
            <w:tcW w:w="1295" w:type="dxa"/>
            <w:shd w:val="clear" w:color="auto" w:fill="auto"/>
            <w:vAlign w:val="center"/>
            <w:hideMark/>
          </w:tcPr>
          <w:p w14:paraId="7F69E7C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P-value</w:t>
            </w:r>
          </w:p>
        </w:tc>
      </w:tr>
      <w:tr w:rsidR="00BC7E19" w:rsidRPr="007C6E08" w14:paraId="0D389797" w14:textId="77777777" w:rsidTr="00864E86">
        <w:trPr>
          <w:trHeight w:val="320"/>
        </w:trPr>
        <w:tc>
          <w:tcPr>
            <w:tcW w:w="1318" w:type="dxa"/>
            <w:vMerge/>
            <w:vAlign w:val="center"/>
            <w:hideMark/>
          </w:tcPr>
          <w:p w14:paraId="0A7FD039" w14:textId="77777777" w:rsidR="007C6E08" w:rsidRPr="007C6E08" w:rsidRDefault="007C6E08" w:rsidP="004C7FC8">
            <w:pPr>
              <w:rPr>
                <w:rFonts w:ascii="Calibri" w:hAnsi="Calibri"/>
                <w:b/>
                <w:bCs/>
                <w:color w:val="000000"/>
                <w:sz w:val="20"/>
                <w:szCs w:val="20"/>
              </w:rPr>
            </w:pPr>
          </w:p>
        </w:tc>
        <w:tc>
          <w:tcPr>
            <w:tcW w:w="1300" w:type="dxa"/>
            <w:vMerge/>
            <w:vAlign w:val="center"/>
            <w:hideMark/>
          </w:tcPr>
          <w:p w14:paraId="6463BE39" w14:textId="77777777" w:rsidR="007C6E08" w:rsidRPr="007C6E08" w:rsidRDefault="007C6E08" w:rsidP="004C7FC8">
            <w:pPr>
              <w:rPr>
                <w:rFonts w:ascii="Calibri" w:hAnsi="Calibri"/>
                <w:color w:val="000000"/>
                <w:sz w:val="20"/>
                <w:szCs w:val="20"/>
              </w:rPr>
            </w:pPr>
          </w:p>
        </w:tc>
        <w:tc>
          <w:tcPr>
            <w:tcW w:w="1300" w:type="dxa"/>
            <w:shd w:val="clear" w:color="auto" w:fill="auto"/>
            <w:vAlign w:val="center"/>
            <w:hideMark/>
          </w:tcPr>
          <w:p w14:paraId="61856E4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300" w:type="dxa"/>
            <w:shd w:val="clear" w:color="auto" w:fill="auto"/>
            <w:vAlign w:val="center"/>
            <w:hideMark/>
          </w:tcPr>
          <w:p w14:paraId="56E5081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5" w:type="dxa"/>
            <w:shd w:val="clear" w:color="auto" w:fill="auto"/>
            <w:hideMark/>
          </w:tcPr>
          <w:p w14:paraId="2B733F55"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7F515A7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6" w:type="dxa"/>
            <w:shd w:val="clear" w:color="auto" w:fill="auto"/>
            <w:vAlign w:val="center"/>
            <w:hideMark/>
          </w:tcPr>
          <w:p w14:paraId="6F08AF7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N, % correct</w:t>
            </w:r>
          </w:p>
        </w:tc>
        <w:tc>
          <w:tcPr>
            <w:tcW w:w="1295" w:type="dxa"/>
            <w:shd w:val="clear" w:color="auto" w:fill="auto"/>
            <w:hideMark/>
          </w:tcPr>
          <w:p w14:paraId="3B3F7A03"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r>
      <w:tr w:rsidR="00BC7E19" w:rsidRPr="007C6E08" w14:paraId="79FD622F" w14:textId="77777777" w:rsidTr="00864E86">
        <w:trPr>
          <w:trHeight w:val="580"/>
        </w:trPr>
        <w:tc>
          <w:tcPr>
            <w:tcW w:w="1318" w:type="dxa"/>
            <w:shd w:val="clear" w:color="auto" w:fill="auto"/>
            <w:vAlign w:val="center"/>
            <w:hideMark/>
          </w:tcPr>
          <w:p w14:paraId="4F1C2ECE"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Health center</w:t>
            </w:r>
            <w:r w:rsidRPr="00783449">
              <w:rPr>
                <w:i/>
                <w:color w:val="000000"/>
                <w:sz w:val="20"/>
                <w:szCs w:val="20"/>
              </w:rPr>
              <w:t> </w:t>
            </w:r>
          </w:p>
        </w:tc>
        <w:tc>
          <w:tcPr>
            <w:tcW w:w="1300" w:type="dxa"/>
            <w:shd w:val="clear" w:color="auto" w:fill="auto"/>
            <w:vAlign w:val="center"/>
            <w:hideMark/>
          </w:tcPr>
          <w:p w14:paraId="073C8276" w14:textId="77777777" w:rsidR="007C6E08" w:rsidRPr="007C6E08" w:rsidRDefault="00BE0593" w:rsidP="004C7FC8">
            <w:pPr>
              <w:jc w:val="center"/>
              <w:rPr>
                <w:rFonts w:ascii="Calibri" w:hAnsi="Calibri"/>
                <w:color w:val="000000"/>
                <w:sz w:val="20"/>
                <w:szCs w:val="20"/>
              </w:rPr>
            </w:pPr>
            <w:r w:rsidRPr="007C6E08">
              <w:rPr>
                <w:rFonts w:ascii="Calibri" w:hAnsi="Calibri"/>
                <w:color w:val="000000"/>
                <w:sz w:val="20"/>
                <w:szCs w:val="20"/>
              </w:rPr>
              <w:t>N, % total</w:t>
            </w:r>
            <w:r w:rsidR="007C6E08" w:rsidRPr="007C6E08">
              <w:rPr>
                <w:rFonts w:ascii="Calibri" w:hAnsi="Calibri"/>
                <w:color w:val="000000"/>
                <w:sz w:val="20"/>
                <w:szCs w:val="20"/>
              </w:rPr>
              <w:t> </w:t>
            </w:r>
          </w:p>
        </w:tc>
        <w:tc>
          <w:tcPr>
            <w:tcW w:w="1300" w:type="dxa"/>
            <w:shd w:val="clear" w:color="auto" w:fill="auto"/>
            <w:vAlign w:val="center"/>
            <w:hideMark/>
          </w:tcPr>
          <w:p w14:paraId="3765926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4EAD5ED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6C1C428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0.0042</w:t>
            </w:r>
          </w:p>
        </w:tc>
        <w:tc>
          <w:tcPr>
            <w:tcW w:w="1296" w:type="dxa"/>
            <w:shd w:val="clear" w:color="auto" w:fill="auto"/>
            <w:vAlign w:val="center"/>
            <w:hideMark/>
          </w:tcPr>
          <w:p w14:paraId="13305E5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41A0768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43F06FC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0.0395</w:t>
            </w:r>
          </w:p>
        </w:tc>
      </w:tr>
      <w:tr w:rsidR="007C6E08" w:rsidRPr="007C6E08" w14:paraId="08997D12" w14:textId="77777777" w:rsidTr="00864E86">
        <w:trPr>
          <w:trHeight w:val="320"/>
        </w:trPr>
        <w:tc>
          <w:tcPr>
            <w:tcW w:w="1318" w:type="dxa"/>
            <w:shd w:val="clear" w:color="auto" w:fill="auto"/>
            <w:vAlign w:val="center"/>
            <w:hideMark/>
          </w:tcPr>
          <w:p w14:paraId="08ACA20F"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Cyarubare</w:t>
            </w:r>
          </w:p>
        </w:tc>
        <w:tc>
          <w:tcPr>
            <w:tcW w:w="1300" w:type="dxa"/>
            <w:shd w:val="clear" w:color="auto" w:fill="auto"/>
            <w:noWrap/>
            <w:vAlign w:val="bottom"/>
            <w:hideMark/>
          </w:tcPr>
          <w:p w14:paraId="61D1CC06"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109 (8.8)</w:t>
            </w:r>
          </w:p>
        </w:tc>
        <w:tc>
          <w:tcPr>
            <w:tcW w:w="1300" w:type="dxa"/>
            <w:shd w:val="clear" w:color="auto" w:fill="auto"/>
            <w:vAlign w:val="center"/>
            <w:hideMark/>
          </w:tcPr>
          <w:p w14:paraId="488CF35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 (6.3)</w:t>
            </w:r>
          </w:p>
        </w:tc>
        <w:tc>
          <w:tcPr>
            <w:tcW w:w="1300" w:type="dxa"/>
            <w:shd w:val="clear" w:color="auto" w:fill="auto"/>
            <w:vAlign w:val="center"/>
            <w:hideMark/>
          </w:tcPr>
          <w:p w14:paraId="625F754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31 (8.0)</w:t>
            </w:r>
          </w:p>
        </w:tc>
        <w:tc>
          <w:tcPr>
            <w:tcW w:w="1295" w:type="dxa"/>
            <w:shd w:val="clear" w:color="auto" w:fill="auto"/>
            <w:vAlign w:val="center"/>
            <w:hideMark/>
          </w:tcPr>
          <w:p w14:paraId="0322A1C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A5DEC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 (5.8)</w:t>
            </w:r>
          </w:p>
        </w:tc>
        <w:tc>
          <w:tcPr>
            <w:tcW w:w="1296" w:type="dxa"/>
            <w:shd w:val="clear" w:color="auto" w:fill="auto"/>
            <w:vAlign w:val="center"/>
            <w:hideMark/>
          </w:tcPr>
          <w:p w14:paraId="105F958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37 (9.6)</w:t>
            </w:r>
          </w:p>
        </w:tc>
        <w:tc>
          <w:tcPr>
            <w:tcW w:w="1295" w:type="dxa"/>
            <w:shd w:val="clear" w:color="auto" w:fill="auto"/>
            <w:vAlign w:val="center"/>
            <w:hideMark/>
          </w:tcPr>
          <w:p w14:paraId="3DF8B08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20B7B1FE" w14:textId="77777777" w:rsidTr="00864E86">
        <w:trPr>
          <w:trHeight w:val="320"/>
        </w:trPr>
        <w:tc>
          <w:tcPr>
            <w:tcW w:w="1318" w:type="dxa"/>
            <w:shd w:val="clear" w:color="auto" w:fill="auto"/>
            <w:vAlign w:val="center"/>
            <w:hideMark/>
          </w:tcPr>
          <w:p w14:paraId="035FD457"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Kabarondo</w:t>
            </w:r>
          </w:p>
        </w:tc>
        <w:tc>
          <w:tcPr>
            <w:tcW w:w="1300" w:type="dxa"/>
            <w:shd w:val="clear" w:color="auto" w:fill="auto"/>
            <w:vAlign w:val="bottom"/>
            <w:hideMark/>
          </w:tcPr>
          <w:p w14:paraId="0E61B4F2"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200 (16.1)</w:t>
            </w:r>
          </w:p>
        </w:tc>
        <w:tc>
          <w:tcPr>
            <w:tcW w:w="1300" w:type="dxa"/>
            <w:shd w:val="clear" w:color="auto" w:fill="auto"/>
            <w:vAlign w:val="center"/>
            <w:hideMark/>
          </w:tcPr>
          <w:p w14:paraId="5567694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 (7.5)</w:t>
            </w:r>
          </w:p>
        </w:tc>
        <w:tc>
          <w:tcPr>
            <w:tcW w:w="1300" w:type="dxa"/>
            <w:shd w:val="clear" w:color="auto" w:fill="auto"/>
            <w:vAlign w:val="center"/>
            <w:hideMark/>
          </w:tcPr>
          <w:p w14:paraId="7B3DA51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63 (16.3)</w:t>
            </w:r>
          </w:p>
        </w:tc>
        <w:tc>
          <w:tcPr>
            <w:tcW w:w="1295" w:type="dxa"/>
            <w:shd w:val="clear" w:color="auto" w:fill="auto"/>
            <w:vAlign w:val="center"/>
            <w:hideMark/>
          </w:tcPr>
          <w:p w14:paraId="06F2A82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262A1A3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19 (11.0)</w:t>
            </w:r>
          </w:p>
        </w:tc>
        <w:tc>
          <w:tcPr>
            <w:tcW w:w="1296" w:type="dxa"/>
            <w:shd w:val="clear" w:color="auto" w:fill="auto"/>
            <w:vAlign w:val="center"/>
            <w:hideMark/>
          </w:tcPr>
          <w:p w14:paraId="383C8A5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79 (20.5)</w:t>
            </w:r>
          </w:p>
        </w:tc>
        <w:tc>
          <w:tcPr>
            <w:tcW w:w="1295" w:type="dxa"/>
            <w:shd w:val="clear" w:color="auto" w:fill="auto"/>
            <w:vAlign w:val="center"/>
            <w:hideMark/>
          </w:tcPr>
          <w:p w14:paraId="05942E0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5FEB2DEC" w14:textId="77777777" w:rsidTr="00864E86">
        <w:trPr>
          <w:trHeight w:val="320"/>
        </w:trPr>
        <w:tc>
          <w:tcPr>
            <w:tcW w:w="1318" w:type="dxa"/>
            <w:shd w:val="clear" w:color="auto" w:fill="auto"/>
            <w:vAlign w:val="center"/>
            <w:hideMark/>
          </w:tcPr>
          <w:p w14:paraId="42342E1F"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Karama</w:t>
            </w:r>
          </w:p>
        </w:tc>
        <w:tc>
          <w:tcPr>
            <w:tcW w:w="1300" w:type="dxa"/>
            <w:shd w:val="clear" w:color="auto" w:fill="auto"/>
            <w:vAlign w:val="bottom"/>
            <w:hideMark/>
          </w:tcPr>
          <w:p w14:paraId="66DA34B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133 (10.7)</w:t>
            </w:r>
          </w:p>
        </w:tc>
        <w:tc>
          <w:tcPr>
            <w:tcW w:w="1300" w:type="dxa"/>
            <w:shd w:val="clear" w:color="auto" w:fill="auto"/>
            <w:vAlign w:val="center"/>
            <w:hideMark/>
          </w:tcPr>
          <w:p w14:paraId="5C2598C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33 (19.1)</w:t>
            </w:r>
          </w:p>
        </w:tc>
        <w:tc>
          <w:tcPr>
            <w:tcW w:w="1300" w:type="dxa"/>
            <w:shd w:val="clear" w:color="auto" w:fill="auto"/>
            <w:vAlign w:val="center"/>
            <w:hideMark/>
          </w:tcPr>
          <w:p w14:paraId="29625ED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45 (11.6)</w:t>
            </w:r>
          </w:p>
        </w:tc>
        <w:tc>
          <w:tcPr>
            <w:tcW w:w="1295" w:type="dxa"/>
            <w:shd w:val="clear" w:color="auto" w:fill="auto"/>
            <w:vAlign w:val="center"/>
            <w:hideMark/>
          </w:tcPr>
          <w:p w14:paraId="3DDD041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62F2EA1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 (14.5)</w:t>
            </w:r>
          </w:p>
        </w:tc>
        <w:tc>
          <w:tcPr>
            <w:tcW w:w="1296" w:type="dxa"/>
            <w:shd w:val="clear" w:color="auto" w:fill="auto"/>
            <w:vAlign w:val="center"/>
            <w:hideMark/>
          </w:tcPr>
          <w:p w14:paraId="1C0AE78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41 (10.7)</w:t>
            </w:r>
          </w:p>
        </w:tc>
        <w:tc>
          <w:tcPr>
            <w:tcW w:w="1295" w:type="dxa"/>
            <w:shd w:val="clear" w:color="auto" w:fill="auto"/>
            <w:vAlign w:val="center"/>
            <w:hideMark/>
          </w:tcPr>
          <w:p w14:paraId="6961970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01009EC" w14:textId="77777777" w:rsidTr="00864E86">
        <w:trPr>
          <w:trHeight w:val="320"/>
        </w:trPr>
        <w:tc>
          <w:tcPr>
            <w:tcW w:w="1318" w:type="dxa"/>
            <w:shd w:val="clear" w:color="auto" w:fill="auto"/>
            <w:vAlign w:val="center"/>
            <w:hideMark/>
          </w:tcPr>
          <w:p w14:paraId="5C4D9CC9"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Ndego</w:t>
            </w:r>
          </w:p>
        </w:tc>
        <w:tc>
          <w:tcPr>
            <w:tcW w:w="1300" w:type="dxa"/>
            <w:shd w:val="clear" w:color="auto" w:fill="auto"/>
            <w:vAlign w:val="bottom"/>
            <w:hideMark/>
          </w:tcPr>
          <w:p w14:paraId="2884B3FF"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127 (10.2)</w:t>
            </w:r>
          </w:p>
        </w:tc>
        <w:tc>
          <w:tcPr>
            <w:tcW w:w="1300" w:type="dxa"/>
            <w:shd w:val="clear" w:color="auto" w:fill="auto"/>
            <w:vAlign w:val="center"/>
            <w:hideMark/>
          </w:tcPr>
          <w:p w14:paraId="05FA037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30 (17.3)</w:t>
            </w:r>
          </w:p>
        </w:tc>
        <w:tc>
          <w:tcPr>
            <w:tcW w:w="1300" w:type="dxa"/>
            <w:shd w:val="clear" w:color="auto" w:fill="auto"/>
            <w:vAlign w:val="center"/>
            <w:hideMark/>
          </w:tcPr>
          <w:p w14:paraId="6363F78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33 (8.5)</w:t>
            </w:r>
          </w:p>
        </w:tc>
        <w:tc>
          <w:tcPr>
            <w:tcW w:w="1295" w:type="dxa"/>
            <w:shd w:val="clear" w:color="auto" w:fill="auto"/>
            <w:vAlign w:val="center"/>
            <w:hideMark/>
          </w:tcPr>
          <w:p w14:paraId="0D1B9CD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775D5AD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296" w:type="dxa"/>
            <w:shd w:val="clear" w:color="auto" w:fill="auto"/>
            <w:vAlign w:val="center"/>
            <w:hideMark/>
          </w:tcPr>
          <w:p w14:paraId="5372EF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32 (8.3)</w:t>
            </w:r>
          </w:p>
        </w:tc>
        <w:tc>
          <w:tcPr>
            <w:tcW w:w="1295" w:type="dxa"/>
            <w:shd w:val="clear" w:color="auto" w:fill="auto"/>
            <w:vAlign w:val="center"/>
            <w:hideMark/>
          </w:tcPr>
          <w:p w14:paraId="7B6580E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ABA3201" w14:textId="77777777" w:rsidTr="00864E86">
        <w:trPr>
          <w:trHeight w:val="320"/>
        </w:trPr>
        <w:tc>
          <w:tcPr>
            <w:tcW w:w="1318" w:type="dxa"/>
            <w:shd w:val="clear" w:color="auto" w:fill="auto"/>
            <w:vAlign w:val="center"/>
            <w:hideMark/>
          </w:tcPr>
          <w:p w14:paraId="02596619"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Nyamirama</w:t>
            </w:r>
          </w:p>
        </w:tc>
        <w:tc>
          <w:tcPr>
            <w:tcW w:w="1300" w:type="dxa"/>
            <w:shd w:val="clear" w:color="auto" w:fill="auto"/>
            <w:vAlign w:val="bottom"/>
            <w:hideMark/>
          </w:tcPr>
          <w:p w14:paraId="3AAE8BE0"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199 (16.0)</w:t>
            </w:r>
          </w:p>
        </w:tc>
        <w:tc>
          <w:tcPr>
            <w:tcW w:w="1300" w:type="dxa"/>
            <w:shd w:val="clear" w:color="auto" w:fill="auto"/>
            <w:vAlign w:val="center"/>
            <w:hideMark/>
          </w:tcPr>
          <w:p w14:paraId="5538D9B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34 (19.7)</w:t>
            </w:r>
          </w:p>
        </w:tc>
        <w:tc>
          <w:tcPr>
            <w:tcW w:w="1300" w:type="dxa"/>
            <w:shd w:val="clear" w:color="auto" w:fill="auto"/>
            <w:vAlign w:val="center"/>
            <w:hideMark/>
          </w:tcPr>
          <w:p w14:paraId="0106660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71 (18.4)</w:t>
            </w:r>
          </w:p>
        </w:tc>
        <w:tc>
          <w:tcPr>
            <w:tcW w:w="1295" w:type="dxa"/>
            <w:shd w:val="clear" w:color="auto" w:fill="auto"/>
            <w:vAlign w:val="center"/>
            <w:hideMark/>
          </w:tcPr>
          <w:p w14:paraId="6D85EF9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464653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35 (20.2)</w:t>
            </w:r>
          </w:p>
        </w:tc>
        <w:tc>
          <w:tcPr>
            <w:tcW w:w="1296" w:type="dxa"/>
            <w:shd w:val="clear" w:color="auto" w:fill="auto"/>
            <w:vAlign w:val="center"/>
            <w:hideMark/>
          </w:tcPr>
          <w:p w14:paraId="1303BED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59 (15.3)</w:t>
            </w:r>
          </w:p>
        </w:tc>
        <w:tc>
          <w:tcPr>
            <w:tcW w:w="1295" w:type="dxa"/>
            <w:shd w:val="clear" w:color="auto" w:fill="auto"/>
            <w:vAlign w:val="center"/>
            <w:hideMark/>
          </w:tcPr>
          <w:p w14:paraId="11BC955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769A71CB" w14:textId="77777777" w:rsidTr="00864E86">
        <w:trPr>
          <w:trHeight w:val="320"/>
        </w:trPr>
        <w:tc>
          <w:tcPr>
            <w:tcW w:w="1318" w:type="dxa"/>
            <w:shd w:val="clear" w:color="auto" w:fill="auto"/>
            <w:vAlign w:val="center"/>
            <w:hideMark/>
          </w:tcPr>
          <w:p w14:paraId="241D0C75"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Rutare</w:t>
            </w:r>
          </w:p>
        </w:tc>
        <w:tc>
          <w:tcPr>
            <w:tcW w:w="1300" w:type="dxa"/>
            <w:shd w:val="clear" w:color="auto" w:fill="auto"/>
            <w:vAlign w:val="bottom"/>
            <w:hideMark/>
          </w:tcPr>
          <w:p w14:paraId="0973B1E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144 (11.6)</w:t>
            </w:r>
          </w:p>
        </w:tc>
        <w:tc>
          <w:tcPr>
            <w:tcW w:w="1300" w:type="dxa"/>
            <w:shd w:val="clear" w:color="auto" w:fill="auto"/>
            <w:vAlign w:val="center"/>
            <w:hideMark/>
          </w:tcPr>
          <w:p w14:paraId="367CDD1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 (8.7)</w:t>
            </w:r>
          </w:p>
        </w:tc>
        <w:tc>
          <w:tcPr>
            <w:tcW w:w="1300" w:type="dxa"/>
            <w:shd w:val="clear" w:color="auto" w:fill="auto"/>
            <w:vAlign w:val="center"/>
            <w:hideMark/>
          </w:tcPr>
          <w:p w14:paraId="6F3B4E1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38 (9.8)</w:t>
            </w:r>
          </w:p>
        </w:tc>
        <w:tc>
          <w:tcPr>
            <w:tcW w:w="1295" w:type="dxa"/>
            <w:shd w:val="clear" w:color="auto" w:fill="auto"/>
            <w:vAlign w:val="center"/>
            <w:hideMark/>
          </w:tcPr>
          <w:p w14:paraId="5130B1A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541C757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 (8.7)</w:t>
            </w:r>
          </w:p>
        </w:tc>
        <w:tc>
          <w:tcPr>
            <w:tcW w:w="1296" w:type="dxa"/>
            <w:shd w:val="clear" w:color="auto" w:fill="auto"/>
            <w:vAlign w:val="center"/>
            <w:hideMark/>
          </w:tcPr>
          <w:p w14:paraId="62D229B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40 (10.4)</w:t>
            </w:r>
          </w:p>
        </w:tc>
        <w:tc>
          <w:tcPr>
            <w:tcW w:w="1295" w:type="dxa"/>
            <w:shd w:val="clear" w:color="auto" w:fill="auto"/>
            <w:vAlign w:val="center"/>
            <w:hideMark/>
          </w:tcPr>
          <w:p w14:paraId="339858F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23086C20" w14:textId="77777777" w:rsidTr="00864E86">
        <w:trPr>
          <w:trHeight w:val="320"/>
        </w:trPr>
        <w:tc>
          <w:tcPr>
            <w:tcW w:w="1318" w:type="dxa"/>
            <w:shd w:val="clear" w:color="auto" w:fill="auto"/>
            <w:vAlign w:val="center"/>
            <w:hideMark/>
          </w:tcPr>
          <w:p w14:paraId="1E0C6612"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Ruramira</w:t>
            </w:r>
          </w:p>
        </w:tc>
        <w:tc>
          <w:tcPr>
            <w:tcW w:w="1300" w:type="dxa"/>
            <w:shd w:val="clear" w:color="auto" w:fill="auto"/>
            <w:vAlign w:val="bottom"/>
            <w:hideMark/>
          </w:tcPr>
          <w:p w14:paraId="5CB4749D"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145 (11.7)</w:t>
            </w:r>
          </w:p>
        </w:tc>
        <w:tc>
          <w:tcPr>
            <w:tcW w:w="1300" w:type="dxa"/>
            <w:shd w:val="clear" w:color="auto" w:fill="auto"/>
            <w:vAlign w:val="center"/>
            <w:hideMark/>
          </w:tcPr>
          <w:p w14:paraId="11EA8E1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16 (9.3)</w:t>
            </w:r>
          </w:p>
        </w:tc>
        <w:tc>
          <w:tcPr>
            <w:tcW w:w="1300" w:type="dxa"/>
            <w:shd w:val="clear" w:color="auto" w:fill="auto"/>
            <w:vAlign w:val="center"/>
            <w:hideMark/>
          </w:tcPr>
          <w:p w14:paraId="6E59E72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43 (11.1)</w:t>
            </w:r>
          </w:p>
        </w:tc>
        <w:tc>
          <w:tcPr>
            <w:tcW w:w="1295" w:type="dxa"/>
            <w:shd w:val="clear" w:color="auto" w:fill="auto"/>
            <w:vAlign w:val="center"/>
            <w:hideMark/>
          </w:tcPr>
          <w:p w14:paraId="0A05214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1DB5CE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27 (15.6)</w:t>
            </w:r>
          </w:p>
        </w:tc>
        <w:tc>
          <w:tcPr>
            <w:tcW w:w="1296" w:type="dxa"/>
            <w:shd w:val="clear" w:color="auto" w:fill="auto"/>
            <w:vAlign w:val="center"/>
            <w:hideMark/>
          </w:tcPr>
          <w:p w14:paraId="578863F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41 (10.7)</w:t>
            </w:r>
          </w:p>
        </w:tc>
        <w:tc>
          <w:tcPr>
            <w:tcW w:w="1295" w:type="dxa"/>
            <w:shd w:val="clear" w:color="auto" w:fill="auto"/>
            <w:vAlign w:val="center"/>
            <w:hideMark/>
          </w:tcPr>
          <w:p w14:paraId="266F9DE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0268E215" w14:textId="77777777" w:rsidTr="00864E86">
        <w:trPr>
          <w:trHeight w:val="320"/>
        </w:trPr>
        <w:tc>
          <w:tcPr>
            <w:tcW w:w="1318" w:type="dxa"/>
            <w:shd w:val="clear" w:color="auto" w:fill="auto"/>
            <w:vAlign w:val="center"/>
            <w:hideMark/>
          </w:tcPr>
          <w:p w14:paraId="1528C19F"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Rwinkwavu</w:t>
            </w:r>
          </w:p>
        </w:tc>
        <w:tc>
          <w:tcPr>
            <w:tcW w:w="1300" w:type="dxa"/>
            <w:shd w:val="clear" w:color="auto" w:fill="auto"/>
            <w:vAlign w:val="bottom"/>
            <w:hideMark/>
          </w:tcPr>
          <w:p w14:paraId="5798BADD"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185 (14.9)</w:t>
            </w:r>
          </w:p>
        </w:tc>
        <w:tc>
          <w:tcPr>
            <w:tcW w:w="1300" w:type="dxa"/>
            <w:shd w:val="clear" w:color="auto" w:fill="auto"/>
            <w:vAlign w:val="center"/>
            <w:hideMark/>
          </w:tcPr>
          <w:p w14:paraId="1945A2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300" w:type="dxa"/>
            <w:shd w:val="clear" w:color="auto" w:fill="auto"/>
            <w:vAlign w:val="center"/>
            <w:hideMark/>
          </w:tcPr>
          <w:p w14:paraId="1F8274C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63 (16.3)</w:t>
            </w:r>
          </w:p>
        </w:tc>
        <w:tc>
          <w:tcPr>
            <w:tcW w:w="1295" w:type="dxa"/>
            <w:shd w:val="clear" w:color="auto" w:fill="auto"/>
            <w:vAlign w:val="center"/>
            <w:hideMark/>
          </w:tcPr>
          <w:p w14:paraId="6AC5B60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3DE500F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21 (12.1)</w:t>
            </w:r>
          </w:p>
        </w:tc>
        <w:tc>
          <w:tcPr>
            <w:tcW w:w="1296" w:type="dxa"/>
            <w:shd w:val="clear" w:color="auto" w:fill="auto"/>
            <w:vAlign w:val="center"/>
            <w:hideMark/>
          </w:tcPr>
          <w:p w14:paraId="1561BB4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56 (14.5)</w:t>
            </w:r>
          </w:p>
        </w:tc>
        <w:tc>
          <w:tcPr>
            <w:tcW w:w="1295" w:type="dxa"/>
            <w:shd w:val="clear" w:color="auto" w:fill="auto"/>
            <w:vAlign w:val="center"/>
            <w:hideMark/>
          </w:tcPr>
          <w:p w14:paraId="615B30B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7C964EDD" w14:textId="77777777" w:rsidTr="00864E86">
        <w:trPr>
          <w:trHeight w:val="860"/>
        </w:trPr>
        <w:tc>
          <w:tcPr>
            <w:tcW w:w="1318" w:type="dxa"/>
            <w:shd w:val="clear" w:color="auto" w:fill="auto"/>
            <w:vAlign w:val="center"/>
            <w:hideMark/>
          </w:tcPr>
          <w:p w14:paraId="0CB5EDF0"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Years of nurse experience</w:t>
            </w:r>
          </w:p>
        </w:tc>
        <w:tc>
          <w:tcPr>
            <w:tcW w:w="1300" w:type="dxa"/>
            <w:shd w:val="clear" w:color="auto" w:fill="auto"/>
            <w:vAlign w:val="center"/>
            <w:hideMark/>
          </w:tcPr>
          <w:p w14:paraId="3A75CD68" w14:textId="77777777" w:rsidR="007C6E08" w:rsidRPr="007C6E08" w:rsidRDefault="007C6E08" w:rsidP="004C7FC8">
            <w:pPr>
              <w:jc w:val="center"/>
              <w:rPr>
                <w:rFonts w:ascii="Calibri" w:hAnsi="Calibri"/>
                <w:color w:val="000000"/>
                <w:sz w:val="20"/>
                <w:szCs w:val="20"/>
              </w:rPr>
            </w:pPr>
          </w:p>
        </w:tc>
        <w:tc>
          <w:tcPr>
            <w:tcW w:w="1300" w:type="dxa"/>
            <w:shd w:val="clear" w:color="auto" w:fill="auto"/>
            <w:vAlign w:val="center"/>
          </w:tcPr>
          <w:p w14:paraId="5455E89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6.0 +/- 4.6</w:t>
            </w:r>
          </w:p>
        </w:tc>
        <w:tc>
          <w:tcPr>
            <w:tcW w:w="1300" w:type="dxa"/>
            <w:shd w:val="clear" w:color="auto" w:fill="auto"/>
            <w:vAlign w:val="center"/>
          </w:tcPr>
          <w:p w14:paraId="7EC9916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5.9 +/- 7.5</w:t>
            </w:r>
          </w:p>
        </w:tc>
        <w:tc>
          <w:tcPr>
            <w:tcW w:w="1295" w:type="dxa"/>
            <w:shd w:val="clear" w:color="auto" w:fill="auto"/>
            <w:vAlign w:val="center"/>
            <w:hideMark/>
          </w:tcPr>
          <w:p w14:paraId="15DCB38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0.8639</w:t>
            </w:r>
          </w:p>
        </w:tc>
        <w:tc>
          <w:tcPr>
            <w:tcW w:w="1296" w:type="dxa"/>
            <w:shd w:val="clear" w:color="auto" w:fill="auto"/>
            <w:vAlign w:val="center"/>
            <w:hideMark/>
          </w:tcPr>
          <w:p w14:paraId="4EE00D0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5.4 +/- 4.0</w:t>
            </w:r>
          </w:p>
        </w:tc>
        <w:tc>
          <w:tcPr>
            <w:tcW w:w="1296" w:type="dxa"/>
            <w:shd w:val="clear" w:color="auto" w:fill="auto"/>
            <w:vAlign w:val="center"/>
            <w:hideMark/>
          </w:tcPr>
          <w:p w14:paraId="0461586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6.2 +/- 8.0</w:t>
            </w:r>
          </w:p>
        </w:tc>
        <w:tc>
          <w:tcPr>
            <w:tcW w:w="1295" w:type="dxa"/>
            <w:shd w:val="clear" w:color="auto" w:fill="auto"/>
            <w:vAlign w:val="center"/>
            <w:hideMark/>
          </w:tcPr>
          <w:p w14:paraId="258864F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0.2453</w:t>
            </w:r>
          </w:p>
        </w:tc>
      </w:tr>
      <w:tr w:rsidR="007C6E08" w:rsidRPr="007C6E08" w14:paraId="180C93EC" w14:textId="77777777" w:rsidTr="00864E86">
        <w:trPr>
          <w:trHeight w:val="320"/>
        </w:trPr>
        <w:tc>
          <w:tcPr>
            <w:tcW w:w="1318" w:type="dxa"/>
            <w:shd w:val="clear" w:color="auto" w:fill="auto"/>
            <w:vAlign w:val="center"/>
            <w:hideMark/>
          </w:tcPr>
          <w:p w14:paraId="2D5C6D25" w14:textId="00CA3180" w:rsidR="007C6E08" w:rsidRPr="00783449" w:rsidRDefault="001F245B" w:rsidP="00D125DC">
            <w:pPr>
              <w:rPr>
                <w:rFonts w:ascii="Calibri" w:hAnsi="Calibri"/>
                <w:b/>
                <w:bCs/>
                <w:i/>
                <w:color w:val="000000"/>
                <w:sz w:val="20"/>
                <w:szCs w:val="20"/>
              </w:rPr>
            </w:pPr>
            <w:ins w:id="423" w:author="Ashwin Vasan" w:date="2015-07-09T14:58:00Z">
              <w:r>
                <w:rPr>
                  <w:rFonts w:ascii="Calibri" w:hAnsi="Calibri"/>
                  <w:b/>
                  <w:bCs/>
                  <w:i/>
                  <w:color w:val="000000"/>
                  <w:sz w:val="20"/>
                  <w:szCs w:val="20"/>
                </w:rPr>
                <w:t>Nurse trained in IMAI</w:t>
              </w:r>
            </w:ins>
            <w:del w:id="424" w:author="Ashwin Vasan" w:date="2015-07-09T14:58:00Z">
              <w:r w:rsidR="007C6E08" w:rsidRPr="00783449" w:rsidDel="001F245B">
                <w:rPr>
                  <w:rFonts w:ascii="Calibri" w:hAnsi="Calibri"/>
                  <w:b/>
                  <w:bCs/>
                  <w:i/>
                  <w:color w:val="000000"/>
                  <w:sz w:val="20"/>
                  <w:szCs w:val="20"/>
                </w:rPr>
                <w:delText>IMAI Nurse</w:delText>
              </w:r>
            </w:del>
          </w:p>
        </w:tc>
        <w:tc>
          <w:tcPr>
            <w:tcW w:w="1300" w:type="dxa"/>
            <w:shd w:val="clear" w:color="auto" w:fill="auto"/>
            <w:vAlign w:val="center"/>
            <w:hideMark/>
          </w:tcPr>
          <w:p w14:paraId="4DD3FDD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noWrap/>
            <w:vAlign w:val="bottom"/>
            <w:hideMark/>
          </w:tcPr>
          <w:p w14:paraId="58BDA29A"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noWrap/>
            <w:vAlign w:val="bottom"/>
            <w:hideMark/>
          </w:tcPr>
          <w:p w14:paraId="7E13E00F" w14:textId="77777777" w:rsidR="007C6E08" w:rsidRPr="007C6E08" w:rsidRDefault="007C6E08" w:rsidP="004C7FC8">
            <w:pP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5B8791C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&lt;.0001</w:t>
            </w:r>
          </w:p>
        </w:tc>
        <w:tc>
          <w:tcPr>
            <w:tcW w:w="1296" w:type="dxa"/>
            <w:shd w:val="clear" w:color="auto" w:fill="auto"/>
            <w:vAlign w:val="center"/>
            <w:hideMark/>
          </w:tcPr>
          <w:p w14:paraId="7AF0D36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3EB6BF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7999B04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&lt;.0001</w:t>
            </w:r>
          </w:p>
        </w:tc>
      </w:tr>
      <w:tr w:rsidR="007C6E08" w:rsidRPr="007C6E08" w14:paraId="49E1AC1B" w14:textId="77777777" w:rsidTr="00864E86">
        <w:trPr>
          <w:trHeight w:val="320"/>
        </w:trPr>
        <w:tc>
          <w:tcPr>
            <w:tcW w:w="1318" w:type="dxa"/>
            <w:shd w:val="clear" w:color="auto" w:fill="auto"/>
            <w:vAlign w:val="center"/>
            <w:hideMark/>
          </w:tcPr>
          <w:p w14:paraId="35938F97"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No</w:t>
            </w:r>
          </w:p>
        </w:tc>
        <w:tc>
          <w:tcPr>
            <w:tcW w:w="1300" w:type="dxa"/>
            <w:shd w:val="clear" w:color="auto" w:fill="auto"/>
            <w:vAlign w:val="center"/>
            <w:hideMark/>
          </w:tcPr>
          <w:p w14:paraId="78F858F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780 (62.8)</w:t>
            </w:r>
          </w:p>
        </w:tc>
        <w:tc>
          <w:tcPr>
            <w:tcW w:w="1300" w:type="dxa"/>
            <w:shd w:val="clear" w:color="auto" w:fill="auto"/>
            <w:vAlign w:val="center"/>
            <w:hideMark/>
          </w:tcPr>
          <w:p w14:paraId="6A78DB2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173 (100)</w:t>
            </w:r>
          </w:p>
        </w:tc>
        <w:tc>
          <w:tcPr>
            <w:tcW w:w="1300" w:type="dxa"/>
            <w:shd w:val="clear" w:color="auto" w:fill="auto"/>
            <w:vAlign w:val="center"/>
            <w:hideMark/>
          </w:tcPr>
          <w:p w14:paraId="397C83F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(29.8)</w:t>
            </w:r>
          </w:p>
        </w:tc>
        <w:tc>
          <w:tcPr>
            <w:tcW w:w="1295" w:type="dxa"/>
            <w:shd w:val="clear" w:color="auto" w:fill="auto"/>
            <w:vAlign w:val="center"/>
            <w:hideMark/>
          </w:tcPr>
          <w:p w14:paraId="78E087C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58C5DBB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173 (100)</w:t>
            </w:r>
          </w:p>
        </w:tc>
        <w:tc>
          <w:tcPr>
            <w:tcW w:w="1296" w:type="dxa"/>
            <w:shd w:val="clear" w:color="auto" w:fill="auto"/>
            <w:vAlign w:val="center"/>
            <w:hideMark/>
          </w:tcPr>
          <w:p w14:paraId="398A25F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90 (23.4)</w:t>
            </w:r>
          </w:p>
        </w:tc>
        <w:tc>
          <w:tcPr>
            <w:tcW w:w="1295" w:type="dxa"/>
            <w:shd w:val="clear" w:color="auto" w:fill="auto"/>
            <w:vAlign w:val="center"/>
            <w:hideMark/>
          </w:tcPr>
          <w:p w14:paraId="03E02B1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11E013F4" w14:textId="77777777" w:rsidTr="00864E86">
        <w:trPr>
          <w:trHeight w:val="320"/>
        </w:trPr>
        <w:tc>
          <w:tcPr>
            <w:tcW w:w="1318" w:type="dxa"/>
            <w:shd w:val="clear" w:color="auto" w:fill="auto"/>
            <w:vAlign w:val="center"/>
            <w:hideMark/>
          </w:tcPr>
          <w:p w14:paraId="71945BBA"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Yes</w:t>
            </w:r>
          </w:p>
        </w:tc>
        <w:tc>
          <w:tcPr>
            <w:tcW w:w="1300" w:type="dxa"/>
            <w:shd w:val="clear" w:color="auto" w:fill="auto"/>
            <w:vAlign w:val="center"/>
            <w:hideMark/>
          </w:tcPr>
          <w:p w14:paraId="638FD93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462 (37.2)</w:t>
            </w:r>
          </w:p>
        </w:tc>
        <w:tc>
          <w:tcPr>
            <w:tcW w:w="1300" w:type="dxa"/>
            <w:shd w:val="clear" w:color="auto" w:fill="auto"/>
            <w:vAlign w:val="center"/>
            <w:hideMark/>
          </w:tcPr>
          <w:p w14:paraId="208C18ED"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 (0)</w:t>
            </w:r>
          </w:p>
        </w:tc>
        <w:tc>
          <w:tcPr>
            <w:tcW w:w="1300" w:type="dxa"/>
            <w:shd w:val="clear" w:color="auto" w:fill="auto"/>
            <w:vAlign w:val="center"/>
            <w:hideMark/>
          </w:tcPr>
          <w:p w14:paraId="39A4F3B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271 (70.2)</w:t>
            </w:r>
          </w:p>
        </w:tc>
        <w:tc>
          <w:tcPr>
            <w:tcW w:w="1295" w:type="dxa"/>
            <w:shd w:val="clear" w:color="auto" w:fill="auto"/>
            <w:vAlign w:val="center"/>
            <w:hideMark/>
          </w:tcPr>
          <w:p w14:paraId="0825C4F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2C01EE4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 (0)</w:t>
            </w:r>
          </w:p>
        </w:tc>
        <w:tc>
          <w:tcPr>
            <w:tcW w:w="1296" w:type="dxa"/>
            <w:shd w:val="clear" w:color="auto" w:fill="auto"/>
            <w:vAlign w:val="center"/>
            <w:hideMark/>
          </w:tcPr>
          <w:p w14:paraId="611EFC9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295 (76.6)</w:t>
            </w:r>
          </w:p>
        </w:tc>
        <w:tc>
          <w:tcPr>
            <w:tcW w:w="1295" w:type="dxa"/>
            <w:shd w:val="clear" w:color="auto" w:fill="auto"/>
            <w:vAlign w:val="center"/>
            <w:hideMark/>
          </w:tcPr>
          <w:p w14:paraId="7CCE500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4112368B" w14:textId="77777777" w:rsidTr="00864E86">
        <w:trPr>
          <w:trHeight w:val="320"/>
        </w:trPr>
        <w:tc>
          <w:tcPr>
            <w:tcW w:w="1318" w:type="dxa"/>
            <w:shd w:val="clear" w:color="auto" w:fill="auto"/>
            <w:vAlign w:val="center"/>
            <w:hideMark/>
          </w:tcPr>
          <w:p w14:paraId="5C6A262B" w14:textId="77777777" w:rsidR="007C6E08" w:rsidRPr="00783449" w:rsidRDefault="007C6E08" w:rsidP="00D125DC">
            <w:pPr>
              <w:rPr>
                <w:rFonts w:ascii="Calibri" w:hAnsi="Calibri"/>
                <w:b/>
                <w:bCs/>
                <w:i/>
                <w:color w:val="000000"/>
                <w:sz w:val="20"/>
                <w:szCs w:val="20"/>
              </w:rPr>
            </w:pPr>
            <w:r w:rsidRPr="00783449">
              <w:rPr>
                <w:rFonts w:ascii="Calibri" w:hAnsi="Calibri"/>
                <w:b/>
                <w:bCs/>
                <w:i/>
                <w:color w:val="000000"/>
                <w:sz w:val="20"/>
                <w:szCs w:val="20"/>
              </w:rPr>
              <w:t>Patient sex</w:t>
            </w:r>
          </w:p>
        </w:tc>
        <w:tc>
          <w:tcPr>
            <w:tcW w:w="1300" w:type="dxa"/>
            <w:shd w:val="clear" w:color="auto" w:fill="auto"/>
            <w:vAlign w:val="center"/>
            <w:hideMark/>
          </w:tcPr>
          <w:p w14:paraId="6F47381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1A4040A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2DFCD5E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57A5EDB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0.9071</w:t>
            </w:r>
          </w:p>
        </w:tc>
        <w:tc>
          <w:tcPr>
            <w:tcW w:w="1296" w:type="dxa"/>
            <w:shd w:val="clear" w:color="auto" w:fill="auto"/>
            <w:vAlign w:val="center"/>
            <w:hideMark/>
          </w:tcPr>
          <w:p w14:paraId="139D11D9"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0BC2643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5" w:type="dxa"/>
            <w:shd w:val="clear" w:color="auto" w:fill="auto"/>
            <w:vAlign w:val="center"/>
            <w:hideMark/>
          </w:tcPr>
          <w:p w14:paraId="3B8A3B5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0.188</w:t>
            </w:r>
          </w:p>
        </w:tc>
      </w:tr>
      <w:tr w:rsidR="007C6E08" w:rsidRPr="007C6E08" w14:paraId="73B5E102" w14:textId="77777777" w:rsidTr="00864E86">
        <w:trPr>
          <w:trHeight w:val="320"/>
        </w:trPr>
        <w:tc>
          <w:tcPr>
            <w:tcW w:w="1318" w:type="dxa"/>
            <w:shd w:val="clear" w:color="auto" w:fill="auto"/>
            <w:vAlign w:val="center"/>
            <w:hideMark/>
          </w:tcPr>
          <w:p w14:paraId="72C33B19"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Male</w:t>
            </w:r>
          </w:p>
        </w:tc>
        <w:tc>
          <w:tcPr>
            <w:tcW w:w="1300" w:type="dxa"/>
            <w:shd w:val="clear" w:color="auto" w:fill="auto"/>
            <w:vAlign w:val="center"/>
            <w:hideMark/>
          </w:tcPr>
          <w:p w14:paraId="46BF2EA9"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413 (33.4)</w:t>
            </w:r>
          </w:p>
        </w:tc>
        <w:tc>
          <w:tcPr>
            <w:tcW w:w="1300" w:type="dxa"/>
            <w:shd w:val="clear" w:color="auto" w:fill="auto"/>
            <w:vAlign w:val="center"/>
            <w:hideMark/>
          </w:tcPr>
          <w:p w14:paraId="2F6DD78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58 (33.5)</w:t>
            </w:r>
          </w:p>
        </w:tc>
        <w:tc>
          <w:tcPr>
            <w:tcW w:w="1300" w:type="dxa"/>
            <w:shd w:val="clear" w:color="auto" w:fill="auto"/>
            <w:vAlign w:val="center"/>
            <w:hideMark/>
          </w:tcPr>
          <w:p w14:paraId="23F2DAA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131 (33.9)</w:t>
            </w:r>
          </w:p>
        </w:tc>
        <w:tc>
          <w:tcPr>
            <w:tcW w:w="1295" w:type="dxa"/>
            <w:shd w:val="clear" w:color="auto" w:fill="auto"/>
            <w:vAlign w:val="center"/>
            <w:hideMark/>
          </w:tcPr>
          <w:p w14:paraId="36BABC0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34CCAC2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58 (33.5)</w:t>
            </w:r>
          </w:p>
        </w:tc>
        <w:tc>
          <w:tcPr>
            <w:tcW w:w="1296" w:type="dxa"/>
            <w:shd w:val="clear" w:color="auto" w:fill="auto"/>
            <w:vAlign w:val="center"/>
            <w:hideMark/>
          </w:tcPr>
          <w:p w14:paraId="2AF4B91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147 (38.2)</w:t>
            </w:r>
          </w:p>
        </w:tc>
        <w:tc>
          <w:tcPr>
            <w:tcW w:w="1295" w:type="dxa"/>
            <w:shd w:val="clear" w:color="auto" w:fill="auto"/>
            <w:vAlign w:val="center"/>
            <w:hideMark/>
          </w:tcPr>
          <w:p w14:paraId="096E9E2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7C6E08" w:rsidRPr="007C6E08" w14:paraId="65F16297" w14:textId="77777777" w:rsidTr="00864E86">
        <w:trPr>
          <w:trHeight w:val="320"/>
        </w:trPr>
        <w:tc>
          <w:tcPr>
            <w:tcW w:w="1318" w:type="dxa"/>
            <w:shd w:val="clear" w:color="auto" w:fill="auto"/>
            <w:vAlign w:val="center"/>
            <w:hideMark/>
          </w:tcPr>
          <w:p w14:paraId="2385F553" w14:textId="77777777" w:rsidR="007C6E08" w:rsidRPr="007C6E08" w:rsidRDefault="007C6E08" w:rsidP="00D125DC">
            <w:pPr>
              <w:rPr>
                <w:rFonts w:ascii="Calibri" w:hAnsi="Calibri"/>
                <w:color w:val="000000"/>
                <w:sz w:val="20"/>
                <w:szCs w:val="20"/>
              </w:rPr>
            </w:pPr>
            <w:r w:rsidRPr="007C6E08">
              <w:rPr>
                <w:rFonts w:ascii="Calibri" w:hAnsi="Calibri"/>
                <w:color w:val="000000"/>
                <w:sz w:val="20"/>
                <w:szCs w:val="20"/>
              </w:rPr>
              <w:t>Female</w:t>
            </w:r>
          </w:p>
        </w:tc>
        <w:tc>
          <w:tcPr>
            <w:tcW w:w="1300" w:type="dxa"/>
            <w:shd w:val="clear" w:color="auto" w:fill="auto"/>
            <w:vAlign w:val="center"/>
            <w:hideMark/>
          </w:tcPr>
          <w:p w14:paraId="652144B2"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823 (66.6)</w:t>
            </w:r>
          </w:p>
        </w:tc>
        <w:tc>
          <w:tcPr>
            <w:tcW w:w="1300" w:type="dxa"/>
            <w:shd w:val="clear" w:color="auto" w:fill="auto"/>
            <w:vAlign w:val="center"/>
            <w:hideMark/>
          </w:tcPr>
          <w:p w14:paraId="48554EC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(66.5)</w:t>
            </w:r>
          </w:p>
        </w:tc>
        <w:tc>
          <w:tcPr>
            <w:tcW w:w="1300" w:type="dxa"/>
            <w:shd w:val="clear" w:color="auto" w:fill="auto"/>
            <w:vAlign w:val="center"/>
            <w:hideMark/>
          </w:tcPr>
          <w:p w14:paraId="0BBD357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255 (66.1)</w:t>
            </w:r>
          </w:p>
        </w:tc>
        <w:tc>
          <w:tcPr>
            <w:tcW w:w="1295" w:type="dxa"/>
            <w:shd w:val="clear" w:color="auto" w:fill="auto"/>
            <w:vAlign w:val="center"/>
            <w:hideMark/>
          </w:tcPr>
          <w:p w14:paraId="74B9D18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c>
          <w:tcPr>
            <w:tcW w:w="1296" w:type="dxa"/>
            <w:shd w:val="clear" w:color="auto" w:fill="auto"/>
            <w:vAlign w:val="center"/>
            <w:hideMark/>
          </w:tcPr>
          <w:p w14:paraId="17A80F12"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(66.5)</w:t>
            </w:r>
          </w:p>
        </w:tc>
        <w:tc>
          <w:tcPr>
            <w:tcW w:w="1296" w:type="dxa"/>
            <w:shd w:val="clear" w:color="auto" w:fill="auto"/>
            <w:vAlign w:val="center"/>
            <w:hideMark/>
          </w:tcPr>
          <w:p w14:paraId="2556F617"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238 (61.8)</w:t>
            </w:r>
          </w:p>
        </w:tc>
        <w:tc>
          <w:tcPr>
            <w:tcW w:w="1295" w:type="dxa"/>
            <w:shd w:val="clear" w:color="auto" w:fill="auto"/>
            <w:vAlign w:val="center"/>
            <w:hideMark/>
          </w:tcPr>
          <w:p w14:paraId="142B8DF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 </w:t>
            </w:r>
          </w:p>
        </w:tc>
      </w:tr>
      <w:tr w:rsidR="00BC7E19" w:rsidRPr="007C6E08" w14:paraId="2E81EAEC" w14:textId="77777777" w:rsidTr="00864E86">
        <w:trPr>
          <w:trHeight w:val="322"/>
        </w:trPr>
        <w:tc>
          <w:tcPr>
            <w:tcW w:w="2618" w:type="dxa"/>
            <w:gridSpan w:val="2"/>
            <w:shd w:val="clear" w:color="auto" w:fill="auto"/>
            <w:vAlign w:val="center"/>
            <w:hideMark/>
          </w:tcPr>
          <w:p w14:paraId="78602759" w14:textId="77777777" w:rsidR="00BC7E19" w:rsidRPr="00783449" w:rsidRDefault="00BC7E19" w:rsidP="00D125DC">
            <w:pPr>
              <w:rPr>
                <w:rFonts w:ascii="Calibri" w:hAnsi="Calibri"/>
                <w:b/>
                <w:i/>
                <w:color w:val="000000"/>
                <w:sz w:val="20"/>
                <w:szCs w:val="20"/>
                <w:u w:val="single"/>
              </w:rPr>
            </w:pPr>
            <w:r w:rsidRPr="00783449">
              <w:rPr>
                <w:rFonts w:ascii="Calibri" w:hAnsi="Calibri"/>
                <w:b/>
                <w:i/>
                <w:color w:val="000000"/>
                <w:sz w:val="20"/>
                <w:szCs w:val="20"/>
                <w:u w:val="single"/>
              </w:rPr>
              <w:t>Observations per nurse (continous)</w:t>
            </w:r>
          </w:p>
          <w:p w14:paraId="1BD28223"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 </w:t>
            </w:r>
          </w:p>
        </w:tc>
        <w:tc>
          <w:tcPr>
            <w:tcW w:w="1300" w:type="dxa"/>
            <w:shd w:val="clear" w:color="auto" w:fill="auto"/>
            <w:vAlign w:val="center"/>
            <w:hideMark/>
          </w:tcPr>
          <w:p w14:paraId="75D7357B"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 4.7 +/- 3.3</w:t>
            </w:r>
          </w:p>
        </w:tc>
        <w:tc>
          <w:tcPr>
            <w:tcW w:w="1300" w:type="dxa"/>
            <w:shd w:val="clear" w:color="auto" w:fill="auto"/>
            <w:vAlign w:val="center"/>
            <w:hideMark/>
          </w:tcPr>
          <w:p w14:paraId="5C2B956F"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5.8 +/- 2.8 </w:t>
            </w:r>
          </w:p>
        </w:tc>
        <w:tc>
          <w:tcPr>
            <w:tcW w:w="1295" w:type="dxa"/>
            <w:shd w:val="clear" w:color="auto" w:fill="auto"/>
            <w:vAlign w:val="center"/>
            <w:hideMark/>
          </w:tcPr>
          <w:p w14:paraId="0F10B6F1"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&lt;.0001</w:t>
            </w:r>
          </w:p>
        </w:tc>
        <w:tc>
          <w:tcPr>
            <w:tcW w:w="1296" w:type="dxa"/>
            <w:shd w:val="clear" w:color="auto" w:fill="auto"/>
            <w:vAlign w:val="center"/>
            <w:hideMark/>
          </w:tcPr>
          <w:p w14:paraId="0F46F972"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4.2 +/- 2.9 </w:t>
            </w:r>
          </w:p>
        </w:tc>
        <w:tc>
          <w:tcPr>
            <w:tcW w:w="1296" w:type="dxa"/>
            <w:shd w:val="clear" w:color="auto" w:fill="auto"/>
            <w:vAlign w:val="center"/>
            <w:hideMark/>
          </w:tcPr>
          <w:p w14:paraId="30DC3F3D"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6.1 +/- 3.0</w:t>
            </w:r>
          </w:p>
        </w:tc>
        <w:tc>
          <w:tcPr>
            <w:tcW w:w="1295" w:type="dxa"/>
            <w:shd w:val="clear" w:color="auto" w:fill="auto"/>
            <w:vAlign w:val="center"/>
            <w:hideMark/>
          </w:tcPr>
          <w:p w14:paraId="0C72E32D"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&lt;.0001</w:t>
            </w:r>
          </w:p>
        </w:tc>
      </w:tr>
      <w:tr w:rsidR="00BC7E19" w:rsidRPr="007C6E08" w14:paraId="72B45B76" w14:textId="77777777" w:rsidTr="00864E86">
        <w:trPr>
          <w:trHeight w:val="322"/>
        </w:trPr>
        <w:tc>
          <w:tcPr>
            <w:tcW w:w="2618" w:type="dxa"/>
            <w:gridSpan w:val="2"/>
            <w:shd w:val="clear" w:color="auto" w:fill="auto"/>
          </w:tcPr>
          <w:p w14:paraId="491E34B4" w14:textId="77777777" w:rsidR="00BC7E19" w:rsidRPr="00783449" w:rsidRDefault="00BC7E19" w:rsidP="00BC7E19">
            <w:pPr>
              <w:rPr>
                <w:rFonts w:ascii="Calibri" w:hAnsi="Calibri"/>
                <w:i/>
                <w:color w:val="000000"/>
                <w:sz w:val="20"/>
                <w:szCs w:val="20"/>
                <w:u w:val="single"/>
              </w:rPr>
            </w:pPr>
            <w:r w:rsidRPr="00783449">
              <w:rPr>
                <w:rFonts w:ascii="Calibri" w:eastAsia="Times New Roman" w:hAnsi="Calibri" w:cs="Times New Roman"/>
                <w:b/>
                <w:i/>
                <w:color w:val="000000"/>
                <w:sz w:val="20"/>
                <w:szCs w:val="20"/>
                <w:u w:val="single"/>
              </w:rPr>
              <w:t>Observations per nurse (categorical)</w:t>
            </w:r>
          </w:p>
        </w:tc>
        <w:tc>
          <w:tcPr>
            <w:tcW w:w="1300" w:type="dxa"/>
            <w:shd w:val="clear" w:color="auto" w:fill="auto"/>
            <w:vAlign w:val="center"/>
          </w:tcPr>
          <w:p w14:paraId="26D8B67B" w14:textId="77777777" w:rsidR="00BC7E19" w:rsidRPr="007C6E08" w:rsidRDefault="00BC7E19" w:rsidP="004C7FC8">
            <w:pPr>
              <w:jc w:val="center"/>
              <w:rPr>
                <w:rFonts w:ascii="Calibri" w:hAnsi="Calibri"/>
                <w:color w:val="000000"/>
                <w:sz w:val="20"/>
                <w:szCs w:val="20"/>
              </w:rPr>
            </w:pPr>
          </w:p>
        </w:tc>
        <w:tc>
          <w:tcPr>
            <w:tcW w:w="1300" w:type="dxa"/>
            <w:shd w:val="clear" w:color="auto" w:fill="auto"/>
            <w:vAlign w:val="center"/>
          </w:tcPr>
          <w:p w14:paraId="62DD6566" w14:textId="77777777" w:rsidR="00BC7E19" w:rsidRPr="007C6E08" w:rsidRDefault="00BC7E19" w:rsidP="004C7FC8">
            <w:pPr>
              <w:jc w:val="center"/>
              <w:rPr>
                <w:rFonts w:ascii="Calibri" w:hAnsi="Calibri"/>
                <w:color w:val="000000"/>
                <w:sz w:val="20"/>
                <w:szCs w:val="20"/>
              </w:rPr>
            </w:pPr>
          </w:p>
        </w:tc>
        <w:tc>
          <w:tcPr>
            <w:tcW w:w="1295" w:type="dxa"/>
            <w:shd w:val="clear" w:color="auto" w:fill="auto"/>
            <w:vAlign w:val="center"/>
          </w:tcPr>
          <w:p w14:paraId="6287D64A"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&lt;.0001</w:t>
            </w:r>
          </w:p>
        </w:tc>
        <w:tc>
          <w:tcPr>
            <w:tcW w:w="1296" w:type="dxa"/>
            <w:shd w:val="clear" w:color="auto" w:fill="auto"/>
            <w:vAlign w:val="center"/>
          </w:tcPr>
          <w:p w14:paraId="1034C5BA" w14:textId="77777777" w:rsidR="00BC7E19" w:rsidRPr="007C6E08" w:rsidRDefault="00BC7E19" w:rsidP="004C7FC8">
            <w:pPr>
              <w:jc w:val="center"/>
              <w:rPr>
                <w:rFonts w:ascii="Calibri" w:hAnsi="Calibri"/>
                <w:color w:val="000000"/>
                <w:sz w:val="20"/>
                <w:szCs w:val="20"/>
              </w:rPr>
            </w:pPr>
          </w:p>
        </w:tc>
        <w:tc>
          <w:tcPr>
            <w:tcW w:w="1296" w:type="dxa"/>
            <w:shd w:val="clear" w:color="auto" w:fill="auto"/>
            <w:vAlign w:val="center"/>
          </w:tcPr>
          <w:p w14:paraId="5392392D" w14:textId="77777777" w:rsidR="00BC7E19" w:rsidRPr="007C6E08" w:rsidRDefault="00BC7E19" w:rsidP="004C7FC8">
            <w:pPr>
              <w:jc w:val="center"/>
              <w:rPr>
                <w:rFonts w:ascii="Calibri" w:hAnsi="Calibri"/>
                <w:color w:val="000000"/>
                <w:sz w:val="20"/>
                <w:szCs w:val="20"/>
              </w:rPr>
            </w:pPr>
          </w:p>
        </w:tc>
        <w:tc>
          <w:tcPr>
            <w:tcW w:w="1295" w:type="dxa"/>
            <w:shd w:val="clear" w:color="auto" w:fill="auto"/>
            <w:vAlign w:val="center"/>
          </w:tcPr>
          <w:p w14:paraId="2BA84D90" w14:textId="77777777" w:rsidR="00BC7E19" w:rsidRPr="007C6E08" w:rsidRDefault="00BC7E19" w:rsidP="004C7FC8">
            <w:pPr>
              <w:jc w:val="center"/>
              <w:rPr>
                <w:rFonts w:ascii="Calibri" w:hAnsi="Calibri"/>
                <w:color w:val="000000"/>
                <w:sz w:val="20"/>
                <w:szCs w:val="20"/>
              </w:rPr>
            </w:pPr>
            <w:r w:rsidRPr="007C6E08">
              <w:rPr>
                <w:rFonts w:ascii="Calibri" w:hAnsi="Calibri"/>
                <w:color w:val="000000"/>
                <w:sz w:val="20"/>
                <w:szCs w:val="20"/>
              </w:rPr>
              <w:t>&lt;.0001</w:t>
            </w:r>
          </w:p>
        </w:tc>
      </w:tr>
      <w:tr w:rsidR="007C6E08" w:rsidRPr="007C6E08" w14:paraId="72D6044A" w14:textId="77777777" w:rsidTr="00864E86">
        <w:trPr>
          <w:trHeight w:val="322"/>
        </w:trPr>
        <w:tc>
          <w:tcPr>
            <w:tcW w:w="1318" w:type="dxa"/>
            <w:shd w:val="clear" w:color="auto" w:fill="auto"/>
            <w:vAlign w:val="center"/>
          </w:tcPr>
          <w:p w14:paraId="0C25A905" w14:textId="77777777" w:rsidR="007C6E08" w:rsidRPr="007C6E08" w:rsidRDefault="007C6E08" w:rsidP="00D125DC">
            <w:pPr>
              <w:rPr>
                <w:rFonts w:ascii="Calibri" w:hAnsi="Calibri"/>
                <w:b/>
                <w:color w:val="000000"/>
                <w:sz w:val="20"/>
                <w:szCs w:val="20"/>
              </w:rPr>
            </w:pPr>
            <w:r w:rsidRPr="007C6E08">
              <w:rPr>
                <w:rFonts w:ascii="Calibri" w:eastAsia="Times New Roman" w:hAnsi="Calibri" w:cs="Times New Roman"/>
                <w:color w:val="000000"/>
                <w:sz w:val="20"/>
                <w:szCs w:val="20"/>
              </w:rPr>
              <w:t>1 - 3</w:t>
            </w:r>
          </w:p>
        </w:tc>
        <w:tc>
          <w:tcPr>
            <w:tcW w:w="1300" w:type="dxa"/>
            <w:shd w:val="clear" w:color="auto" w:fill="auto"/>
            <w:vAlign w:val="bottom"/>
          </w:tcPr>
          <w:p w14:paraId="1BD1CEB4"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201 (36.0)</w:t>
            </w:r>
          </w:p>
        </w:tc>
        <w:tc>
          <w:tcPr>
            <w:tcW w:w="1300" w:type="dxa"/>
            <w:shd w:val="clear" w:color="auto" w:fill="auto"/>
            <w:vAlign w:val="center"/>
          </w:tcPr>
          <w:p w14:paraId="5AF39778"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106 (57.8)</w:t>
            </w:r>
          </w:p>
        </w:tc>
        <w:tc>
          <w:tcPr>
            <w:tcW w:w="1300" w:type="dxa"/>
            <w:shd w:val="clear" w:color="auto" w:fill="auto"/>
            <w:vAlign w:val="center"/>
          </w:tcPr>
          <w:p w14:paraId="4E06CCC1"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115 (29.8)</w:t>
            </w:r>
          </w:p>
        </w:tc>
        <w:tc>
          <w:tcPr>
            <w:tcW w:w="1295" w:type="dxa"/>
            <w:shd w:val="clear" w:color="auto" w:fill="auto"/>
            <w:vAlign w:val="center"/>
          </w:tcPr>
          <w:p w14:paraId="75E9F31C"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2B2061B3"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106 (61.3)</w:t>
            </w:r>
          </w:p>
        </w:tc>
        <w:tc>
          <w:tcPr>
            <w:tcW w:w="1296" w:type="dxa"/>
            <w:shd w:val="clear" w:color="auto" w:fill="auto"/>
            <w:vAlign w:val="center"/>
          </w:tcPr>
          <w:p w14:paraId="1450D27E"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95 (24.7)</w:t>
            </w:r>
          </w:p>
        </w:tc>
        <w:tc>
          <w:tcPr>
            <w:tcW w:w="1295" w:type="dxa"/>
            <w:shd w:val="clear" w:color="auto" w:fill="auto"/>
            <w:vAlign w:val="center"/>
          </w:tcPr>
          <w:p w14:paraId="7BA7E3AB" w14:textId="77777777" w:rsidR="007C6E08" w:rsidRPr="007C6E08" w:rsidRDefault="007C6E08" w:rsidP="004C7FC8">
            <w:pPr>
              <w:jc w:val="center"/>
              <w:rPr>
                <w:rFonts w:ascii="Calibri" w:hAnsi="Calibri"/>
                <w:color w:val="000000"/>
                <w:sz w:val="20"/>
                <w:szCs w:val="20"/>
              </w:rPr>
            </w:pPr>
          </w:p>
        </w:tc>
      </w:tr>
      <w:tr w:rsidR="007C6E08" w:rsidRPr="007C6E08" w14:paraId="27A9B22C" w14:textId="77777777" w:rsidTr="00864E86">
        <w:trPr>
          <w:trHeight w:val="322"/>
        </w:trPr>
        <w:tc>
          <w:tcPr>
            <w:tcW w:w="1318" w:type="dxa"/>
            <w:shd w:val="clear" w:color="auto" w:fill="auto"/>
            <w:vAlign w:val="center"/>
          </w:tcPr>
          <w:p w14:paraId="176F7DC0" w14:textId="77777777" w:rsidR="007C6E08" w:rsidRPr="007C6E08" w:rsidRDefault="007C6E08" w:rsidP="00D125DC">
            <w:pPr>
              <w:rPr>
                <w:rFonts w:ascii="Calibri" w:eastAsia="Times New Roman" w:hAnsi="Calibri" w:cs="Times New Roman"/>
                <w:color w:val="000000"/>
                <w:sz w:val="20"/>
                <w:szCs w:val="20"/>
              </w:rPr>
            </w:pPr>
            <w:r w:rsidRPr="007C6E08">
              <w:rPr>
                <w:rFonts w:ascii="Calibri" w:eastAsia="Times New Roman" w:hAnsi="Calibri" w:cs="Times New Roman"/>
                <w:color w:val="000000"/>
                <w:sz w:val="20"/>
                <w:szCs w:val="20"/>
              </w:rPr>
              <w:t>4 – 7</w:t>
            </w:r>
          </w:p>
        </w:tc>
        <w:tc>
          <w:tcPr>
            <w:tcW w:w="1300" w:type="dxa"/>
            <w:shd w:val="clear" w:color="auto" w:fill="auto"/>
            <w:vAlign w:val="bottom"/>
          </w:tcPr>
          <w:p w14:paraId="2B37F3C3"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183 (33.8)</w:t>
            </w:r>
          </w:p>
        </w:tc>
        <w:tc>
          <w:tcPr>
            <w:tcW w:w="1300" w:type="dxa"/>
            <w:shd w:val="clear" w:color="auto" w:fill="auto"/>
            <w:vAlign w:val="center"/>
          </w:tcPr>
          <w:p w14:paraId="1C8F3E7B"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24 (13.9)</w:t>
            </w:r>
          </w:p>
        </w:tc>
        <w:tc>
          <w:tcPr>
            <w:tcW w:w="1300" w:type="dxa"/>
            <w:shd w:val="clear" w:color="auto" w:fill="auto"/>
            <w:vAlign w:val="center"/>
          </w:tcPr>
          <w:p w14:paraId="3E5CC8D4"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148 (38.3)</w:t>
            </w:r>
          </w:p>
        </w:tc>
        <w:tc>
          <w:tcPr>
            <w:tcW w:w="1295" w:type="dxa"/>
            <w:shd w:val="clear" w:color="auto" w:fill="auto"/>
            <w:vAlign w:val="center"/>
          </w:tcPr>
          <w:p w14:paraId="0891462F"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483E3265"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25 (14.5)</w:t>
            </w:r>
          </w:p>
        </w:tc>
        <w:tc>
          <w:tcPr>
            <w:tcW w:w="1296" w:type="dxa"/>
            <w:shd w:val="clear" w:color="auto" w:fill="auto"/>
            <w:vAlign w:val="center"/>
          </w:tcPr>
          <w:p w14:paraId="152024CF"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158 (41.0)</w:t>
            </w:r>
          </w:p>
        </w:tc>
        <w:tc>
          <w:tcPr>
            <w:tcW w:w="1295" w:type="dxa"/>
            <w:shd w:val="clear" w:color="auto" w:fill="auto"/>
            <w:vAlign w:val="center"/>
          </w:tcPr>
          <w:p w14:paraId="0D30E40E" w14:textId="77777777" w:rsidR="007C6E08" w:rsidRPr="007C6E08" w:rsidRDefault="007C6E08" w:rsidP="004C7FC8">
            <w:pPr>
              <w:jc w:val="center"/>
              <w:rPr>
                <w:rFonts w:ascii="Calibri" w:hAnsi="Calibri"/>
                <w:color w:val="000000"/>
                <w:sz w:val="20"/>
                <w:szCs w:val="20"/>
              </w:rPr>
            </w:pPr>
          </w:p>
        </w:tc>
      </w:tr>
      <w:tr w:rsidR="007C6E08" w:rsidRPr="007C6E08" w14:paraId="103BEEB7" w14:textId="77777777" w:rsidTr="00864E86">
        <w:trPr>
          <w:trHeight w:val="322"/>
        </w:trPr>
        <w:tc>
          <w:tcPr>
            <w:tcW w:w="1318" w:type="dxa"/>
            <w:shd w:val="clear" w:color="auto" w:fill="auto"/>
            <w:vAlign w:val="center"/>
          </w:tcPr>
          <w:p w14:paraId="34250798" w14:textId="77777777" w:rsidR="007C6E08" w:rsidRPr="007C6E08" w:rsidRDefault="007C6E08" w:rsidP="00D125DC">
            <w:pPr>
              <w:rPr>
                <w:rFonts w:ascii="Calibri" w:eastAsia="Times New Roman" w:hAnsi="Calibri" w:cs="Times New Roman"/>
                <w:color w:val="000000"/>
                <w:sz w:val="20"/>
                <w:szCs w:val="20"/>
              </w:rPr>
            </w:pPr>
            <w:r w:rsidRPr="007C6E08">
              <w:rPr>
                <w:rFonts w:ascii="Calibri" w:eastAsia="Times New Roman" w:hAnsi="Calibri" w:cs="Times New Roman"/>
                <w:color w:val="000000"/>
                <w:sz w:val="20"/>
                <w:szCs w:val="20"/>
              </w:rPr>
              <w:t>8 – 10</w:t>
            </w:r>
          </w:p>
        </w:tc>
        <w:tc>
          <w:tcPr>
            <w:tcW w:w="1300" w:type="dxa"/>
            <w:shd w:val="clear" w:color="auto" w:fill="auto"/>
            <w:vAlign w:val="bottom"/>
          </w:tcPr>
          <w:p w14:paraId="0BA1223F" w14:textId="77777777" w:rsidR="007C6E08" w:rsidRPr="007C6E08" w:rsidRDefault="007C6E08" w:rsidP="004C7FC8">
            <w:pPr>
              <w:jc w:val="center"/>
              <w:rPr>
                <w:rFonts w:ascii="Calibri" w:hAnsi="Calibri"/>
                <w:color w:val="000000"/>
                <w:sz w:val="20"/>
                <w:szCs w:val="20"/>
              </w:rPr>
            </w:pPr>
            <w:r w:rsidRPr="007C6E08">
              <w:rPr>
                <w:rFonts w:ascii="Calibri" w:eastAsia="Times New Roman" w:hAnsi="Calibri" w:cs="Times New Roman"/>
                <w:color w:val="000000"/>
                <w:sz w:val="20"/>
                <w:szCs w:val="20"/>
              </w:rPr>
              <w:t>174 (31.2)</w:t>
            </w:r>
          </w:p>
        </w:tc>
        <w:tc>
          <w:tcPr>
            <w:tcW w:w="1300" w:type="dxa"/>
            <w:shd w:val="clear" w:color="auto" w:fill="auto"/>
            <w:vAlign w:val="center"/>
          </w:tcPr>
          <w:p w14:paraId="3FAB7E10"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49 (28.3)</w:t>
            </w:r>
          </w:p>
        </w:tc>
        <w:tc>
          <w:tcPr>
            <w:tcW w:w="1300" w:type="dxa"/>
            <w:shd w:val="clear" w:color="auto" w:fill="auto"/>
            <w:vAlign w:val="center"/>
          </w:tcPr>
          <w:p w14:paraId="311007FA"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123 (31.9)</w:t>
            </w:r>
          </w:p>
        </w:tc>
        <w:tc>
          <w:tcPr>
            <w:tcW w:w="1295" w:type="dxa"/>
            <w:shd w:val="clear" w:color="auto" w:fill="auto"/>
            <w:vAlign w:val="center"/>
          </w:tcPr>
          <w:p w14:paraId="4F0EC555" w14:textId="77777777" w:rsidR="007C6E08" w:rsidRPr="007C6E08" w:rsidRDefault="007C6E08" w:rsidP="004C7FC8">
            <w:pPr>
              <w:jc w:val="center"/>
              <w:rPr>
                <w:rFonts w:ascii="Calibri" w:hAnsi="Calibri"/>
                <w:color w:val="000000"/>
                <w:sz w:val="20"/>
                <w:szCs w:val="20"/>
              </w:rPr>
            </w:pPr>
          </w:p>
        </w:tc>
        <w:tc>
          <w:tcPr>
            <w:tcW w:w="1296" w:type="dxa"/>
            <w:shd w:val="clear" w:color="auto" w:fill="auto"/>
            <w:vAlign w:val="center"/>
          </w:tcPr>
          <w:p w14:paraId="04B51A9C"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42 (24.3)</w:t>
            </w:r>
          </w:p>
        </w:tc>
        <w:tc>
          <w:tcPr>
            <w:tcW w:w="1296" w:type="dxa"/>
            <w:shd w:val="clear" w:color="auto" w:fill="auto"/>
            <w:vAlign w:val="center"/>
          </w:tcPr>
          <w:p w14:paraId="32CA8626" w14:textId="77777777" w:rsidR="007C6E08" w:rsidRPr="007C6E08" w:rsidRDefault="007C6E08" w:rsidP="004C7FC8">
            <w:pPr>
              <w:jc w:val="center"/>
              <w:rPr>
                <w:rFonts w:ascii="Calibri" w:hAnsi="Calibri"/>
                <w:color w:val="000000"/>
                <w:sz w:val="20"/>
                <w:szCs w:val="20"/>
              </w:rPr>
            </w:pPr>
            <w:r w:rsidRPr="007C6E08">
              <w:rPr>
                <w:rFonts w:ascii="Calibri" w:hAnsi="Calibri"/>
                <w:color w:val="000000"/>
                <w:sz w:val="20"/>
                <w:szCs w:val="20"/>
              </w:rPr>
              <w:t>132 (34.3)</w:t>
            </w:r>
          </w:p>
        </w:tc>
        <w:tc>
          <w:tcPr>
            <w:tcW w:w="1295" w:type="dxa"/>
            <w:shd w:val="clear" w:color="auto" w:fill="auto"/>
            <w:vAlign w:val="center"/>
          </w:tcPr>
          <w:p w14:paraId="1E89317B" w14:textId="77777777" w:rsidR="007C6E08" w:rsidRPr="007C6E08" w:rsidRDefault="007C6E08" w:rsidP="004C7FC8">
            <w:pPr>
              <w:jc w:val="center"/>
              <w:rPr>
                <w:rFonts w:ascii="Calibri" w:hAnsi="Calibri"/>
                <w:color w:val="000000"/>
                <w:sz w:val="20"/>
                <w:szCs w:val="20"/>
              </w:rPr>
            </w:pPr>
          </w:p>
        </w:tc>
      </w:tr>
    </w:tbl>
    <w:p w14:paraId="66418A57" w14:textId="77777777" w:rsidR="004E6831" w:rsidRDefault="004E6831" w:rsidP="00D125DC">
      <w:pPr>
        <w:sectPr w:rsidR="004E6831" w:rsidSect="004E6831">
          <w:pgSz w:w="12240" w:h="15840"/>
          <w:pgMar w:top="1440" w:right="1800" w:bottom="1440" w:left="1800" w:header="720" w:footer="720" w:gutter="0"/>
          <w:cols w:space="720"/>
          <w:docGrid w:linePitch="360"/>
        </w:sectPr>
      </w:pPr>
    </w:p>
    <w:p w14:paraId="7B651DB8" w14:textId="73A6E375" w:rsidR="008377D6" w:rsidRDefault="00E2396A">
      <w:ins w:id="425" w:author="Christopher Boyer" w:date="2015-07-11T00:22:00Z">
        <w:r w:rsidRPr="00C63289">
          <w:rPr>
            <w:rFonts w:ascii="Calibri" w:eastAsia="Times New Roman" w:hAnsi="Calibri" w:cs="Times New Roman"/>
            <w:b/>
            <w:color w:val="000000"/>
            <w:sz w:val="20"/>
            <w:szCs w:val="20"/>
          </w:rPr>
          <w:lastRenderedPageBreak/>
          <w:t xml:space="preserve">Table 6: </w:t>
        </w:r>
        <w:r>
          <w:rPr>
            <w:rFonts w:ascii="Calibri" w:eastAsia="Times New Roman" w:hAnsi="Calibri" w:cs="Times New Roman"/>
            <w:b/>
            <w:color w:val="000000"/>
            <w:sz w:val="20"/>
            <w:szCs w:val="20"/>
          </w:rPr>
          <w:t>Results of mixed effects logistic regression of odds of nurse and mentor agreement in diagnosis and treatment</w:t>
        </w:r>
      </w:ins>
    </w:p>
    <w:tbl>
      <w:tblPr>
        <w:tblW w:w="0" w:type="auto"/>
        <w:tblLook w:val="04A0" w:firstRow="1" w:lastRow="0" w:firstColumn="1" w:lastColumn="0" w:noHBand="0" w:noVBand="1"/>
        <w:tblPrChange w:id="426" w:author="Ashwin Vasan" w:date="2015-07-09T15:31:00Z">
          <w:tblPr>
            <w:tblW w:w="0" w:type="auto"/>
            <w:tblLook w:val="04A0" w:firstRow="1" w:lastRow="0" w:firstColumn="1" w:lastColumn="0" w:noHBand="0" w:noVBand="1"/>
          </w:tblPr>
        </w:tblPrChange>
      </w:tblPr>
      <w:tblGrid>
        <w:gridCol w:w="2644"/>
        <w:gridCol w:w="1878"/>
        <w:gridCol w:w="1660"/>
        <w:gridCol w:w="574"/>
        <w:gridCol w:w="5022"/>
        <w:gridCol w:w="1165"/>
        <w:gridCol w:w="233"/>
        <w:tblGridChange w:id="427">
          <w:tblGrid>
            <w:gridCol w:w="2644"/>
            <w:gridCol w:w="1878"/>
            <w:gridCol w:w="1660"/>
            <w:gridCol w:w="574"/>
            <w:gridCol w:w="5022"/>
            <w:gridCol w:w="635"/>
            <w:gridCol w:w="763"/>
          </w:tblGrid>
        </w:tblGridChange>
      </w:tblGrid>
      <w:tr w:rsidR="00220716" w:rsidRPr="00C63289" w:rsidDel="00E2396A" w14:paraId="5A5EE5F9" w14:textId="2EA82620" w:rsidTr="00D83E9A">
        <w:trPr>
          <w:trHeight w:val="300"/>
          <w:del w:id="428" w:author="Christopher Boyer" w:date="2015-07-11T00:21:00Z"/>
          <w:trPrChange w:id="429" w:author="Ashwin Vasan" w:date="2015-07-09T15:31:00Z">
            <w:trPr>
              <w:trHeight w:val="300"/>
            </w:trPr>
          </w:trPrChange>
        </w:trPr>
        <w:tc>
          <w:tcPr>
            <w:tcW w:w="11610" w:type="dxa"/>
            <w:gridSpan w:val="5"/>
            <w:shd w:val="clear" w:color="auto" w:fill="auto"/>
            <w:noWrap/>
            <w:vAlign w:val="bottom"/>
            <w:hideMark/>
            <w:tcPrChange w:id="430" w:author="Ashwin Vasan" w:date="2015-07-09T15:31:00Z">
              <w:tcPr>
                <w:tcW w:w="11610" w:type="dxa"/>
                <w:gridSpan w:val="5"/>
                <w:shd w:val="clear" w:color="auto" w:fill="auto"/>
                <w:noWrap/>
                <w:vAlign w:val="bottom"/>
                <w:hideMark/>
              </w:tcPr>
            </w:tcPrChange>
          </w:tcPr>
          <w:p w14:paraId="1073C73C" w14:textId="2C5D75A7" w:rsidR="00D83E9A" w:rsidRPr="00C63289" w:rsidDel="00E2396A" w:rsidRDefault="00220716" w:rsidP="004C7FC8">
            <w:pPr>
              <w:rPr>
                <w:ins w:id="431" w:author="Ashwin Vasan" w:date="2015-07-09T15:28:00Z"/>
                <w:del w:id="432" w:author="Christopher Boyer" w:date="2015-07-11T00:21:00Z"/>
                <w:rFonts w:ascii="Calibri" w:eastAsia="Times New Roman" w:hAnsi="Calibri" w:cs="Times New Roman"/>
                <w:b/>
                <w:color w:val="000000"/>
                <w:sz w:val="20"/>
                <w:szCs w:val="20"/>
              </w:rPr>
            </w:pPr>
            <w:del w:id="433" w:author="Christopher Boyer" w:date="2015-07-11T00:21:00Z">
              <w:r w:rsidRPr="00C63289" w:rsidDel="00E2396A">
                <w:rPr>
                  <w:rFonts w:ascii="Calibri" w:eastAsia="Times New Roman" w:hAnsi="Calibri" w:cs="Times New Roman"/>
                  <w:b/>
                  <w:color w:val="000000"/>
                  <w:sz w:val="20"/>
                  <w:szCs w:val="20"/>
                </w:rPr>
                <w:delText>Ta</w:delText>
              </w:r>
              <w:r w:rsidR="007C6E08" w:rsidRPr="00C63289" w:rsidDel="00E2396A">
                <w:rPr>
                  <w:rFonts w:ascii="Calibri" w:eastAsia="Times New Roman" w:hAnsi="Calibri" w:cs="Times New Roman"/>
                  <w:b/>
                  <w:color w:val="000000"/>
                  <w:sz w:val="20"/>
                  <w:szCs w:val="20"/>
                </w:rPr>
                <w:delText>ble 6</w:delText>
              </w:r>
              <w:r w:rsidRPr="00C63289" w:rsidDel="00E2396A">
                <w:rPr>
                  <w:rFonts w:ascii="Calibri" w:eastAsia="Times New Roman" w:hAnsi="Calibri" w:cs="Times New Roman"/>
                  <w:b/>
                  <w:color w:val="000000"/>
                  <w:sz w:val="20"/>
                  <w:szCs w:val="20"/>
                </w:rPr>
                <w:delText xml:space="preserve">: Crude and adjusted binomial mixed-effects models of </w:delText>
              </w:r>
              <w:r w:rsidR="002A00E5" w:rsidRPr="00C63289" w:rsidDel="00E2396A">
                <w:rPr>
                  <w:rFonts w:ascii="Calibri" w:eastAsia="Times New Roman" w:hAnsi="Calibri" w:cs="Times New Roman"/>
                  <w:b/>
                  <w:color w:val="000000"/>
                  <w:sz w:val="20"/>
                  <w:szCs w:val="20"/>
                </w:rPr>
                <w:delText xml:space="preserve">odds </w:delText>
              </w:r>
              <w:r w:rsidRPr="00C63289" w:rsidDel="00E2396A">
                <w:rPr>
                  <w:rFonts w:ascii="Calibri" w:eastAsia="Times New Roman" w:hAnsi="Calibri" w:cs="Times New Roman"/>
                  <w:b/>
                  <w:color w:val="000000"/>
                  <w:sz w:val="20"/>
                  <w:szCs w:val="20"/>
                </w:rPr>
                <w:delText>of nurse and me</w:delText>
              </w:r>
              <w:r w:rsidR="002A00E5" w:rsidRPr="00C63289" w:rsidDel="00E2396A">
                <w:rPr>
                  <w:rFonts w:ascii="Calibri" w:eastAsia="Times New Roman" w:hAnsi="Calibri" w:cs="Times New Roman"/>
                  <w:b/>
                  <w:color w:val="000000"/>
                  <w:sz w:val="20"/>
                  <w:szCs w:val="20"/>
                </w:rPr>
                <w:delText>ntor agreement in</w:delText>
              </w:r>
              <w:r w:rsidR="007C6E08" w:rsidRPr="00C63289" w:rsidDel="00E2396A">
                <w:rPr>
                  <w:rFonts w:ascii="Calibri" w:eastAsia="Times New Roman" w:hAnsi="Calibri" w:cs="Times New Roman"/>
                  <w:b/>
                  <w:color w:val="000000"/>
                  <w:sz w:val="20"/>
                  <w:szCs w:val="20"/>
                </w:rPr>
                <w:delText xml:space="preserve"> diagnosis and </w:delText>
              </w:r>
              <w:r w:rsidRPr="00C63289" w:rsidDel="00E2396A">
                <w:rPr>
                  <w:rFonts w:ascii="Calibri" w:eastAsia="Times New Roman" w:hAnsi="Calibri" w:cs="Times New Roman"/>
                  <w:b/>
                  <w:color w:val="000000"/>
                  <w:sz w:val="20"/>
                  <w:szCs w:val="20"/>
                </w:rPr>
                <w:delText xml:space="preserve">treatment </w:delText>
              </w:r>
            </w:del>
            <w:ins w:id="434" w:author="Ashwin Vasan" w:date="2015-07-09T15:39:00Z">
              <w:del w:id="435" w:author="Christopher Boyer" w:date="2015-07-11T00:21:00Z">
                <w:r w:rsidR="00B0579A" w:rsidDel="00E2396A">
                  <w:rPr>
                    <w:rFonts w:ascii="Calibri" w:eastAsia="Times New Roman" w:hAnsi="Calibri" w:cs="Times New Roman"/>
                    <w:b/>
                    <w:color w:val="000000"/>
                    <w:sz w:val="20"/>
                    <w:szCs w:val="20"/>
                  </w:rPr>
                  <w:delText>Results of mixed effects logistic regression of odds of nurse and mentor agreement in diagnosis and treatment</w:delText>
                </w:r>
              </w:del>
            </w:ins>
          </w:p>
          <w:tbl>
            <w:tblPr>
              <w:tblW w:w="11798" w:type="dxa"/>
              <w:tblLook w:val="04A0" w:firstRow="1" w:lastRow="0" w:firstColumn="1" w:lastColumn="0" w:noHBand="0" w:noVBand="1"/>
              <w:tblPrChange w:id="436" w:author="Christopher Boyer" w:date="2015-07-10T16:46:00Z">
                <w:tblPr>
                  <w:tblW w:w="5000" w:type="pct"/>
                  <w:tblLook w:val="04A0" w:firstRow="1" w:lastRow="0" w:firstColumn="1" w:lastColumn="0" w:noHBand="0" w:noVBand="1"/>
                </w:tblPr>
              </w:tblPrChange>
            </w:tblPr>
            <w:tblGrid>
              <w:gridCol w:w="1747"/>
              <w:gridCol w:w="539"/>
              <w:gridCol w:w="881"/>
              <w:gridCol w:w="255"/>
              <w:gridCol w:w="651"/>
              <w:gridCol w:w="881"/>
              <w:gridCol w:w="255"/>
              <w:gridCol w:w="483"/>
              <w:gridCol w:w="741"/>
              <w:gridCol w:w="255"/>
              <w:gridCol w:w="651"/>
              <w:gridCol w:w="957"/>
              <w:gridCol w:w="255"/>
              <w:gridCol w:w="489"/>
              <w:gridCol w:w="735"/>
              <w:gridCol w:w="255"/>
              <w:gridCol w:w="651"/>
              <w:gridCol w:w="881"/>
              <w:tblGridChange w:id="437">
                <w:tblGrid>
                  <w:gridCol w:w="108"/>
                  <w:gridCol w:w="1639"/>
                  <w:gridCol w:w="108"/>
                  <w:gridCol w:w="434"/>
                  <w:gridCol w:w="105"/>
                  <w:gridCol w:w="779"/>
                  <w:gridCol w:w="102"/>
                  <w:gridCol w:w="152"/>
                  <w:gridCol w:w="103"/>
                  <w:gridCol w:w="549"/>
                  <w:gridCol w:w="102"/>
                  <w:gridCol w:w="777"/>
                  <w:gridCol w:w="2"/>
                  <w:gridCol w:w="102"/>
                  <w:gridCol w:w="150"/>
                  <w:gridCol w:w="2"/>
                  <w:gridCol w:w="103"/>
                  <w:gridCol w:w="366"/>
                  <w:gridCol w:w="117"/>
                  <w:gridCol w:w="637"/>
                  <w:gridCol w:w="104"/>
                  <w:gridCol w:w="150"/>
                  <w:gridCol w:w="105"/>
                  <w:gridCol w:w="547"/>
                  <w:gridCol w:w="104"/>
                  <w:gridCol w:w="851"/>
                  <w:gridCol w:w="2"/>
                  <w:gridCol w:w="104"/>
                  <w:gridCol w:w="148"/>
                  <w:gridCol w:w="2"/>
                  <w:gridCol w:w="105"/>
                  <w:gridCol w:w="312"/>
                  <w:gridCol w:w="57"/>
                  <w:gridCol w:w="120"/>
                  <w:gridCol w:w="629"/>
                  <w:gridCol w:w="106"/>
                  <w:gridCol w:w="148"/>
                  <w:gridCol w:w="107"/>
                  <w:gridCol w:w="545"/>
                  <w:gridCol w:w="106"/>
                  <w:gridCol w:w="773"/>
                  <w:gridCol w:w="108"/>
                </w:tblGrid>
              </w:tblGridChange>
            </w:tblGrid>
            <w:tr w:rsidR="00D83E9A" w:rsidRPr="00D83E9A" w:rsidDel="00E2396A" w14:paraId="2F4A9855" w14:textId="409A9CAD" w:rsidTr="00EA4956">
              <w:trPr>
                <w:trHeight w:val="300"/>
                <w:ins w:id="438" w:author="Ashwin Vasan" w:date="2015-07-09T15:28:00Z"/>
                <w:del w:id="439" w:author="Christopher Boyer" w:date="2015-07-11T00:08:00Z"/>
                <w:trPrChange w:id="440" w:author="Christopher Boyer" w:date="2015-07-10T16:46:00Z">
                  <w:trPr>
                    <w:gridAfter w:val="0"/>
                    <w:trHeight w:val="300"/>
                  </w:trPr>
                </w:trPrChange>
              </w:trPr>
              <w:tc>
                <w:tcPr>
                  <w:tcW w:w="740" w:type="pct"/>
                  <w:tcBorders>
                    <w:top w:val="single" w:sz="4" w:space="0" w:color="auto"/>
                    <w:left w:val="nil"/>
                    <w:bottom w:val="nil"/>
                    <w:right w:val="nil"/>
                  </w:tcBorders>
                  <w:shd w:val="clear" w:color="auto" w:fill="auto"/>
                  <w:noWrap/>
                  <w:vAlign w:val="bottom"/>
                  <w:hideMark/>
                  <w:tcPrChange w:id="441" w:author="Christopher Boyer" w:date="2015-07-10T16:46:00Z">
                    <w:tcPr>
                      <w:tcW w:w="753" w:type="pct"/>
                      <w:gridSpan w:val="2"/>
                      <w:tcBorders>
                        <w:top w:val="single" w:sz="4" w:space="0" w:color="auto"/>
                        <w:left w:val="nil"/>
                        <w:bottom w:val="nil"/>
                        <w:right w:val="nil"/>
                      </w:tcBorders>
                      <w:shd w:val="clear" w:color="auto" w:fill="auto"/>
                      <w:noWrap/>
                      <w:vAlign w:val="bottom"/>
                      <w:hideMark/>
                    </w:tcPr>
                  </w:tcPrChange>
                </w:tcPr>
                <w:p w14:paraId="44AEF514" w14:textId="6F0836CA" w:rsidR="00D83E9A" w:rsidRPr="00D83E9A" w:rsidDel="00E2396A" w:rsidRDefault="00D83E9A" w:rsidP="00D83E9A">
                  <w:pPr>
                    <w:rPr>
                      <w:ins w:id="442" w:author="Ashwin Vasan" w:date="2015-07-09T15:28:00Z"/>
                      <w:del w:id="443" w:author="Christopher Boyer" w:date="2015-07-11T00:08:00Z"/>
                      <w:rFonts w:ascii="Helvetica Neue" w:eastAsia="Times New Roman" w:hAnsi="Helvetica Neue" w:cs="Times New Roman"/>
                      <w:color w:val="000000"/>
                      <w:sz w:val="16"/>
                      <w:szCs w:val="16"/>
                    </w:rPr>
                  </w:pPr>
                  <w:ins w:id="444" w:author="Ashwin Vasan" w:date="2015-07-09T15:28:00Z">
                    <w:del w:id="44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4260" w:type="pct"/>
                  <w:gridSpan w:val="17"/>
                  <w:tcBorders>
                    <w:top w:val="single" w:sz="4" w:space="0" w:color="auto"/>
                    <w:left w:val="nil"/>
                    <w:bottom w:val="single" w:sz="4" w:space="0" w:color="auto"/>
                    <w:right w:val="nil"/>
                  </w:tcBorders>
                  <w:shd w:val="clear" w:color="auto" w:fill="auto"/>
                  <w:noWrap/>
                  <w:vAlign w:val="bottom"/>
                  <w:hideMark/>
                  <w:tcPrChange w:id="446" w:author="Christopher Boyer" w:date="2015-07-10T16:46:00Z">
                    <w:tcPr>
                      <w:tcW w:w="4247" w:type="pct"/>
                      <w:gridSpan w:val="39"/>
                      <w:tcBorders>
                        <w:top w:val="single" w:sz="4" w:space="0" w:color="auto"/>
                        <w:left w:val="nil"/>
                        <w:bottom w:val="single" w:sz="4" w:space="0" w:color="auto"/>
                        <w:right w:val="nil"/>
                      </w:tcBorders>
                      <w:shd w:val="clear" w:color="auto" w:fill="auto"/>
                      <w:noWrap/>
                      <w:vAlign w:val="bottom"/>
                      <w:hideMark/>
                    </w:tcPr>
                  </w:tcPrChange>
                </w:tcPr>
                <w:p w14:paraId="06FCE785" w14:textId="6DB47FE0" w:rsidR="00D83E9A" w:rsidRPr="00D83E9A" w:rsidDel="00E2396A" w:rsidRDefault="00D83E9A" w:rsidP="00D83E9A">
                  <w:pPr>
                    <w:jc w:val="center"/>
                    <w:rPr>
                      <w:ins w:id="447" w:author="Ashwin Vasan" w:date="2015-07-09T15:28:00Z"/>
                      <w:del w:id="448" w:author="Christopher Boyer" w:date="2015-07-11T00:08:00Z"/>
                      <w:rFonts w:ascii="Helvetica Neue" w:eastAsia="Times New Roman" w:hAnsi="Helvetica Neue" w:cs="Times New Roman"/>
                      <w:b/>
                      <w:bCs/>
                      <w:color w:val="000000"/>
                      <w:sz w:val="16"/>
                      <w:szCs w:val="16"/>
                    </w:rPr>
                  </w:pPr>
                  <w:ins w:id="449" w:author="Ashwin Vasan" w:date="2015-07-09T15:28:00Z">
                    <w:del w:id="450" w:author="Christopher Boyer" w:date="2015-07-11T00:08:00Z">
                      <w:r w:rsidRPr="00D83E9A" w:rsidDel="00E2396A">
                        <w:rPr>
                          <w:rFonts w:ascii="Helvetica Neue" w:eastAsia="Times New Roman" w:hAnsi="Helvetica Neue" w:cs="Times New Roman"/>
                          <w:b/>
                          <w:bCs/>
                          <w:color w:val="000000"/>
                          <w:sz w:val="16"/>
                          <w:szCs w:val="16"/>
                        </w:rPr>
                        <w:delText>Diagnosis</w:delText>
                      </w:r>
                    </w:del>
                  </w:ins>
                </w:p>
              </w:tc>
            </w:tr>
            <w:tr w:rsidR="00D83E9A" w:rsidRPr="00D83E9A" w:rsidDel="00E2396A" w14:paraId="4C6E6537" w14:textId="380582AB" w:rsidTr="00EA4956">
              <w:tblPrEx>
                <w:tblPrExChange w:id="451" w:author="Christopher Boyer" w:date="2015-07-10T16:46:00Z">
                  <w:tblPrEx>
                    <w:tblW w:w="11562" w:type="dxa"/>
                    <w:tblLayout w:type="fixed"/>
                  </w:tblPrEx>
                </w:tblPrExChange>
              </w:tblPrEx>
              <w:trPr>
                <w:trHeight w:val="300"/>
                <w:ins w:id="452" w:author="Ashwin Vasan" w:date="2015-07-09T15:28:00Z"/>
                <w:del w:id="453" w:author="Christopher Boyer" w:date="2015-07-11T00:08:00Z"/>
                <w:trPrChange w:id="45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45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5BC2C580" w14:textId="06796CB2" w:rsidR="00D83E9A" w:rsidRPr="00D83E9A" w:rsidDel="00E2396A" w:rsidRDefault="00D83E9A" w:rsidP="00D83E9A">
                  <w:pPr>
                    <w:rPr>
                      <w:ins w:id="456" w:author="Ashwin Vasan" w:date="2015-07-09T15:28:00Z"/>
                      <w:del w:id="457" w:author="Christopher Boyer" w:date="2015-07-11T00:08:00Z"/>
                      <w:rFonts w:ascii="Helvetica Neue" w:eastAsia="Times New Roman" w:hAnsi="Helvetica Neue" w:cs="Times New Roman"/>
                      <w:color w:val="000000"/>
                      <w:sz w:val="16"/>
                      <w:szCs w:val="16"/>
                    </w:rPr>
                  </w:pPr>
                </w:p>
              </w:tc>
              <w:tc>
                <w:tcPr>
                  <w:tcW w:w="1360" w:type="pct"/>
                  <w:gridSpan w:val="5"/>
                  <w:tcBorders>
                    <w:top w:val="nil"/>
                    <w:left w:val="nil"/>
                    <w:bottom w:val="single" w:sz="4" w:space="0" w:color="auto"/>
                    <w:right w:val="nil"/>
                  </w:tcBorders>
                  <w:shd w:val="clear" w:color="auto" w:fill="auto"/>
                  <w:vAlign w:val="bottom"/>
                  <w:hideMark/>
                  <w:tcPrChange w:id="458" w:author="Christopher Boyer" w:date="2015-07-10T16:46:00Z">
                    <w:tcPr>
                      <w:tcW w:w="1387" w:type="pct"/>
                      <w:gridSpan w:val="10"/>
                      <w:tcBorders>
                        <w:top w:val="nil"/>
                        <w:left w:val="nil"/>
                        <w:bottom w:val="single" w:sz="4" w:space="0" w:color="auto"/>
                        <w:right w:val="nil"/>
                      </w:tcBorders>
                      <w:shd w:val="clear" w:color="auto" w:fill="auto"/>
                      <w:vAlign w:val="bottom"/>
                      <w:hideMark/>
                    </w:tcPr>
                  </w:tcPrChange>
                </w:tcPr>
                <w:p w14:paraId="5A1FAA6C" w14:textId="202A71D0" w:rsidR="00D83E9A" w:rsidRPr="00D83E9A" w:rsidDel="00E2396A" w:rsidRDefault="00D83E9A" w:rsidP="00D83E9A">
                  <w:pPr>
                    <w:jc w:val="center"/>
                    <w:rPr>
                      <w:ins w:id="459" w:author="Ashwin Vasan" w:date="2015-07-09T15:28:00Z"/>
                      <w:del w:id="460" w:author="Christopher Boyer" w:date="2015-07-11T00:08:00Z"/>
                      <w:rFonts w:ascii="Helvetica Neue" w:eastAsia="Times New Roman" w:hAnsi="Helvetica Neue" w:cs="Times New Roman"/>
                      <w:i/>
                      <w:iCs/>
                      <w:color w:val="000000"/>
                      <w:sz w:val="16"/>
                      <w:szCs w:val="16"/>
                    </w:rPr>
                  </w:pPr>
                  <w:ins w:id="461" w:author="Ashwin Vasan" w:date="2015-07-09T15:28:00Z">
                    <w:del w:id="462" w:author="Christopher Boyer" w:date="2015-07-11T00:08:00Z">
                      <w:r w:rsidRPr="00D83E9A" w:rsidDel="00E2396A">
                        <w:rPr>
                          <w:rFonts w:ascii="Helvetica Neue" w:eastAsia="Times New Roman" w:hAnsi="Helvetica Neue" w:cs="Times New Roman"/>
                          <w:i/>
                          <w:iCs/>
                          <w:color w:val="000000"/>
                          <w:sz w:val="16"/>
                          <w:szCs w:val="16"/>
                        </w:rPr>
                        <w:delText>Effect vs. never trained at baseline</w:delText>
                      </w:r>
                    </w:del>
                  </w:ins>
                </w:p>
              </w:tc>
              <w:tc>
                <w:tcPr>
                  <w:tcW w:w="108" w:type="pct"/>
                  <w:tcBorders>
                    <w:top w:val="nil"/>
                    <w:left w:val="nil"/>
                    <w:bottom w:val="nil"/>
                    <w:right w:val="nil"/>
                  </w:tcBorders>
                  <w:shd w:val="clear" w:color="auto" w:fill="auto"/>
                  <w:noWrap/>
                  <w:vAlign w:val="bottom"/>
                  <w:hideMark/>
                  <w:tcPrChange w:id="46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0BD9D2CB" w14:textId="175CE8E5" w:rsidR="00D83E9A" w:rsidRPr="00D83E9A" w:rsidDel="00E2396A" w:rsidRDefault="00D83E9A" w:rsidP="00D83E9A">
                  <w:pPr>
                    <w:rPr>
                      <w:ins w:id="464" w:author="Ashwin Vasan" w:date="2015-07-09T15:28:00Z"/>
                      <w:del w:id="465" w:author="Christopher Boyer" w:date="2015-07-11T00:08:00Z"/>
                      <w:rFonts w:ascii="Helvetica Neue" w:eastAsia="Times New Roman" w:hAnsi="Helvetica Neue" w:cs="Times New Roman"/>
                      <w:color w:val="000000"/>
                      <w:sz w:val="16"/>
                      <w:szCs w:val="16"/>
                    </w:rPr>
                  </w:pPr>
                </w:p>
              </w:tc>
              <w:tc>
                <w:tcPr>
                  <w:tcW w:w="1308" w:type="pct"/>
                  <w:gridSpan w:val="5"/>
                  <w:tcBorders>
                    <w:top w:val="nil"/>
                    <w:left w:val="nil"/>
                    <w:bottom w:val="single" w:sz="4" w:space="0" w:color="auto"/>
                    <w:right w:val="nil"/>
                  </w:tcBorders>
                  <w:shd w:val="clear" w:color="auto" w:fill="auto"/>
                  <w:vAlign w:val="bottom"/>
                  <w:hideMark/>
                  <w:tcPrChange w:id="466" w:author="Christopher Boyer" w:date="2015-07-10T16:46:00Z">
                    <w:tcPr>
                      <w:tcW w:w="1335" w:type="pct"/>
                      <w:gridSpan w:val="11"/>
                      <w:tcBorders>
                        <w:top w:val="nil"/>
                        <w:left w:val="nil"/>
                        <w:bottom w:val="single" w:sz="4" w:space="0" w:color="auto"/>
                        <w:right w:val="nil"/>
                      </w:tcBorders>
                      <w:shd w:val="clear" w:color="auto" w:fill="auto"/>
                      <w:vAlign w:val="bottom"/>
                      <w:hideMark/>
                    </w:tcPr>
                  </w:tcPrChange>
                </w:tcPr>
                <w:p w14:paraId="3E787C41" w14:textId="7DF5E350" w:rsidR="00D83E9A" w:rsidRPr="00D83E9A" w:rsidDel="00E2396A" w:rsidRDefault="00D83E9A" w:rsidP="00D83E9A">
                  <w:pPr>
                    <w:jc w:val="center"/>
                    <w:rPr>
                      <w:ins w:id="467" w:author="Ashwin Vasan" w:date="2015-07-09T15:28:00Z"/>
                      <w:del w:id="468" w:author="Christopher Boyer" w:date="2015-07-11T00:08:00Z"/>
                      <w:rFonts w:ascii="Helvetica Neue" w:eastAsia="Times New Roman" w:hAnsi="Helvetica Neue" w:cs="Times New Roman"/>
                      <w:i/>
                      <w:iCs/>
                      <w:color w:val="000000"/>
                      <w:sz w:val="16"/>
                      <w:szCs w:val="16"/>
                    </w:rPr>
                  </w:pPr>
                  <w:ins w:id="469" w:author="Ashwin Vasan" w:date="2015-07-09T15:28:00Z">
                    <w:del w:id="470" w:author="Christopher Boyer" w:date="2015-07-11T00:08:00Z">
                      <w:r w:rsidRPr="00D83E9A" w:rsidDel="00E2396A">
                        <w:rPr>
                          <w:rFonts w:ascii="Helvetica Neue" w:eastAsia="Times New Roman" w:hAnsi="Helvetica Neue" w:cs="Times New Roman"/>
                          <w:i/>
                          <w:iCs/>
                          <w:color w:val="000000"/>
                          <w:sz w:val="16"/>
                          <w:szCs w:val="16"/>
                        </w:rPr>
                        <w:delText>Effect within strata of training cohorts</w:delText>
                      </w:r>
                    </w:del>
                  </w:ins>
                </w:p>
              </w:tc>
              <w:tc>
                <w:tcPr>
                  <w:tcW w:w="108" w:type="pct"/>
                  <w:tcBorders>
                    <w:top w:val="nil"/>
                    <w:left w:val="nil"/>
                    <w:bottom w:val="nil"/>
                    <w:right w:val="nil"/>
                  </w:tcBorders>
                  <w:shd w:val="clear" w:color="auto" w:fill="auto"/>
                  <w:noWrap/>
                  <w:vAlign w:val="bottom"/>
                  <w:hideMark/>
                  <w:tcPrChange w:id="471" w:author="Christopher Boyer" w:date="2015-07-10T16:46:00Z">
                    <w:tcPr>
                      <w:tcW w:w="110" w:type="pct"/>
                      <w:gridSpan w:val="3"/>
                      <w:tcBorders>
                        <w:top w:val="nil"/>
                        <w:left w:val="nil"/>
                        <w:bottom w:val="nil"/>
                        <w:right w:val="nil"/>
                      </w:tcBorders>
                      <w:shd w:val="clear" w:color="auto" w:fill="auto"/>
                      <w:noWrap/>
                      <w:vAlign w:val="bottom"/>
                      <w:hideMark/>
                    </w:tcPr>
                  </w:tcPrChange>
                </w:tcPr>
                <w:p w14:paraId="2F43A088" w14:textId="5D1E7F47" w:rsidR="00D83E9A" w:rsidRPr="00D83E9A" w:rsidDel="00E2396A" w:rsidRDefault="00D83E9A" w:rsidP="00D83E9A">
                  <w:pPr>
                    <w:rPr>
                      <w:ins w:id="472" w:author="Ashwin Vasan" w:date="2015-07-09T15:28:00Z"/>
                      <w:del w:id="473" w:author="Christopher Boyer" w:date="2015-07-11T00:08:00Z"/>
                      <w:rFonts w:ascii="Calibri" w:eastAsia="Times New Roman" w:hAnsi="Calibri" w:cs="Times New Roman"/>
                      <w:color w:val="000000"/>
                      <w:sz w:val="16"/>
                      <w:szCs w:val="16"/>
                    </w:rPr>
                  </w:pPr>
                </w:p>
              </w:tc>
              <w:tc>
                <w:tcPr>
                  <w:tcW w:w="1376" w:type="pct"/>
                  <w:gridSpan w:val="5"/>
                  <w:tcBorders>
                    <w:top w:val="nil"/>
                    <w:left w:val="nil"/>
                    <w:bottom w:val="single" w:sz="4" w:space="0" w:color="auto"/>
                    <w:right w:val="nil"/>
                  </w:tcBorders>
                  <w:shd w:val="clear" w:color="auto" w:fill="auto"/>
                  <w:vAlign w:val="bottom"/>
                  <w:hideMark/>
                  <w:tcPrChange w:id="474" w:author="Christopher Boyer" w:date="2015-07-10T16:46:00Z">
                    <w:tcPr>
                      <w:tcW w:w="1302" w:type="pct"/>
                      <w:gridSpan w:val="12"/>
                      <w:tcBorders>
                        <w:top w:val="nil"/>
                        <w:left w:val="nil"/>
                        <w:bottom w:val="single" w:sz="4" w:space="0" w:color="auto"/>
                        <w:right w:val="nil"/>
                      </w:tcBorders>
                      <w:shd w:val="clear" w:color="auto" w:fill="auto"/>
                      <w:vAlign w:val="bottom"/>
                      <w:hideMark/>
                    </w:tcPr>
                  </w:tcPrChange>
                </w:tcPr>
                <w:p w14:paraId="50724FDB" w14:textId="53C497EF" w:rsidR="00D83E9A" w:rsidRPr="00D83E9A" w:rsidDel="00E2396A" w:rsidRDefault="00D83E9A" w:rsidP="00D83E9A">
                  <w:pPr>
                    <w:jc w:val="center"/>
                    <w:rPr>
                      <w:ins w:id="475" w:author="Ashwin Vasan" w:date="2015-07-09T15:28:00Z"/>
                      <w:del w:id="476" w:author="Christopher Boyer" w:date="2015-07-11T00:08:00Z"/>
                      <w:rFonts w:ascii="Helvetica Neue" w:eastAsia="Times New Roman" w:hAnsi="Helvetica Neue" w:cs="Times New Roman"/>
                      <w:i/>
                      <w:iCs/>
                      <w:color w:val="000000"/>
                      <w:sz w:val="16"/>
                      <w:szCs w:val="16"/>
                    </w:rPr>
                  </w:pPr>
                  <w:ins w:id="477" w:author="Ashwin Vasan" w:date="2015-07-09T15:28:00Z">
                    <w:del w:id="478" w:author="Christopher Boyer" w:date="2015-07-11T00:08:00Z">
                      <w:r w:rsidRPr="00D83E9A" w:rsidDel="00E2396A">
                        <w:rPr>
                          <w:rFonts w:ascii="Helvetica Neue" w:eastAsia="Times New Roman" w:hAnsi="Helvetica Neue" w:cs="Times New Roman"/>
                          <w:i/>
                          <w:iCs/>
                          <w:color w:val="000000"/>
                          <w:sz w:val="16"/>
                          <w:szCs w:val="16"/>
                        </w:rPr>
                        <w:delText>Effect vs. all nurses at baseline</w:delText>
                      </w:r>
                    </w:del>
                  </w:ins>
                </w:p>
              </w:tc>
            </w:tr>
            <w:tr w:rsidR="00E2396A" w:rsidRPr="00D83E9A" w:rsidDel="00E2396A" w14:paraId="537D9B0F" w14:textId="22213ACB" w:rsidTr="00EA4956">
              <w:trPr>
                <w:trHeight w:val="300"/>
                <w:ins w:id="479" w:author="Ashwin Vasan" w:date="2015-07-09T15:28:00Z"/>
                <w:del w:id="480" w:author="Christopher Boyer" w:date="2015-07-11T00:08:00Z"/>
              </w:trPr>
              <w:tc>
                <w:tcPr>
                  <w:tcW w:w="740" w:type="pct"/>
                  <w:tcBorders>
                    <w:top w:val="nil"/>
                    <w:left w:val="nil"/>
                    <w:bottom w:val="nil"/>
                    <w:right w:val="nil"/>
                  </w:tcBorders>
                  <w:shd w:val="clear" w:color="auto" w:fill="auto"/>
                  <w:noWrap/>
                  <w:vAlign w:val="bottom"/>
                  <w:hideMark/>
                </w:tcPr>
                <w:p w14:paraId="422DD4F5" w14:textId="4672A19A" w:rsidR="00D83E9A" w:rsidRPr="00D83E9A" w:rsidDel="00E2396A" w:rsidRDefault="00D83E9A" w:rsidP="00D83E9A">
                  <w:pPr>
                    <w:rPr>
                      <w:ins w:id="481" w:author="Ashwin Vasan" w:date="2015-07-09T15:28:00Z"/>
                      <w:del w:id="482" w:author="Christopher Boyer" w:date="2015-07-11T00:08:00Z"/>
                      <w:rFonts w:ascii="Helvetica Neue" w:eastAsia="Times New Roman" w:hAnsi="Helvetica Neue" w:cs="Times New Roman"/>
                      <w:color w:val="000000"/>
                      <w:sz w:val="16"/>
                      <w:szCs w:val="16"/>
                    </w:rPr>
                  </w:pPr>
                </w:p>
              </w:tc>
              <w:tc>
                <w:tcPr>
                  <w:tcW w:w="602" w:type="pct"/>
                  <w:gridSpan w:val="2"/>
                  <w:tcBorders>
                    <w:top w:val="nil"/>
                    <w:left w:val="nil"/>
                    <w:bottom w:val="single" w:sz="4" w:space="0" w:color="auto"/>
                    <w:right w:val="nil"/>
                  </w:tcBorders>
                  <w:shd w:val="clear" w:color="auto" w:fill="auto"/>
                  <w:noWrap/>
                  <w:vAlign w:val="bottom"/>
                  <w:hideMark/>
                </w:tcPr>
                <w:p w14:paraId="734F9D02" w14:textId="5DE71FCF" w:rsidR="00D83E9A" w:rsidRPr="00D83E9A" w:rsidDel="00E2396A" w:rsidRDefault="00D83E9A" w:rsidP="00D83E9A">
                  <w:pPr>
                    <w:jc w:val="center"/>
                    <w:rPr>
                      <w:ins w:id="483" w:author="Ashwin Vasan" w:date="2015-07-09T15:28:00Z"/>
                      <w:del w:id="484" w:author="Christopher Boyer" w:date="2015-07-11T00:08:00Z"/>
                      <w:rFonts w:ascii="Helvetica Neue" w:eastAsia="Times New Roman" w:hAnsi="Helvetica Neue" w:cs="Times New Roman"/>
                      <w:i/>
                      <w:iCs/>
                      <w:color w:val="000000"/>
                      <w:sz w:val="16"/>
                      <w:szCs w:val="16"/>
                    </w:rPr>
                  </w:pPr>
                  <w:ins w:id="485" w:author="Ashwin Vasan" w:date="2015-07-09T15:28:00Z">
                    <w:del w:id="486"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5047460B" w14:textId="06BC2DBB" w:rsidR="00D83E9A" w:rsidRPr="00D83E9A" w:rsidDel="00E2396A" w:rsidRDefault="00D83E9A" w:rsidP="00D83E9A">
                  <w:pPr>
                    <w:jc w:val="center"/>
                    <w:rPr>
                      <w:ins w:id="487" w:author="Ashwin Vasan" w:date="2015-07-09T15:28:00Z"/>
                      <w:del w:id="488" w:author="Christopher Boyer" w:date="2015-07-11T00:08:00Z"/>
                      <w:rFonts w:ascii="Helvetica Neue" w:eastAsia="Times New Roman" w:hAnsi="Helvetica Neue" w:cs="Times New Roman"/>
                      <w:i/>
                      <w:iCs/>
                      <w:color w:val="000000"/>
                      <w:sz w:val="16"/>
                      <w:szCs w:val="16"/>
                    </w:rPr>
                  </w:pPr>
                </w:p>
              </w:tc>
              <w:tc>
                <w:tcPr>
                  <w:tcW w:w="649" w:type="pct"/>
                  <w:gridSpan w:val="2"/>
                  <w:tcBorders>
                    <w:top w:val="nil"/>
                    <w:left w:val="nil"/>
                    <w:bottom w:val="single" w:sz="4" w:space="0" w:color="auto"/>
                    <w:right w:val="nil"/>
                  </w:tcBorders>
                  <w:shd w:val="clear" w:color="auto" w:fill="auto"/>
                  <w:noWrap/>
                  <w:vAlign w:val="bottom"/>
                  <w:hideMark/>
                </w:tcPr>
                <w:p w14:paraId="5956F8A0" w14:textId="4F0B2FAB" w:rsidR="00D83E9A" w:rsidRPr="00D83E9A" w:rsidDel="00E2396A" w:rsidRDefault="00D83E9A" w:rsidP="00D83E9A">
                  <w:pPr>
                    <w:jc w:val="center"/>
                    <w:rPr>
                      <w:ins w:id="489" w:author="Ashwin Vasan" w:date="2015-07-09T15:28:00Z"/>
                      <w:del w:id="490" w:author="Christopher Boyer" w:date="2015-07-11T00:08:00Z"/>
                      <w:rFonts w:ascii="Helvetica Neue" w:eastAsia="Times New Roman" w:hAnsi="Helvetica Neue" w:cs="Times New Roman"/>
                      <w:i/>
                      <w:iCs/>
                      <w:color w:val="000000"/>
                      <w:sz w:val="16"/>
                      <w:szCs w:val="16"/>
                    </w:rPr>
                  </w:pPr>
                  <w:ins w:id="491" w:author="Ashwin Vasan" w:date="2015-07-09T15:28:00Z">
                    <w:del w:id="492"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788CE9CA" w14:textId="7B309580" w:rsidR="00D83E9A" w:rsidRPr="00D83E9A" w:rsidDel="00E2396A" w:rsidRDefault="00D83E9A" w:rsidP="00D83E9A">
                  <w:pPr>
                    <w:rPr>
                      <w:ins w:id="493" w:author="Ashwin Vasan" w:date="2015-07-09T15:28:00Z"/>
                      <w:del w:id="494" w:author="Christopher Boyer" w:date="2015-07-11T00:08:00Z"/>
                      <w:rFonts w:ascii="Helvetica Neue" w:eastAsia="Times New Roman" w:hAnsi="Helvetica Neue" w:cs="Times New Roman"/>
                      <w:color w:val="000000"/>
                      <w:sz w:val="16"/>
                      <w:szCs w:val="16"/>
                    </w:rPr>
                  </w:pPr>
                </w:p>
              </w:tc>
              <w:tc>
                <w:tcPr>
                  <w:tcW w:w="519" w:type="pct"/>
                  <w:gridSpan w:val="2"/>
                  <w:tcBorders>
                    <w:top w:val="nil"/>
                    <w:left w:val="nil"/>
                    <w:bottom w:val="single" w:sz="4" w:space="0" w:color="auto"/>
                    <w:right w:val="nil"/>
                  </w:tcBorders>
                  <w:shd w:val="clear" w:color="auto" w:fill="auto"/>
                  <w:noWrap/>
                  <w:vAlign w:val="bottom"/>
                  <w:hideMark/>
                </w:tcPr>
                <w:p w14:paraId="50F1D827" w14:textId="7BE9FF8E" w:rsidR="00D83E9A" w:rsidRPr="00D83E9A" w:rsidDel="00E2396A" w:rsidRDefault="00D83E9A" w:rsidP="00D83E9A">
                  <w:pPr>
                    <w:jc w:val="center"/>
                    <w:rPr>
                      <w:ins w:id="495" w:author="Ashwin Vasan" w:date="2015-07-09T15:28:00Z"/>
                      <w:del w:id="496" w:author="Christopher Boyer" w:date="2015-07-11T00:08:00Z"/>
                      <w:rFonts w:ascii="Helvetica Neue" w:eastAsia="Times New Roman" w:hAnsi="Helvetica Neue" w:cs="Times New Roman"/>
                      <w:i/>
                      <w:iCs/>
                      <w:color w:val="000000"/>
                      <w:sz w:val="16"/>
                      <w:szCs w:val="16"/>
                    </w:rPr>
                  </w:pPr>
                  <w:ins w:id="497" w:author="Ashwin Vasan" w:date="2015-07-09T15:28:00Z">
                    <w:del w:id="498"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68FE2E0D" w14:textId="5AFDE385" w:rsidR="00D83E9A" w:rsidRPr="00D83E9A" w:rsidDel="00E2396A" w:rsidRDefault="00D83E9A" w:rsidP="00D83E9A">
                  <w:pPr>
                    <w:jc w:val="center"/>
                    <w:rPr>
                      <w:ins w:id="499" w:author="Ashwin Vasan" w:date="2015-07-09T15:28:00Z"/>
                      <w:del w:id="500" w:author="Christopher Boyer" w:date="2015-07-11T00:08:00Z"/>
                      <w:rFonts w:ascii="Helvetica Neue" w:eastAsia="Times New Roman" w:hAnsi="Helvetica Neue" w:cs="Times New Roman"/>
                      <w:i/>
                      <w:iCs/>
                      <w:color w:val="000000"/>
                      <w:sz w:val="16"/>
                      <w:szCs w:val="16"/>
                    </w:rPr>
                  </w:pPr>
                </w:p>
              </w:tc>
              <w:tc>
                <w:tcPr>
                  <w:tcW w:w="681" w:type="pct"/>
                  <w:gridSpan w:val="2"/>
                  <w:tcBorders>
                    <w:top w:val="nil"/>
                    <w:left w:val="nil"/>
                    <w:bottom w:val="single" w:sz="4" w:space="0" w:color="auto"/>
                    <w:right w:val="nil"/>
                  </w:tcBorders>
                  <w:shd w:val="clear" w:color="auto" w:fill="auto"/>
                  <w:noWrap/>
                  <w:vAlign w:val="bottom"/>
                  <w:hideMark/>
                </w:tcPr>
                <w:p w14:paraId="7A399969" w14:textId="1396A7D3" w:rsidR="00D83E9A" w:rsidRPr="00D83E9A" w:rsidDel="00E2396A" w:rsidRDefault="00D83E9A" w:rsidP="00D83E9A">
                  <w:pPr>
                    <w:jc w:val="center"/>
                    <w:rPr>
                      <w:ins w:id="501" w:author="Ashwin Vasan" w:date="2015-07-09T15:28:00Z"/>
                      <w:del w:id="502" w:author="Christopher Boyer" w:date="2015-07-11T00:08:00Z"/>
                      <w:rFonts w:ascii="Helvetica Neue" w:eastAsia="Times New Roman" w:hAnsi="Helvetica Neue" w:cs="Times New Roman"/>
                      <w:i/>
                      <w:iCs/>
                      <w:color w:val="000000"/>
                      <w:sz w:val="16"/>
                      <w:szCs w:val="16"/>
                    </w:rPr>
                  </w:pPr>
                  <w:ins w:id="503" w:author="Ashwin Vasan" w:date="2015-07-09T15:28:00Z">
                    <w:del w:id="504"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0EBF588B" w14:textId="15B111A9" w:rsidR="00D83E9A" w:rsidRPr="00D83E9A" w:rsidDel="00E2396A" w:rsidRDefault="00D83E9A" w:rsidP="00D83E9A">
                  <w:pPr>
                    <w:rPr>
                      <w:ins w:id="505" w:author="Ashwin Vasan" w:date="2015-07-09T15:28:00Z"/>
                      <w:del w:id="506" w:author="Christopher Boyer" w:date="2015-07-11T00:08:00Z"/>
                      <w:rFonts w:ascii="Calibri" w:eastAsia="Times New Roman" w:hAnsi="Calibri" w:cs="Times New Roman"/>
                      <w:color w:val="000000"/>
                      <w:sz w:val="16"/>
                      <w:szCs w:val="16"/>
                    </w:rPr>
                  </w:pPr>
                </w:p>
              </w:tc>
              <w:tc>
                <w:tcPr>
                  <w:tcW w:w="518" w:type="pct"/>
                  <w:gridSpan w:val="2"/>
                  <w:tcBorders>
                    <w:top w:val="nil"/>
                    <w:left w:val="nil"/>
                    <w:bottom w:val="single" w:sz="4" w:space="0" w:color="auto"/>
                    <w:right w:val="nil"/>
                  </w:tcBorders>
                  <w:shd w:val="clear" w:color="auto" w:fill="auto"/>
                  <w:noWrap/>
                  <w:vAlign w:val="bottom"/>
                  <w:hideMark/>
                </w:tcPr>
                <w:p w14:paraId="5DB488A9" w14:textId="10A8FED4" w:rsidR="00D83E9A" w:rsidRPr="00D83E9A" w:rsidDel="00E2396A" w:rsidRDefault="00D83E9A" w:rsidP="00D83E9A">
                  <w:pPr>
                    <w:jc w:val="center"/>
                    <w:rPr>
                      <w:ins w:id="507" w:author="Ashwin Vasan" w:date="2015-07-09T15:28:00Z"/>
                      <w:del w:id="508" w:author="Christopher Boyer" w:date="2015-07-11T00:08:00Z"/>
                      <w:rFonts w:ascii="Helvetica Neue" w:eastAsia="Times New Roman" w:hAnsi="Helvetica Neue" w:cs="Times New Roman"/>
                      <w:i/>
                      <w:iCs/>
                      <w:color w:val="000000"/>
                      <w:sz w:val="16"/>
                      <w:szCs w:val="16"/>
                    </w:rPr>
                  </w:pPr>
                  <w:ins w:id="509" w:author="Ashwin Vasan" w:date="2015-07-09T15:28:00Z">
                    <w:del w:id="510"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71EBB620" w14:textId="3E44CCCE" w:rsidR="00D83E9A" w:rsidRPr="00D83E9A" w:rsidDel="00E2396A" w:rsidRDefault="00D83E9A" w:rsidP="00D83E9A">
                  <w:pPr>
                    <w:jc w:val="center"/>
                    <w:rPr>
                      <w:ins w:id="511" w:author="Ashwin Vasan" w:date="2015-07-09T15:28:00Z"/>
                      <w:del w:id="512" w:author="Christopher Boyer" w:date="2015-07-11T00:08:00Z"/>
                      <w:rFonts w:ascii="Helvetica Neue" w:eastAsia="Times New Roman" w:hAnsi="Helvetica Neue" w:cs="Times New Roman"/>
                      <w:i/>
                      <w:iCs/>
                      <w:color w:val="000000"/>
                      <w:sz w:val="16"/>
                      <w:szCs w:val="16"/>
                    </w:rPr>
                  </w:pPr>
                </w:p>
              </w:tc>
              <w:tc>
                <w:tcPr>
                  <w:tcW w:w="749" w:type="pct"/>
                  <w:gridSpan w:val="2"/>
                  <w:tcBorders>
                    <w:top w:val="nil"/>
                    <w:left w:val="nil"/>
                    <w:bottom w:val="single" w:sz="4" w:space="0" w:color="auto"/>
                    <w:right w:val="nil"/>
                  </w:tcBorders>
                  <w:shd w:val="clear" w:color="auto" w:fill="auto"/>
                  <w:noWrap/>
                  <w:vAlign w:val="bottom"/>
                  <w:hideMark/>
                </w:tcPr>
                <w:p w14:paraId="7AB6D7B1" w14:textId="56FC24EB" w:rsidR="00D83E9A" w:rsidRPr="00D83E9A" w:rsidDel="00E2396A" w:rsidRDefault="00D83E9A" w:rsidP="00D83E9A">
                  <w:pPr>
                    <w:jc w:val="center"/>
                    <w:rPr>
                      <w:ins w:id="513" w:author="Ashwin Vasan" w:date="2015-07-09T15:28:00Z"/>
                      <w:del w:id="514" w:author="Christopher Boyer" w:date="2015-07-11T00:08:00Z"/>
                      <w:rFonts w:ascii="Helvetica Neue" w:eastAsia="Times New Roman" w:hAnsi="Helvetica Neue" w:cs="Times New Roman"/>
                      <w:i/>
                      <w:iCs/>
                      <w:color w:val="000000"/>
                      <w:sz w:val="16"/>
                      <w:szCs w:val="16"/>
                    </w:rPr>
                  </w:pPr>
                  <w:ins w:id="515" w:author="Ashwin Vasan" w:date="2015-07-09T15:28:00Z">
                    <w:del w:id="516"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r>
            <w:tr w:rsidR="00D83E9A" w:rsidRPr="00D83E9A" w:rsidDel="00E2396A" w14:paraId="050B92AE" w14:textId="16E6FC27" w:rsidTr="00EA4956">
              <w:tblPrEx>
                <w:tblPrExChange w:id="517" w:author="Christopher Boyer" w:date="2015-07-10T16:46:00Z">
                  <w:tblPrEx>
                    <w:tblW w:w="11562" w:type="dxa"/>
                    <w:tblLayout w:type="fixed"/>
                  </w:tblPrEx>
                </w:tblPrExChange>
              </w:tblPrEx>
              <w:trPr>
                <w:trHeight w:val="320"/>
                <w:ins w:id="518" w:author="Ashwin Vasan" w:date="2015-07-09T15:28:00Z"/>
                <w:del w:id="519" w:author="Christopher Boyer" w:date="2015-07-11T00:08:00Z"/>
                <w:trPrChange w:id="520" w:author="Christopher Boyer" w:date="2015-07-10T16:46:00Z">
                  <w:trPr>
                    <w:gridAfter w:val="0"/>
                    <w:trHeight w:val="320"/>
                  </w:trPr>
                </w:trPrChange>
              </w:trPr>
              <w:tc>
                <w:tcPr>
                  <w:tcW w:w="740" w:type="pct"/>
                  <w:tcBorders>
                    <w:top w:val="nil"/>
                    <w:left w:val="nil"/>
                    <w:bottom w:val="double" w:sz="6" w:space="0" w:color="auto"/>
                    <w:right w:val="nil"/>
                  </w:tcBorders>
                  <w:shd w:val="clear" w:color="auto" w:fill="auto"/>
                  <w:noWrap/>
                  <w:vAlign w:val="bottom"/>
                  <w:hideMark/>
                  <w:tcPrChange w:id="521" w:author="Christopher Boyer" w:date="2015-07-10T16:46:00Z">
                    <w:tcPr>
                      <w:tcW w:w="755" w:type="pct"/>
                      <w:gridSpan w:val="2"/>
                      <w:tcBorders>
                        <w:top w:val="nil"/>
                        <w:left w:val="nil"/>
                        <w:bottom w:val="double" w:sz="6" w:space="0" w:color="auto"/>
                        <w:right w:val="nil"/>
                      </w:tcBorders>
                      <w:shd w:val="clear" w:color="auto" w:fill="auto"/>
                      <w:noWrap/>
                      <w:vAlign w:val="bottom"/>
                      <w:hideMark/>
                    </w:tcPr>
                  </w:tcPrChange>
                </w:tcPr>
                <w:p w14:paraId="14B26EBC" w14:textId="7AD4C2C8" w:rsidR="00D83E9A" w:rsidRPr="00D83E9A" w:rsidDel="00E2396A" w:rsidRDefault="00D83E9A" w:rsidP="00D83E9A">
                  <w:pPr>
                    <w:rPr>
                      <w:ins w:id="522" w:author="Ashwin Vasan" w:date="2015-07-09T15:28:00Z"/>
                      <w:del w:id="523" w:author="Christopher Boyer" w:date="2015-07-11T00:08:00Z"/>
                      <w:rFonts w:ascii="Helvetica Neue" w:eastAsia="Times New Roman" w:hAnsi="Helvetica Neue" w:cs="Times New Roman"/>
                      <w:color w:val="000000"/>
                      <w:sz w:val="16"/>
                      <w:szCs w:val="16"/>
                    </w:rPr>
                  </w:pPr>
                  <w:ins w:id="524" w:author="Ashwin Vasan" w:date="2015-07-09T15:28:00Z">
                    <w:del w:id="52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29" w:type="pct"/>
                  <w:tcBorders>
                    <w:top w:val="nil"/>
                    <w:left w:val="nil"/>
                    <w:bottom w:val="double" w:sz="6" w:space="0" w:color="auto"/>
                    <w:right w:val="nil"/>
                  </w:tcBorders>
                  <w:shd w:val="clear" w:color="auto" w:fill="auto"/>
                  <w:noWrap/>
                  <w:vAlign w:val="bottom"/>
                  <w:hideMark/>
                  <w:tcPrChange w:id="526" w:author="Christopher Boyer" w:date="2015-07-10T16:46:00Z">
                    <w:tcPr>
                      <w:tcW w:w="234" w:type="pct"/>
                      <w:gridSpan w:val="2"/>
                      <w:tcBorders>
                        <w:top w:val="nil"/>
                        <w:left w:val="nil"/>
                        <w:bottom w:val="double" w:sz="6" w:space="0" w:color="auto"/>
                        <w:right w:val="nil"/>
                      </w:tcBorders>
                      <w:shd w:val="clear" w:color="auto" w:fill="auto"/>
                      <w:noWrap/>
                      <w:vAlign w:val="bottom"/>
                      <w:hideMark/>
                    </w:tcPr>
                  </w:tcPrChange>
                </w:tcPr>
                <w:p w14:paraId="1C4EE56F" w14:textId="1A119401" w:rsidR="00D83E9A" w:rsidRPr="00D83E9A" w:rsidDel="00E2396A" w:rsidRDefault="00D83E9A" w:rsidP="00D83E9A">
                  <w:pPr>
                    <w:jc w:val="center"/>
                    <w:rPr>
                      <w:ins w:id="527" w:author="Ashwin Vasan" w:date="2015-07-09T15:28:00Z"/>
                      <w:del w:id="528" w:author="Christopher Boyer" w:date="2015-07-11T00:08:00Z"/>
                      <w:rFonts w:ascii="Helvetica Neue" w:eastAsia="Times New Roman" w:hAnsi="Helvetica Neue" w:cs="Times New Roman"/>
                      <w:color w:val="000000"/>
                      <w:sz w:val="16"/>
                      <w:szCs w:val="16"/>
                    </w:rPr>
                  </w:pPr>
                  <w:ins w:id="529" w:author="Ashwin Vasan" w:date="2015-07-09T15:28:00Z">
                    <w:del w:id="53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531"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19C4A393" w14:textId="35447119" w:rsidR="00D83E9A" w:rsidRPr="00D83E9A" w:rsidDel="00E2396A" w:rsidRDefault="00D83E9A" w:rsidP="00D83E9A">
                  <w:pPr>
                    <w:jc w:val="center"/>
                    <w:rPr>
                      <w:ins w:id="532" w:author="Ashwin Vasan" w:date="2015-07-09T15:28:00Z"/>
                      <w:del w:id="533" w:author="Christopher Boyer" w:date="2015-07-11T00:08:00Z"/>
                      <w:rFonts w:ascii="Helvetica Neue" w:eastAsia="Times New Roman" w:hAnsi="Helvetica Neue" w:cs="Times New Roman"/>
                      <w:color w:val="000000"/>
                      <w:sz w:val="16"/>
                      <w:szCs w:val="16"/>
                    </w:rPr>
                  </w:pPr>
                  <w:ins w:id="534" w:author="Ashwin Vasan" w:date="2015-07-09T15:28:00Z">
                    <w:del w:id="53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53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7C4067C" w14:textId="0D985B70" w:rsidR="00D83E9A" w:rsidRPr="00D83E9A" w:rsidDel="00E2396A" w:rsidRDefault="00D83E9A" w:rsidP="00D83E9A">
                  <w:pPr>
                    <w:jc w:val="center"/>
                    <w:rPr>
                      <w:ins w:id="537" w:author="Ashwin Vasan" w:date="2015-07-09T15:28:00Z"/>
                      <w:del w:id="538" w:author="Christopher Boyer" w:date="2015-07-11T00:08:00Z"/>
                      <w:rFonts w:ascii="Helvetica Neue" w:eastAsia="Times New Roman" w:hAnsi="Helvetica Neue" w:cs="Times New Roman"/>
                      <w:color w:val="000000"/>
                      <w:sz w:val="16"/>
                      <w:szCs w:val="16"/>
                    </w:rPr>
                  </w:pPr>
                  <w:ins w:id="539" w:author="Ashwin Vasan" w:date="2015-07-09T15:28:00Z">
                    <w:del w:id="54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54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63992D9" w14:textId="64865ED4" w:rsidR="00D83E9A" w:rsidRPr="00D83E9A" w:rsidDel="00E2396A" w:rsidRDefault="00D83E9A" w:rsidP="00D83E9A">
                  <w:pPr>
                    <w:jc w:val="center"/>
                    <w:rPr>
                      <w:ins w:id="542" w:author="Ashwin Vasan" w:date="2015-07-09T15:28:00Z"/>
                      <w:del w:id="543" w:author="Christopher Boyer" w:date="2015-07-11T00:08:00Z"/>
                      <w:rFonts w:ascii="Helvetica Neue" w:eastAsia="Times New Roman" w:hAnsi="Helvetica Neue" w:cs="Times New Roman"/>
                      <w:color w:val="000000"/>
                      <w:sz w:val="16"/>
                      <w:szCs w:val="16"/>
                    </w:rPr>
                  </w:pPr>
                  <w:ins w:id="544" w:author="Ashwin Vasan" w:date="2015-07-09T15:28:00Z">
                    <w:del w:id="54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546" w:author="Christopher Boyer" w:date="2015-07-10T16:46:00Z">
                    <w:tcPr>
                      <w:tcW w:w="381" w:type="pct"/>
                      <w:gridSpan w:val="3"/>
                      <w:tcBorders>
                        <w:top w:val="nil"/>
                        <w:left w:val="nil"/>
                        <w:bottom w:val="double" w:sz="6" w:space="0" w:color="auto"/>
                        <w:right w:val="nil"/>
                      </w:tcBorders>
                      <w:shd w:val="clear" w:color="auto" w:fill="auto"/>
                      <w:noWrap/>
                      <w:vAlign w:val="bottom"/>
                      <w:hideMark/>
                    </w:tcPr>
                  </w:tcPrChange>
                </w:tcPr>
                <w:p w14:paraId="09C35378" w14:textId="6171410B" w:rsidR="00D83E9A" w:rsidRPr="00D83E9A" w:rsidDel="00E2396A" w:rsidRDefault="00D83E9A" w:rsidP="00D83E9A">
                  <w:pPr>
                    <w:jc w:val="center"/>
                    <w:rPr>
                      <w:ins w:id="547" w:author="Ashwin Vasan" w:date="2015-07-09T15:28:00Z"/>
                      <w:del w:id="548" w:author="Christopher Boyer" w:date="2015-07-11T00:08:00Z"/>
                      <w:rFonts w:ascii="Helvetica Neue" w:eastAsia="Times New Roman" w:hAnsi="Helvetica Neue" w:cs="Times New Roman"/>
                      <w:color w:val="000000"/>
                      <w:sz w:val="16"/>
                      <w:szCs w:val="16"/>
                    </w:rPr>
                  </w:pPr>
                  <w:ins w:id="549" w:author="Ashwin Vasan" w:date="2015-07-09T15:28:00Z">
                    <w:del w:id="550"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551"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2565E4C2" w14:textId="341470D6" w:rsidR="00D83E9A" w:rsidRPr="00D83E9A" w:rsidDel="00E2396A" w:rsidRDefault="00D83E9A" w:rsidP="00D83E9A">
                  <w:pPr>
                    <w:rPr>
                      <w:ins w:id="552" w:author="Ashwin Vasan" w:date="2015-07-09T15:28:00Z"/>
                      <w:del w:id="553" w:author="Christopher Boyer" w:date="2015-07-11T00:08:00Z"/>
                      <w:rFonts w:ascii="Helvetica Neue" w:eastAsia="Times New Roman" w:hAnsi="Helvetica Neue" w:cs="Times New Roman"/>
                      <w:color w:val="000000"/>
                      <w:sz w:val="16"/>
                      <w:szCs w:val="16"/>
                    </w:rPr>
                  </w:pPr>
                  <w:ins w:id="554" w:author="Ashwin Vasan" w:date="2015-07-09T15:28:00Z">
                    <w:del w:id="55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nil"/>
                    <w:left w:val="nil"/>
                    <w:bottom w:val="double" w:sz="6" w:space="0" w:color="auto"/>
                    <w:right w:val="nil"/>
                  </w:tcBorders>
                  <w:shd w:val="clear" w:color="auto" w:fill="auto"/>
                  <w:noWrap/>
                  <w:vAlign w:val="bottom"/>
                  <w:hideMark/>
                  <w:tcPrChange w:id="556" w:author="Christopher Boyer" w:date="2015-07-10T16:46:00Z">
                    <w:tcPr>
                      <w:tcW w:w="203" w:type="pct"/>
                      <w:gridSpan w:val="2"/>
                      <w:tcBorders>
                        <w:top w:val="nil"/>
                        <w:left w:val="nil"/>
                        <w:bottom w:val="double" w:sz="6" w:space="0" w:color="auto"/>
                        <w:right w:val="nil"/>
                      </w:tcBorders>
                      <w:shd w:val="clear" w:color="auto" w:fill="auto"/>
                      <w:noWrap/>
                      <w:vAlign w:val="bottom"/>
                      <w:hideMark/>
                    </w:tcPr>
                  </w:tcPrChange>
                </w:tcPr>
                <w:p w14:paraId="5105A8DD" w14:textId="310C898D" w:rsidR="00D83E9A" w:rsidRPr="00D83E9A" w:rsidDel="00E2396A" w:rsidRDefault="00D83E9A" w:rsidP="00D83E9A">
                  <w:pPr>
                    <w:jc w:val="center"/>
                    <w:rPr>
                      <w:ins w:id="557" w:author="Ashwin Vasan" w:date="2015-07-09T15:28:00Z"/>
                      <w:del w:id="558" w:author="Christopher Boyer" w:date="2015-07-11T00:08:00Z"/>
                      <w:rFonts w:ascii="Helvetica Neue" w:eastAsia="Times New Roman" w:hAnsi="Helvetica Neue" w:cs="Times New Roman"/>
                      <w:color w:val="000000"/>
                      <w:sz w:val="16"/>
                      <w:szCs w:val="16"/>
                    </w:rPr>
                  </w:pPr>
                  <w:ins w:id="559" w:author="Ashwin Vasan" w:date="2015-07-09T15:28:00Z">
                    <w:del w:id="56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7" w:type="pct"/>
                  <w:tcBorders>
                    <w:top w:val="nil"/>
                    <w:left w:val="nil"/>
                    <w:bottom w:val="double" w:sz="6" w:space="0" w:color="auto"/>
                    <w:right w:val="nil"/>
                  </w:tcBorders>
                  <w:shd w:val="clear" w:color="auto" w:fill="auto"/>
                  <w:noWrap/>
                  <w:vAlign w:val="bottom"/>
                  <w:hideMark/>
                  <w:tcPrChange w:id="561" w:author="Christopher Boyer" w:date="2015-07-10T16:46:00Z">
                    <w:tcPr>
                      <w:tcW w:w="326" w:type="pct"/>
                      <w:gridSpan w:val="2"/>
                      <w:tcBorders>
                        <w:top w:val="nil"/>
                        <w:left w:val="nil"/>
                        <w:bottom w:val="double" w:sz="6" w:space="0" w:color="auto"/>
                        <w:right w:val="nil"/>
                      </w:tcBorders>
                      <w:shd w:val="clear" w:color="auto" w:fill="auto"/>
                      <w:noWrap/>
                      <w:vAlign w:val="bottom"/>
                      <w:hideMark/>
                    </w:tcPr>
                  </w:tcPrChange>
                </w:tcPr>
                <w:p w14:paraId="612BFD93" w14:textId="7A97EF26" w:rsidR="00D83E9A" w:rsidRPr="00D83E9A" w:rsidDel="00E2396A" w:rsidRDefault="00D83E9A" w:rsidP="00D83E9A">
                  <w:pPr>
                    <w:jc w:val="center"/>
                    <w:rPr>
                      <w:ins w:id="562" w:author="Ashwin Vasan" w:date="2015-07-09T15:28:00Z"/>
                      <w:del w:id="563" w:author="Christopher Boyer" w:date="2015-07-11T00:08:00Z"/>
                      <w:rFonts w:ascii="Helvetica Neue" w:eastAsia="Times New Roman" w:hAnsi="Helvetica Neue" w:cs="Times New Roman"/>
                      <w:color w:val="000000"/>
                      <w:sz w:val="16"/>
                      <w:szCs w:val="16"/>
                    </w:rPr>
                  </w:pPr>
                  <w:ins w:id="564" w:author="Ashwin Vasan" w:date="2015-07-09T15:28:00Z">
                    <w:del w:id="56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56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6FABE1B1" w14:textId="72F926F4" w:rsidR="00D83E9A" w:rsidRPr="00D83E9A" w:rsidDel="00E2396A" w:rsidRDefault="00D83E9A" w:rsidP="00D83E9A">
                  <w:pPr>
                    <w:jc w:val="center"/>
                    <w:rPr>
                      <w:ins w:id="567" w:author="Ashwin Vasan" w:date="2015-07-09T15:28:00Z"/>
                      <w:del w:id="568" w:author="Christopher Boyer" w:date="2015-07-11T00:08:00Z"/>
                      <w:rFonts w:ascii="Helvetica Neue" w:eastAsia="Times New Roman" w:hAnsi="Helvetica Neue" w:cs="Times New Roman"/>
                      <w:color w:val="000000"/>
                      <w:sz w:val="16"/>
                      <w:szCs w:val="16"/>
                    </w:rPr>
                  </w:pPr>
                  <w:ins w:id="569" w:author="Ashwin Vasan" w:date="2015-07-09T15:28:00Z">
                    <w:del w:id="57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57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FFE35B8" w14:textId="670D83DE" w:rsidR="00D83E9A" w:rsidRPr="00D83E9A" w:rsidDel="00E2396A" w:rsidRDefault="00D83E9A" w:rsidP="00D83E9A">
                  <w:pPr>
                    <w:jc w:val="center"/>
                    <w:rPr>
                      <w:ins w:id="572" w:author="Ashwin Vasan" w:date="2015-07-09T15:28:00Z"/>
                      <w:del w:id="573" w:author="Christopher Boyer" w:date="2015-07-11T00:08:00Z"/>
                      <w:rFonts w:ascii="Helvetica Neue" w:eastAsia="Times New Roman" w:hAnsi="Helvetica Neue" w:cs="Times New Roman"/>
                      <w:color w:val="000000"/>
                      <w:sz w:val="16"/>
                      <w:szCs w:val="16"/>
                    </w:rPr>
                  </w:pPr>
                  <w:ins w:id="574" w:author="Ashwin Vasan" w:date="2015-07-09T15:28:00Z">
                    <w:del w:id="57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06" w:type="pct"/>
                  <w:tcBorders>
                    <w:top w:val="nil"/>
                    <w:left w:val="nil"/>
                    <w:bottom w:val="double" w:sz="6" w:space="0" w:color="auto"/>
                    <w:right w:val="nil"/>
                  </w:tcBorders>
                  <w:shd w:val="clear" w:color="auto" w:fill="auto"/>
                  <w:noWrap/>
                  <w:vAlign w:val="bottom"/>
                  <w:hideMark/>
                  <w:tcPrChange w:id="576" w:author="Christopher Boyer" w:date="2015-07-10T16:46:00Z">
                    <w:tcPr>
                      <w:tcW w:w="414" w:type="pct"/>
                      <w:gridSpan w:val="3"/>
                      <w:tcBorders>
                        <w:top w:val="nil"/>
                        <w:left w:val="nil"/>
                        <w:bottom w:val="double" w:sz="6" w:space="0" w:color="auto"/>
                        <w:right w:val="nil"/>
                      </w:tcBorders>
                      <w:shd w:val="clear" w:color="auto" w:fill="auto"/>
                      <w:noWrap/>
                      <w:vAlign w:val="bottom"/>
                      <w:hideMark/>
                    </w:tcPr>
                  </w:tcPrChange>
                </w:tcPr>
                <w:p w14:paraId="465F9568" w14:textId="7747C44F" w:rsidR="00D83E9A" w:rsidRPr="00D83E9A" w:rsidDel="00E2396A" w:rsidRDefault="00D83E9A" w:rsidP="00D83E9A">
                  <w:pPr>
                    <w:jc w:val="center"/>
                    <w:rPr>
                      <w:ins w:id="577" w:author="Ashwin Vasan" w:date="2015-07-09T15:28:00Z"/>
                      <w:del w:id="578" w:author="Christopher Boyer" w:date="2015-07-11T00:08:00Z"/>
                      <w:rFonts w:ascii="Helvetica Neue" w:eastAsia="Times New Roman" w:hAnsi="Helvetica Neue" w:cs="Times New Roman"/>
                      <w:color w:val="000000"/>
                      <w:sz w:val="16"/>
                      <w:szCs w:val="16"/>
                    </w:rPr>
                  </w:pPr>
                  <w:ins w:id="579" w:author="Ashwin Vasan" w:date="2015-07-09T15:28:00Z">
                    <w:del w:id="580"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581"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5BF38E25" w14:textId="7DF2A088" w:rsidR="00D83E9A" w:rsidRPr="00D83E9A" w:rsidDel="00E2396A" w:rsidRDefault="00D83E9A" w:rsidP="00D83E9A">
                  <w:pPr>
                    <w:rPr>
                      <w:ins w:id="582" w:author="Ashwin Vasan" w:date="2015-07-09T15:28:00Z"/>
                      <w:del w:id="583" w:author="Christopher Boyer" w:date="2015-07-11T00:08:00Z"/>
                      <w:rFonts w:ascii="Calibri" w:eastAsia="Times New Roman" w:hAnsi="Calibri" w:cs="Times New Roman"/>
                      <w:color w:val="000000"/>
                      <w:sz w:val="16"/>
                      <w:szCs w:val="16"/>
                    </w:rPr>
                  </w:pPr>
                  <w:ins w:id="584" w:author="Ashwin Vasan" w:date="2015-07-09T15:28:00Z">
                    <w:del w:id="585" w:author="Christopher Boyer" w:date="2015-07-11T00:08:00Z">
                      <w:r w:rsidRPr="00D83E9A" w:rsidDel="00E2396A">
                        <w:rPr>
                          <w:rFonts w:ascii="Calibri" w:eastAsia="Times New Roman" w:hAnsi="Calibri" w:cs="Times New Roman"/>
                          <w:color w:val="000000"/>
                          <w:sz w:val="16"/>
                          <w:szCs w:val="16"/>
                        </w:rPr>
                        <w:delText> </w:delText>
                      </w:r>
                    </w:del>
                  </w:ins>
                </w:p>
              </w:tc>
              <w:tc>
                <w:tcPr>
                  <w:tcW w:w="204" w:type="pct"/>
                  <w:tcBorders>
                    <w:top w:val="nil"/>
                    <w:left w:val="nil"/>
                    <w:bottom w:val="double" w:sz="6" w:space="0" w:color="auto"/>
                    <w:right w:val="nil"/>
                  </w:tcBorders>
                  <w:shd w:val="clear" w:color="auto" w:fill="auto"/>
                  <w:noWrap/>
                  <w:vAlign w:val="bottom"/>
                  <w:hideMark/>
                  <w:tcPrChange w:id="586" w:author="Christopher Boyer" w:date="2015-07-10T16:46:00Z">
                    <w:tcPr>
                      <w:tcW w:w="205" w:type="pct"/>
                      <w:gridSpan w:val="3"/>
                      <w:tcBorders>
                        <w:top w:val="nil"/>
                        <w:left w:val="nil"/>
                        <w:bottom w:val="double" w:sz="6" w:space="0" w:color="auto"/>
                        <w:right w:val="nil"/>
                      </w:tcBorders>
                      <w:shd w:val="clear" w:color="auto" w:fill="auto"/>
                      <w:noWrap/>
                      <w:vAlign w:val="bottom"/>
                      <w:hideMark/>
                    </w:tcPr>
                  </w:tcPrChange>
                </w:tcPr>
                <w:p w14:paraId="29A119B4" w14:textId="4E3030A8" w:rsidR="00D83E9A" w:rsidRPr="00D83E9A" w:rsidDel="00E2396A" w:rsidRDefault="00D83E9A" w:rsidP="00D83E9A">
                  <w:pPr>
                    <w:jc w:val="center"/>
                    <w:rPr>
                      <w:ins w:id="587" w:author="Ashwin Vasan" w:date="2015-07-09T15:28:00Z"/>
                      <w:del w:id="588" w:author="Christopher Boyer" w:date="2015-07-11T00:08:00Z"/>
                      <w:rFonts w:ascii="Helvetica Neue" w:eastAsia="Times New Roman" w:hAnsi="Helvetica Neue" w:cs="Times New Roman"/>
                      <w:color w:val="000000"/>
                      <w:sz w:val="16"/>
                      <w:szCs w:val="16"/>
                    </w:rPr>
                  </w:pPr>
                  <w:ins w:id="589" w:author="Ashwin Vasan" w:date="2015-07-09T15:28:00Z">
                    <w:del w:id="59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4" w:type="pct"/>
                  <w:tcBorders>
                    <w:top w:val="nil"/>
                    <w:left w:val="nil"/>
                    <w:bottom w:val="double" w:sz="6" w:space="0" w:color="auto"/>
                    <w:right w:val="nil"/>
                  </w:tcBorders>
                  <w:shd w:val="clear" w:color="auto" w:fill="auto"/>
                  <w:noWrap/>
                  <w:vAlign w:val="bottom"/>
                  <w:hideMark/>
                  <w:tcPrChange w:id="591" w:author="Christopher Boyer" w:date="2015-07-10T16:46:00Z">
                    <w:tcPr>
                      <w:tcW w:w="324" w:type="pct"/>
                      <w:gridSpan w:val="2"/>
                      <w:tcBorders>
                        <w:top w:val="nil"/>
                        <w:left w:val="nil"/>
                        <w:bottom w:val="double" w:sz="6" w:space="0" w:color="auto"/>
                        <w:right w:val="nil"/>
                      </w:tcBorders>
                      <w:shd w:val="clear" w:color="auto" w:fill="auto"/>
                      <w:noWrap/>
                      <w:vAlign w:val="bottom"/>
                      <w:hideMark/>
                    </w:tcPr>
                  </w:tcPrChange>
                </w:tcPr>
                <w:p w14:paraId="2463D653" w14:textId="65FCA59A" w:rsidR="00D83E9A" w:rsidRPr="00D83E9A" w:rsidDel="00E2396A" w:rsidRDefault="00D83E9A" w:rsidP="00D83E9A">
                  <w:pPr>
                    <w:jc w:val="center"/>
                    <w:rPr>
                      <w:ins w:id="592" w:author="Ashwin Vasan" w:date="2015-07-09T15:28:00Z"/>
                      <w:del w:id="593" w:author="Christopher Boyer" w:date="2015-07-11T00:08:00Z"/>
                      <w:rFonts w:ascii="Helvetica Neue" w:eastAsia="Times New Roman" w:hAnsi="Helvetica Neue" w:cs="Times New Roman"/>
                      <w:color w:val="000000"/>
                      <w:sz w:val="16"/>
                      <w:szCs w:val="16"/>
                    </w:rPr>
                  </w:pPr>
                  <w:ins w:id="594" w:author="Ashwin Vasan" w:date="2015-07-09T15:28:00Z">
                    <w:del w:id="59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59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521F004" w14:textId="0354D703" w:rsidR="00D83E9A" w:rsidRPr="00D83E9A" w:rsidDel="00E2396A" w:rsidRDefault="00D83E9A" w:rsidP="00D83E9A">
                  <w:pPr>
                    <w:jc w:val="center"/>
                    <w:rPr>
                      <w:ins w:id="597" w:author="Ashwin Vasan" w:date="2015-07-09T15:28:00Z"/>
                      <w:del w:id="598" w:author="Christopher Boyer" w:date="2015-07-11T00:08:00Z"/>
                      <w:rFonts w:ascii="Helvetica Neue" w:eastAsia="Times New Roman" w:hAnsi="Helvetica Neue" w:cs="Times New Roman"/>
                      <w:color w:val="000000"/>
                      <w:sz w:val="16"/>
                      <w:szCs w:val="16"/>
                    </w:rPr>
                  </w:pPr>
                  <w:ins w:id="599" w:author="Ashwin Vasan" w:date="2015-07-09T15:28:00Z">
                    <w:del w:id="60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60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22019655" w14:textId="09FF5F36" w:rsidR="00D83E9A" w:rsidRPr="00D83E9A" w:rsidDel="00E2396A" w:rsidRDefault="00D83E9A" w:rsidP="00D83E9A">
                  <w:pPr>
                    <w:jc w:val="center"/>
                    <w:rPr>
                      <w:ins w:id="602" w:author="Ashwin Vasan" w:date="2015-07-09T15:28:00Z"/>
                      <w:del w:id="603" w:author="Christopher Boyer" w:date="2015-07-11T00:08:00Z"/>
                      <w:rFonts w:ascii="Helvetica Neue" w:eastAsia="Times New Roman" w:hAnsi="Helvetica Neue" w:cs="Times New Roman"/>
                      <w:color w:val="000000"/>
                      <w:sz w:val="16"/>
                      <w:szCs w:val="16"/>
                    </w:rPr>
                  </w:pPr>
                  <w:ins w:id="604" w:author="Ashwin Vasan" w:date="2015-07-09T15:28:00Z">
                    <w:del w:id="60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73" w:type="pct"/>
                  <w:tcBorders>
                    <w:top w:val="nil"/>
                    <w:left w:val="nil"/>
                    <w:bottom w:val="double" w:sz="6" w:space="0" w:color="auto"/>
                    <w:right w:val="nil"/>
                  </w:tcBorders>
                  <w:shd w:val="clear" w:color="auto" w:fill="auto"/>
                  <w:noWrap/>
                  <w:vAlign w:val="bottom"/>
                  <w:hideMark/>
                  <w:tcPrChange w:id="606"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31F0FC4B" w14:textId="49E95176" w:rsidR="00D83E9A" w:rsidRPr="00D83E9A" w:rsidDel="00E2396A" w:rsidRDefault="00D83E9A" w:rsidP="00D83E9A">
                  <w:pPr>
                    <w:jc w:val="center"/>
                    <w:rPr>
                      <w:ins w:id="607" w:author="Ashwin Vasan" w:date="2015-07-09T15:28:00Z"/>
                      <w:del w:id="608" w:author="Christopher Boyer" w:date="2015-07-11T00:08:00Z"/>
                      <w:rFonts w:ascii="Helvetica Neue" w:eastAsia="Times New Roman" w:hAnsi="Helvetica Neue" w:cs="Times New Roman"/>
                      <w:color w:val="000000"/>
                      <w:sz w:val="16"/>
                      <w:szCs w:val="16"/>
                    </w:rPr>
                  </w:pPr>
                  <w:ins w:id="609" w:author="Ashwin Vasan" w:date="2015-07-09T15:28:00Z">
                    <w:del w:id="610" w:author="Christopher Boyer" w:date="2015-07-11T00:08:00Z">
                      <w:r w:rsidRPr="00D83E9A" w:rsidDel="00E2396A">
                        <w:rPr>
                          <w:rFonts w:ascii="Helvetica Neue" w:eastAsia="Times New Roman" w:hAnsi="Helvetica Neue" w:cs="Times New Roman"/>
                          <w:color w:val="000000"/>
                          <w:sz w:val="16"/>
                          <w:szCs w:val="16"/>
                        </w:rPr>
                        <w:delText>95% CI</w:delText>
                      </w:r>
                    </w:del>
                  </w:ins>
                </w:p>
              </w:tc>
            </w:tr>
            <w:tr w:rsidR="00D83E9A" w:rsidRPr="00D83E9A" w:rsidDel="00E2396A" w14:paraId="73CDA461" w14:textId="11CCCCB6" w:rsidTr="00EA4956">
              <w:tblPrEx>
                <w:tblPrExChange w:id="611" w:author="Christopher Boyer" w:date="2015-07-10T16:46:00Z">
                  <w:tblPrEx>
                    <w:tblW w:w="11562" w:type="dxa"/>
                    <w:tblLayout w:type="fixed"/>
                  </w:tblPrEx>
                </w:tblPrExChange>
              </w:tblPrEx>
              <w:trPr>
                <w:trHeight w:val="320"/>
                <w:ins w:id="612" w:author="Ashwin Vasan" w:date="2015-07-09T15:28:00Z"/>
                <w:del w:id="613" w:author="Christopher Boyer" w:date="2015-07-11T00:08:00Z"/>
                <w:trPrChange w:id="614" w:author="Christopher Boyer" w:date="2015-07-10T16:46:00Z">
                  <w:trPr>
                    <w:gridAfter w:val="0"/>
                    <w:trHeight w:val="320"/>
                  </w:trPr>
                </w:trPrChange>
              </w:trPr>
              <w:tc>
                <w:tcPr>
                  <w:tcW w:w="740" w:type="pct"/>
                  <w:tcBorders>
                    <w:top w:val="nil"/>
                    <w:left w:val="nil"/>
                    <w:bottom w:val="nil"/>
                    <w:right w:val="nil"/>
                  </w:tcBorders>
                  <w:shd w:val="clear" w:color="auto" w:fill="auto"/>
                  <w:noWrap/>
                  <w:vAlign w:val="bottom"/>
                  <w:hideMark/>
                  <w:tcPrChange w:id="61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2806D0FD" w14:textId="3B44AB96" w:rsidR="00D83E9A" w:rsidRPr="00D83E9A" w:rsidDel="00E2396A" w:rsidRDefault="00D83E9A" w:rsidP="00D83E9A">
                  <w:pPr>
                    <w:rPr>
                      <w:ins w:id="616" w:author="Ashwin Vasan" w:date="2015-07-09T15:28:00Z"/>
                      <w:del w:id="617" w:author="Christopher Boyer" w:date="2015-07-11T00:08:00Z"/>
                      <w:rFonts w:ascii="Helvetica Neue" w:eastAsia="Times New Roman" w:hAnsi="Helvetica Neue" w:cs="Times New Roman"/>
                      <w:b/>
                      <w:bCs/>
                      <w:color w:val="000000"/>
                      <w:sz w:val="16"/>
                      <w:szCs w:val="16"/>
                    </w:rPr>
                  </w:pPr>
                  <w:ins w:id="618" w:author="Ashwin Vasan" w:date="2015-07-09T15:28:00Z">
                    <w:del w:id="619" w:author="Christopher Boyer" w:date="2015-07-11T00:08:00Z">
                      <w:r w:rsidRPr="00D83E9A" w:rsidDel="00E2396A">
                        <w:rPr>
                          <w:rFonts w:ascii="Helvetica Neue" w:eastAsia="Times New Roman" w:hAnsi="Helvetica Neue" w:cs="Times New Roman"/>
                          <w:b/>
                          <w:bCs/>
                          <w:color w:val="000000"/>
                          <w:sz w:val="16"/>
                          <w:szCs w:val="16"/>
                        </w:rPr>
                        <w:delText>IMAI trained</w:delText>
                      </w:r>
                    </w:del>
                  </w:ins>
                </w:p>
              </w:tc>
              <w:tc>
                <w:tcPr>
                  <w:tcW w:w="229" w:type="pct"/>
                  <w:tcBorders>
                    <w:top w:val="nil"/>
                    <w:left w:val="nil"/>
                    <w:bottom w:val="nil"/>
                    <w:right w:val="nil"/>
                  </w:tcBorders>
                  <w:shd w:val="clear" w:color="auto" w:fill="auto"/>
                  <w:noWrap/>
                  <w:vAlign w:val="bottom"/>
                  <w:hideMark/>
                  <w:tcPrChange w:id="620" w:author="Christopher Boyer" w:date="2015-07-10T16:46:00Z">
                    <w:tcPr>
                      <w:tcW w:w="234" w:type="pct"/>
                      <w:gridSpan w:val="2"/>
                      <w:tcBorders>
                        <w:top w:val="nil"/>
                        <w:left w:val="nil"/>
                        <w:bottom w:val="nil"/>
                        <w:right w:val="nil"/>
                      </w:tcBorders>
                      <w:shd w:val="clear" w:color="auto" w:fill="auto"/>
                      <w:noWrap/>
                      <w:vAlign w:val="bottom"/>
                      <w:hideMark/>
                    </w:tcPr>
                  </w:tcPrChange>
                </w:tcPr>
                <w:p w14:paraId="288C4118" w14:textId="54776193" w:rsidR="00D83E9A" w:rsidRPr="00D83E9A" w:rsidDel="00E2396A" w:rsidRDefault="00D83E9A" w:rsidP="00D83E9A">
                  <w:pPr>
                    <w:jc w:val="right"/>
                    <w:rPr>
                      <w:ins w:id="621" w:author="Ashwin Vasan" w:date="2015-07-09T15:28:00Z"/>
                      <w:del w:id="622"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623"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7A9FEA0" w14:textId="02E71434" w:rsidR="00D83E9A" w:rsidRPr="00D83E9A" w:rsidDel="00E2396A" w:rsidRDefault="00D83E9A" w:rsidP="00D83E9A">
                  <w:pPr>
                    <w:jc w:val="right"/>
                    <w:rPr>
                      <w:ins w:id="624" w:author="Ashwin Vasan" w:date="2015-07-09T15:28:00Z"/>
                      <w:del w:id="625"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62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3F9A0FD9" w14:textId="75FED386" w:rsidR="00D83E9A" w:rsidRPr="00D83E9A" w:rsidDel="00E2396A" w:rsidRDefault="00D83E9A" w:rsidP="00D83E9A">
                  <w:pPr>
                    <w:jc w:val="right"/>
                    <w:rPr>
                      <w:ins w:id="627" w:author="Ashwin Vasan" w:date="2015-07-09T15:28:00Z"/>
                      <w:del w:id="62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62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45EDBDD" w14:textId="4C05A435" w:rsidR="00D83E9A" w:rsidRPr="00D83E9A" w:rsidDel="00E2396A" w:rsidRDefault="00D83E9A" w:rsidP="00D83E9A">
                  <w:pPr>
                    <w:jc w:val="right"/>
                    <w:rPr>
                      <w:ins w:id="630" w:author="Ashwin Vasan" w:date="2015-07-09T15:28:00Z"/>
                      <w:del w:id="631"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632" w:author="Christopher Boyer" w:date="2015-07-10T16:46:00Z">
                    <w:tcPr>
                      <w:tcW w:w="381" w:type="pct"/>
                      <w:gridSpan w:val="3"/>
                      <w:tcBorders>
                        <w:top w:val="nil"/>
                        <w:left w:val="nil"/>
                        <w:bottom w:val="nil"/>
                        <w:right w:val="nil"/>
                      </w:tcBorders>
                      <w:shd w:val="clear" w:color="auto" w:fill="auto"/>
                      <w:noWrap/>
                      <w:vAlign w:val="bottom"/>
                      <w:hideMark/>
                    </w:tcPr>
                  </w:tcPrChange>
                </w:tcPr>
                <w:p w14:paraId="16257392" w14:textId="0F795EA6" w:rsidR="00D83E9A" w:rsidRPr="00D83E9A" w:rsidDel="00E2396A" w:rsidRDefault="00D83E9A" w:rsidP="00D83E9A">
                  <w:pPr>
                    <w:jc w:val="right"/>
                    <w:rPr>
                      <w:ins w:id="633" w:author="Ashwin Vasan" w:date="2015-07-09T15:28:00Z"/>
                      <w:del w:id="63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635"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5CF6A0D" w14:textId="3E30AE2B" w:rsidR="00D83E9A" w:rsidRPr="00D83E9A" w:rsidDel="00E2396A" w:rsidRDefault="00D83E9A" w:rsidP="00D83E9A">
                  <w:pPr>
                    <w:rPr>
                      <w:ins w:id="636" w:author="Ashwin Vasan" w:date="2015-07-09T15:28:00Z"/>
                      <w:del w:id="637"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638" w:author="Christopher Boyer" w:date="2015-07-10T16:46:00Z">
                    <w:tcPr>
                      <w:tcW w:w="203" w:type="pct"/>
                      <w:gridSpan w:val="2"/>
                      <w:tcBorders>
                        <w:top w:val="nil"/>
                        <w:left w:val="nil"/>
                        <w:bottom w:val="nil"/>
                        <w:right w:val="nil"/>
                      </w:tcBorders>
                      <w:shd w:val="clear" w:color="auto" w:fill="auto"/>
                      <w:noWrap/>
                      <w:vAlign w:val="bottom"/>
                      <w:hideMark/>
                    </w:tcPr>
                  </w:tcPrChange>
                </w:tcPr>
                <w:p w14:paraId="71244F88" w14:textId="6C96735F" w:rsidR="00D83E9A" w:rsidRPr="00D83E9A" w:rsidDel="00E2396A" w:rsidRDefault="00D83E9A" w:rsidP="00D83E9A">
                  <w:pPr>
                    <w:rPr>
                      <w:ins w:id="639" w:author="Ashwin Vasan" w:date="2015-07-09T15:28:00Z"/>
                      <w:del w:id="640"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64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190C1A4E" w14:textId="62D4F5DA" w:rsidR="00D83E9A" w:rsidRPr="00D83E9A" w:rsidDel="00E2396A" w:rsidRDefault="00D83E9A" w:rsidP="00D83E9A">
                  <w:pPr>
                    <w:rPr>
                      <w:ins w:id="642" w:author="Ashwin Vasan" w:date="2015-07-09T15:28:00Z"/>
                      <w:del w:id="643"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64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059EC98" w14:textId="1EE88D3B" w:rsidR="00D83E9A" w:rsidRPr="00D83E9A" w:rsidDel="00E2396A" w:rsidRDefault="00D83E9A" w:rsidP="00D83E9A">
                  <w:pPr>
                    <w:rPr>
                      <w:ins w:id="645" w:author="Ashwin Vasan" w:date="2015-07-09T15:28:00Z"/>
                      <w:del w:id="646"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647"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4D636EC" w14:textId="5A7ECC86" w:rsidR="00D83E9A" w:rsidRPr="00D83E9A" w:rsidDel="00E2396A" w:rsidRDefault="00D83E9A" w:rsidP="00D83E9A">
                  <w:pPr>
                    <w:rPr>
                      <w:ins w:id="648" w:author="Ashwin Vasan" w:date="2015-07-09T15:28:00Z"/>
                      <w:del w:id="649"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650" w:author="Christopher Boyer" w:date="2015-07-10T16:46:00Z">
                    <w:tcPr>
                      <w:tcW w:w="414" w:type="pct"/>
                      <w:gridSpan w:val="3"/>
                      <w:tcBorders>
                        <w:top w:val="nil"/>
                        <w:left w:val="nil"/>
                        <w:bottom w:val="nil"/>
                        <w:right w:val="nil"/>
                      </w:tcBorders>
                      <w:shd w:val="clear" w:color="auto" w:fill="auto"/>
                      <w:noWrap/>
                      <w:vAlign w:val="bottom"/>
                      <w:hideMark/>
                    </w:tcPr>
                  </w:tcPrChange>
                </w:tcPr>
                <w:p w14:paraId="7905BBF2" w14:textId="4D792472" w:rsidR="00D83E9A" w:rsidRPr="00D83E9A" w:rsidDel="00E2396A" w:rsidRDefault="00D83E9A" w:rsidP="00D83E9A">
                  <w:pPr>
                    <w:rPr>
                      <w:ins w:id="651" w:author="Ashwin Vasan" w:date="2015-07-09T15:28:00Z"/>
                      <w:del w:id="652"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65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C0834AB" w14:textId="3B77F53E" w:rsidR="00D83E9A" w:rsidRPr="00D83E9A" w:rsidDel="00E2396A" w:rsidRDefault="00D83E9A" w:rsidP="00D83E9A">
                  <w:pPr>
                    <w:rPr>
                      <w:ins w:id="654" w:author="Ashwin Vasan" w:date="2015-07-09T15:28:00Z"/>
                      <w:del w:id="655"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656" w:author="Christopher Boyer" w:date="2015-07-10T16:46:00Z">
                    <w:tcPr>
                      <w:tcW w:w="205" w:type="pct"/>
                      <w:gridSpan w:val="3"/>
                      <w:tcBorders>
                        <w:top w:val="nil"/>
                        <w:left w:val="nil"/>
                        <w:bottom w:val="nil"/>
                        <w:right w:val="nil"/>
                      </w:tcBorders>
                      <w:shd w:val="clear" w:color="auto" w:fill="auto"/>
                      <w:noWrap/>
                      <w:vAlign w:val="bottom"/>
                      <w:hideMark/>
                    </w:tcPr>
                  </w:tcPrChange>
                </w:tcPr>
                <w:p w14:paraId="11D97CFC" w14:textId="04081E79" w:rsidR="00D83E9A" w:rsidRPr="00D83E9A" w:rsidDel="00E2396A" w:rsidRDefault="00D83E9A" w:rsidP="00D83E9A">
                  <w:pPr>
                    <w:rPr>
                      <w:ins w:id="657" w:author="Ashwin Vasan" w:date="2015-07-09T15:28:00Z"/>
                      <w:del w:id="658"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bottom"/>
                  <w:hideMark/>
                  <w:tcPrChange w:id="659" w:author="Christopher Boyer" w:date="2015-07-10T16:46:00Z">
                    <w:tcPr>
                      <w:tcW w:w="324" w:type="pct"/>
                      <w:gridSpan w:val="2"/>
                      <w:tcBorders>
                        <w:top w:val="nil"/>
                        <w:left w:val="nil"/>
                        <w:bottom w:val="nil"/>
                        <w:right w:val="nil"/>
                      </w:tcBorders>
                      <w:shd w:val="clear" w:color="auto" w:fill="auto"/>
                      <w:noWrap/>
                      <w:vAlign w:val="bottom"/>
                      <w:hideMark/>
                    </w:tcPr>
                  </w:tcPrChange>
                </w:tcPr>
                <w:p w14:paraId="5F9C8292" w14:textId="4685BE5B" w:rsidR="00D83E9A" w:rsidRPr="00D83E9A" w:rsidDel="00E2396A" w:rsidRDefault="00D83E9A" w:rsidP="00D83E9A">
                  <w:pPr>
                    <w:rPr>
                      <w:ins w:id="660" w:author="Ashwin Vasan" w:date="2015-07-09T15:28:00Z"/>
                      <w:del w:id="66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66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24A0FA1" w14:textId="13E47DF5" w:rsidR="00D83E9A" w:rsidRPr="00D83E9A" w:rsidDel="00E2396A" w:rsidRDefault="00D83E9A" w:rsidP="00D83E9A">
                  <w:pPr>
                    <w:rPr>
                      <w:ins w:id="663" w:author="Ashwin Vasan" w:date="2015-07-09T15:28:00Z"/>
                      <w:del w:id="66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66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E465F3E" w14:textId="3FC0CBC3" w:rsidR="00D83E9A" w:rsidRPr="00D83E9A" w:rsidDel="00E2396A" w:rsidRDefault="00D83E9A" w:rsidP="00D83E9A">
                  <w:pPr>
                    <w:rPr>
                      <w:ins w:id="666" w:author="Ashwin Vasan" w:date="2015-07-09T15:28:00Z"/>
                      <w:del w:id="667"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668"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CC09981" w14:textId="6255D4AD" w:rsidR="00D83E9A" w:rsidRPr="00D83E9A" w:rsidDel="00E2396A" w:rsidRDefault="00D83E9A" w:rsidP="00D83E9A">
                  <w:pPr>
                    <w:rPr>
                      <w:ins w:id="669" w:author="Ashwin Vasan" w:date="2015-07-09T15:28:00Z"/>
                      <w:del w:id="670" w:author="Christopher Boyer" w:date="2015-07-11T00:08:00Z"/>
                      <w:rFonts w:ascii="Calibri" w:eastAsia="Times New Roman" w:hAnsi="Calibri" w:cs="Times New Roman"/>
                      <w:color w:val="000000"/>
                      <w:sz w:val="16"/>
                      <w:szCs w:val="16"/>
                    </w:rPr>
                  </w:pPr>
                </w:p>
              </w:tc>
            </w:tr>
            <w:tr w:rsidR="00D83E9A" w:rsidRPr="00D83E9A" w:rsidDel="00E2396A" w14:paraId="093C65A1" w14:textId="08FE6505" w:rsidTr="00EA4956">
              <w:tblPrEx>
                <w:tblPrExChange w:id="671" w:author="Christopher Boyer" w:date="2015-07-10T16:46:00Z">
                  <w:tblPrEx>
                    <w:tblW w:w="11562" w:type="dxa"/>
                    <w:tblLayout w:type="fixed"/>
                  </w:tblPrEx>
                </w:tblPrExChange>
              </w:tblPrEx>
              <w:trPr>
                <w:trHeight w:val="280"/>
                <w:ins w:id="672" w:author="Ashwin Vasan" w:date="2015-07-09T15:28:00Z"/>
                <w:del w:id="673" w:author="Christopher Boyer" w:date="2015-07-11T00:08:00Z"/>
                <w:trPrChange w:id="674" w:author="Christopher Boyer" w:date="2015-07-10T16:46:00Z">
                  <w:trPr>
                    <w:gridAfter w:val="0"/>
                    <w:trHeight w:val="280"/>
                  </w:trPr>
                </w:trPrChange>
              </w:trPr>
              <w:tc>
                <w:tcPr>
                  <w:tcW w:w="740" w:type="pct"/>
                  <w:tcBorders>
                    <w:top w:val="nil"/>
                    <w:left w:val="nil"/>
                    <w:bottom w:val="nil"/>
                    <w:right w:val="nil"/>
                  </w:tcBorders>
                  <w:shd w:val="clear" w:color="auto" w:fill="auto"/>
                  <w:noWrap/>
                  <w:vAlign w:val="bottom"/>
                  <w:hideMark/>
                  <w:tcPrChange w:id="67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3328181F" w14:textId="4C00CC1C" w:rsidR="00D83E9A" w:rsidRPr="00D83E9A" w:rsidDel="00E2396A" w:rsidRDefault="00D83E9A" w:rsidP="00D83E9A">
                  <w:pPr>
                    <w:rPr>
                      <w:ins w:id="676" w:author="Ashwin Vasan" w:date="2015-07-09T15:28:00Z"/>
                      <w:del w:id="677" w:author="Christopher Boyer" w:date="2015-07-11T00:08:00Z"/>
                      <w:rFonts w:ascii="Helvetica Neue" w:eastAsia="Times New Roman" w:hAnsi="Helvetica Neue" w:cs="Times New Roman"/>
                      <w:color w:val="000000"/>
                      <w:sz w:val="16"/>
                      <w:szCs w:val="16"/>
                    </w:rPr>
                  </w:pPr>
                  <w:ins w:id="678" w:author="Ashwin Vasan" w:date="2015-07-09T15:28:00Z">
                    <w:del w:id="679" w:author="Christopher Boyer" w:date="2015-07-11T00:08:00Z">
                      <w:r w:rsidRPr="00D83E9A" w:rsidDel="00E2396A">
                        <w:rPr>
                          <w:rFonts w:ascii="Helvetica Neue" w:eastAsia="Times New Roman" w:hAnsi="Helvetica Neue" w:cs="Times New Roman"/>
                          <w:color w:val="000000"/>
                          <w:sz w:val="16"/>
                          <w:szCs w:val="16"/>
                        </w:rPr>
                        <w:delText xml:space="preserve">  No</w:delText>
                      </w:r>
                    </w:del>
                  </w:ins>
                </w:p>
              </w:tc>
              <w:tc>
                <w:tcPr>
                  <w:tcW w:w="229" w:type="pct"/>
                  <w:tcBorders>
                    <w:top w:val="nil"/>
                    <w:left w:val="nil"/>
                    <w:bottom w:val="nil"/>
                    <w:right w:val="nil"/>
                  </w:tcBorders>
                  <w:shd w:val="clear" w:color="auto" w:fill="auto"/>
                  <w:vAlign w:val="center"/>
                  <w:hideMark/>
                  <w:tcPrChange w:id="680" w:author="Christopher Boyer" w:date="2015-07-10T16:46:00Z">
                    <w:tcPr>
                      <w:tcW w:w="234" w:type="pct"/>
                      <w:gridSpan w:val="2"/>
                      <w:tcBorders>
                        <w:top w:val="nil"/>
                        <w:left w:val="nil"/>
                        <w:bottom w:val="nil"/>
                        <w:right w:val="nil"/>
                      </w:tcBorders>
                      <w:shd w:val="clear" w:color="auto" w:fill="auto"/>
                      <w:vAlign w:val="center"/>
                      <w:hideMark/>
                    </w:tcPr>
                  </w:tcPrChange>
                </w:tcPr>
                <w:p w14:paraId="243232E8" w14:textId="6F094F58" w:rsidR="00D83E9A" w:rsidRPr="00D83E9A" w:rsidDel="00E2396A" w:rsidRDefault="00D83E9A" w:rsidP="00D83E9A">
                  <w:pPr>
                    <w:jc w:val="right"/>
                    <w:rPr>
                      <w:ins w:id="681" w:author="Ashwin Vasan" w:date="2015-07-09T15:28:00Z"/>
                      <w:del w:id="682" w:author="Christopher Boyer" w:date="2015-07-11T00:08:00Z"/>
                      <w:rFonts w:ascii="Helvetica Neue" w:eastAsia="Times New Roman" w:hAnsi="Helvetica Neue" w:cs="Times New Roman"/>
                      <w:color w:val="262626"/>
                      <w:sz w:val="16"/>
                      <w:szCs w:val="16"/>
                    </w:rPr>
                  </w:pPr>
                  <w:ins w:id="683" w:author="Ashwin Vasan" w:date="2015-07-09T15:28:00Z">
                    <w:del w:id="684"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nil"/>
                    <w:left w:val="nil"/>
                    <w:bottom w:val="nil"/>
                    <w:right w:val="nil"/>
                  </w:tcBorders>
                  <w:shd w:val="clear" w:color="auto" w:fill="auto"/>
                  <w:noWrap/>
                  <w:vAlign w:val="bottom"/>
                  <w:hideMark/>
                  <w:tcPrChange w:id="68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34D7B95C" w14:textId="562217AD" w:rsidR="00D83E9A" w:rsidRPr="00D83E9A" w:rsidDel="00E2396A" w:rsidRDefault="00D83E9A" w:rsidP="00D83E9A">
                  <w:pPr>
                    <w:jc w:val="right"/>
                    <w:rPr>
                      <w:ins w:id="686" w:author="Ashwin Vasan" w:date="2015-07-09T15:28:00Z"/>
                      <w:del w:id="687" w:author="Christopher Boyer" w:date="2015-07-11T00:08:00Z"/>
                      <w:rFonts w:ascii="Helvetica Neue" w:eastAsia="Times New Roman" w:hAnsi="Helvetica Neue" w:cs="Times New Roman"/>
                      <w:color w:val="000000"/>
                      <w:sz w:val="16"/>
                      <w:szCs w:val="16"/>
                    </w:rPr>
                  </w:pPr>
                  <w:ins w:id="688" w:author="Ashwin Vasan" w:date="2015-07-09T15:28:00Z">
                    <w:del w:id="689"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69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2EED869" w14:textId="74F33AA3" w:rsidR="00D83E9A" w:rsidRPr="00D83E9A" w:rsidDel="00E2396A" w:rsidRDefault="00D83E9A" w:rsidP="00D83E9A">
                  <w:pPr>
                    <w:jc w:val="right"/>
                    <w:rPr>
                      <w:ins w:id="691" w:author="Ashwin Vasan" w:date="2015-07-09T15:28:00Z"/>
                      <w:del w:id="69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69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FF113C1" w14:textId="2C80ADBB" w:rsidR="00D83E9A" w:rsidRPr="00D83E9A" w:rsidDel="00E2396A" w:rsidRDefault="00D83E9A" w:rsidP="00D83E9A">
                  <w:pPr>
                    <w:jc w:val="right"/>
                    <w:rPr>
                      <w:ins w:id="694" w:author="Ashwin Vasan" w:date="2015-07-09T15:28:00Z"/>
                      <w:del w:id="695" w:author="Christopher Boyer" w:date="2015-07-11T00:08:00Z"/>
                      <w:rFonts w:ascii="Helvetica Neue" w:eastAsia="Times New Roman" w:hAnsi="Helvetica Neue" w:cs="Times New Roman"/>
                      <w:b/>
                      <w:bCs/>
                      <w:color w:val="000000"/>
                      <w:sz w:val="16"/>
                      <w:szCs w:val="16"/>
                    </w:rPr>
                  </w:pPr>
                  <w:ins w:id="696" w:author="Ashwin Vasan" w:date="2015-07-09T15:28:00Z">
                    <w:del w:id="697" w:author="Christopher Boyer" w:date="2015-07-11T00:08:00Z">
                      <w:r w:rsidRPr="00D83E9A" w:rsidDel="00E2396A">
                        <w:rPr>
                          <w:rFonts w:ascii="Helvetica Neue" w:eastAsia="Times New Roman" w:hAnsi="Helvetica Neue" w:cs="Times New Roman"/>
                          <w:b/>
                          <w:bCs/>
                          <w:color w:val="000000"/>
                          <w:sz w:val="16"/>
                          <w:szCs w:val="16"/>
                        </w:rPr>
                        <w:delText>2.39**</w:delText>
                      </w:r>
                    </w:del>
                  </w:ins>
                </w:p>
              </w:tc>
              <w:tc>
                <w:tcPr>
                  <w:tcW w:w="373" w:type="pct"/>
                  <w:tcBorders>
                    <w:top w:val="nil"/>
                    <w:left w:val="nil"/>
                    <w:bottom w:val="nil"/>
                    <w:right w:val="nil"/>
                  </w:tcBorders>
                  <w:shd w:val="clear" w:color="auto" w:fill="auto"/>
                  <w:noWrap/>
                  <w:vAlign w:val="bottom"/>
                  <w:hideMark/>
                  <w:tcPrChange w:id="69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4E8FA443" w14:textId="08DF2F28" w:rsidR="00D83E9A" w:rsidRPr="00D83E9A" w:rsidDel="00E2396A" w:rsidRDefault="00D83E9A" w:rsidP="00D83E9A">
                  <w:pPr>
                    <w:jc w:val="right"/>
                    <w:rPr>
                      <w:ins w:id="699" w:author="Ashwin Vasan" w:date="2015-07-09T15:28:00Z"/>
                      <w:del w:id="700" w:author="Christopher Boyer" w:date="2015-07-11T00:08:00Z"/>
                      <w:rFonts w:ascii="Helvetica Neue" w:eastAsia="Times New Roman" w:hAnsi="Helvetica Neue" w:cs="Times New Roman"/>
                      <w:color w:val="000000"/>
                      <w:sz w:val="16"/>
                      <w:szCs w:val="16"/>
                    </w:rPr>
                  </w:pPr>
                  <w:ins w:id="701" w:author="Ashwin Vasan" w:date="2015-07-09T15:28:00Z">
                    <w:del w:id="702" w:author="Christopher Boyer" w:date="2015-07-11T00:08:00Z">
                      <w:r w:rsidRPr="00D83E9A" w:rsidDel="00E2396A">
                        <w:rPr>
                          <w:rFonts w:ascii="Helvetica Neue" w:eastAsia="Times New Roman" w:hAnsi="Helvetica Neue" w:cs="Times New Roman"/>
                          <w:color w:val="000000"/>
                          <w:sz w:val="16"/>
                          <w:szCs w:val="16"/>
                        </w:rPr>
                        <w:delText>1.33 - 4.30</w:delText>
                      </w:r>
                    </w:del>
                  </w:ins>
                </w:p>
              </w:tc>
              <w:tc>
                <w:tcPr>
                  <w:tcW w:w="108" w:type="pct"/>
                  <w:tcBorders>
                    <w:top w:val="nil"/>
                    <w:left w:val="nil"/>
                    <w:bottom w:val="nil"/>
                    <w:right w:val="nil"/>
                  </w:tcBorders>
                  <w:shd w:val="clear" w:color="auto" w:fill="auto"/>
                  <w:noWrap/>
                  <w:vAlign w:val="bottom"/>
                  <w:hideMark/>
                  <w:tcPrChange w:id="70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9D6D50" w14:textId="7520BCFD" w:rsidR="00D83E9A" w:rsidRPr="00D83E9A" w:rsidDel="00E2396A" w:rsidRDefault="00D83E9A" w:rsidP="00D83E9A">
                  <w:pPr>
                    <w:rPr>
                      <w:ins w:id="704" w:author="Ashwin Vasan" w:date="2015-07-09T15:28:00Z"/>
                      <w:del w:id="705"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706" w:author="Christopher Boyer" w:date="2015-07-10T16:46:00Z">
                    <w:tcPr>
                      <w:tcW w:w="203" w:type="pct"/>
                      <w:gridSpan w:val="2"/>
                      <w:tcBorders>
                        <w:top w:val="nil"/>
                        <w:left w:val="nil"/>
                        <w:bottom w:val="nil"/>
                        <w:right w:val="nil"/>
                      </w:tcBorders>
                      <w:shd w:val="clear" w:color="auto" w:fill="auto"/>
                      <w:noWrap/>
                      <w:vAlign w:val="bottom"/>
                      <w:hideMark/>
                    </w:tcPr>
                  </w:tcPrChange>
                </w:tcPr>
                <w:p w14:paraId="6D778122" w14:textId="6D117337" w:rsidR="00D83E9A" w:rsidRPr="00D83E9A" w:rsidDel="00E2396A" w:rsidRDefault="00D83E9A" w:rsidP="00D83E9A">
                  <w:pPr>
                    <w:jc w:val="right"/>
                    <w:rPr>
                      <w:ins w:id="707" w:author="Ashwin Vasan" w:date="2015-07-09T15:28:00Z"/>
                      <w:del w:id="708" w:author="Christopher Boyer" w:date="2015-07-11T00:08:00Z"/>
                      <w:rFonts w:ascii="Helvetica Neue" w:eastAsia="Times New Roman" w:hAnsi="Helvetica Neue" w:cs="Times New Roman"/>
                      <w:color w:val="000000"/>
                      <w:sz w:val="16"/>
                      <w:szCs w:val="16"/>
                    </w:rPr>
                  </w:pPr>
                  <w:ins w:id="709" w:author="Ashwin Vasan" w:date="2015-07-09T15:28:00Z">
                    <w:del w:id="71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71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1CA1E4EC" w14:textId="69A558E3" w:rsidR="00D83E9A" w:rsidRPr="00D83E9A" w:rsidDel="00E2396A" w:rsidRDefault="00D83E9A" w:rsidP="00D83E9A">
                  <w:pPr>
                    <w:jc w:val="right"/>
                    <w:rPr>
                      <w:ins w:id="712" w:author="Ashwin Vasan" w:date="2015-07-09T15:28:00Z"/>
                      <w:del w:id="713" w:author="Christopher Boyer" w:date="2015-07-11T00:08:00Z"/>
                      <w:rFonts w:ascii="Helvetica Neue" w:eastAsia="Times New Roman" w:hAnsi="Helvetica Neue" w:cs="Times New Roman"/>
                      <w:color w:val="000000"/>
                      <w:sz w:val="16"/>
                      <w:szCs w:val="16"/>
                    </w:rPr>
                  </w:pPr>
                  <w:ins w:id="714" w:author="Ashwin Vasan" w:date="2015-07-09T15:28:00Z">
                    <w:del w:id="71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71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9D7F70C" w14:textId="074FE8D1" w:rsidR="00D83E9A" w:rsidRPr="00D83E9A" w:rsidDel="00E2396A" w:rsidRDefault="00D83E9A" w:rsidP="00D83E9A">
                  <w:pPr>
                    <w:rPr>
                      <w:ins w:id="717" w:author="Ashwin Vasan" w:date="2015-07-09T15:28:00Z"/>
                      <w:del w:id="71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71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D2D3B83" w14:textId="54DD911C" w:rsidR="00D83E9A" w:rsidRPr="00D83E9A" w:rsidDel="00E2396A" w:rsidRDefault="00D83E9A" w:rsidP="00D83E9A">
                  <w:pPr>
                    <w:jc w:val="right"/>
                    <w:rPr>
                      <w:ins w:id="720" w:author="Ashwin Vasan" w:date="2015-07-09T15:28:00Z"/>
                      <w:del w:id="721" w:author="Christopher Boyer" w:date="2015-07-11T00:08:00Z"/>
                      <w:rFonts w:ascii="Helvetica Neue" w:eastAsia="Times New Roman" w:hAnsi="Helvetica Neue" w:cs="Times New Roman"/>
                      <w:b/>
                      <w:bCs/>
                      <w:color w:val="000000"/>
                      <w:sz w:val="16"/>
                      <w:szCs w:val="16"/>
                    </w:rPr>
                  </w:pPr>
                  <w:ins w:id="722" w:author="Ashwin Vasan" w:date="2015-07-09T15:28:00Z">
                    <w:del w:id="723" w:author="Christopher Boyer" w:date="2015-07-11T00:08:00Z">
                      <w:r w:rsidRPr="00D83E9A" w:rsidDel="00E2396A">
                        <w:rPr>
                          <w:rFonts w:ascii="Helvetica Neue" w:eastAsia="Times New Roman" w:hAnsi="Helvetica Neue" w:cs="Times New Roman"/>
                          <w:b/>
                          <w:bCs/>
                          <w:color w:val="000000"/>
                          <w:sz w:val="16"/>
                          <w:szCs w:val="16"/>
                        </w:rPr>
                        <w:delText>2.39**</w:delText>
                      </w:r>
                    </w:del>
                  </w:ins>
                </w:p>
              </w:tc>
              <w:tc>
                <w:tcPr>
                  <w:tcW w:w="406" w:type="pct"/>
                  <w:tcBorders>
                    <w:top w:val="nil"/>
                    <w:left w:val="nil"/>
                    <w:bottom w:val="nil"/>
                    <w:right w:val="nil"/>
                  </w:tcBorders>
                  <w:shd w:val="clear" w:color="auto" w:fill="auto"/>
                  <w:noWrap/>
                  <w:vAlign w:val="bottom"/>
                  <w:hideMark/>
                  <w:tcPrChange w:id="724" w:author="Christopher Boyer" w:date="2015-07-10T16:46:00Z">
                    <w:tcPr>
                      <w:tcW w:w="414" w:type="pct"/>
                      <w:gridSpan w:val="3"/>
                      <w:tcBorders>
                        <w:top w:val="nil"/>
                        <w:left w:val="nil"/>
                        <w:bottom w:val="nil"/>
                        <w:right w:val="nil"/>
                      </w:tcBorders>
                      <w:shd w:val="clear" w:color="auto" w:fill="auto"/>
                      <w:noWrap/>
                      <w:vAlign w:val="bottom"/>
                      <w:hideMark/>
                    </w:tcPr>
                  </w:tcPrChange>
                </w:tcPr>
                <w:p w14:paraId="0B50D441" w14:textId="5DAB7285" w:rsidR="00D83E9A" w:rsidRPr="00D83E9A" w:rsidDel="00E2396A" w:rsidRDefault="00D83E9A" w:rsidP="00D83E9A">
                  <w:pPr>
                    <w:jc w:val="right"/>
                    <w:rPr>
                      <w:ins w:id="725" w:author="Ashwin Vasan" w:date="2015-07-09T15:28:00Z"/>
                      <w:del w:id="726" w:author="Christopher Boyer" w:date="2015-07-11T00:08:00Z"/>
                      <w:rFonts w:ascii="Helvetica Neue" w:eastAsia="Times New Roman" w:hAnsi="Helvetica Neue" w:cs="Times New Roman"/>
                      <w:color w:val="000000"/>
                      <w:sz w:val="16"/>
                      <w:szCs w:val="16"/>
                    </w:rPr>
                  </w:pPr>
                  <w:ins w:id="727" w:author="Ashwin Vasan" w:date="2015-07-09T15:28:00Z">
                    <w:del w:id="728" w:author="Christopher Boyer" w:date="2015-07-11T00:08:00Z">
                      <w:r w:rsidRPr="00D83E9A" w:rsidDel="00E2396A">
                        <w:rPr>
                          <w:rFonts w:ascii="Helvetica Neue" w:eastAsia="Times New Roman" w:hAnsi="Helvetica Neue" w:cs="Times New Roman"/>
                          <w:color w:val="000000"/>
                          <w:sz w:val="16"/>
                          <w:szCs w:val="16"/>
                        </w:rPr>
                        <w:delText>1.33 - 4.30</w:delText>
                      </w:r>
                    </w:del>
                  </w:ins>
                </w:p>
              </w:tc>
              <w:tc>
                <w:tcPr>
                  <w:tcW w:w="108" w:type="pct"/>
                  <w:tcBorders>
                    <w:top w:val="nil"/>
                    <w:left w:val="nil"/>
                    <w:bottom w:val="nil"/>
                    <w:right w:val="nil"/>
                  </w:tcBorders>
                  <w:shd w:val="clear" w:color="auto" w:fill="auto"/>
                  <w:noWrap/>
                  <w:vAlign w:val="bottom"/>
                  <w:hideMark/>
                  <w:tcPrChange w:id="72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6EB75EA" w14:textId="1555311C" w:rsidR="00D83E9A" w:rsidRPr="00D83E9A" w:rsidDel="00E2396A" w:rsidRDefault="00D83E9A" w:rsidP="00D83E9A">
                  <w:pPr>
                    <w:rPr>
                      <w:ins w:id="730" w:author="Ashwin Vasan" w:date="2015-07-09T15:28:00Z"/>
                      <w:del w:id="731" w:author="Christopher Boyer" w:date="2015-07-11T00:08:00Z"/>
                      <w:rFonts w:ascii="Helvetica Neue" w:eastAsia="Times New Roman" w:hAnsi="Helvetica Neue" w:cs="Times New Roman"/>
                      <w:color w:val="000000"/>
                      <w:sz w:val="16"/>
                      <w:szCs w:val="16"/>
                    </w:rPr>
                  </w:pPr>
                </w:p>
              </w:tc>
              <w:tc>
                <w:tcPr>
                  <w:tcW w:w="204" w:type="pct"/>
                  <w:vMerge w:val="restart"/>
                  <w:tcBorders>
                    <w:top w:val="nil"/>
                    <w:left w:val="nil"/>
                    <w:bottom w:val="nil"/>
                    <w:right w:val="nil"/>
                  </w:tcBorders>
                  <w:shd w:val="clear" w:color="auto" w:fill="auto"/>
                  <w:noWrap/>
                  <w:vAlign w:val="center"/>
                  <w:hideMark/>
                  <w:tcPrChange w:id="732" w:author="Christopher Boyer" w:date="2015-07-10T16:46:00Z">
                    <w:tcPr>
                      <w:tcW w:w="205" w:type="pct"/>
                      <w:gridSpan w:val="3"/>
                      <w:vMerge w:val="restart"/>
                      <w:tcBorders>
                        <w:top w:val="nil"/>
                        <w:left w:val="nil"/>
                        <w:bottom w:val="nil"/>
                        <w:right w:val="nil"/>
                      </w:tcBorders>
                      <w:shd w:val="clear" w:color="auto" w:fill="auto"/>
                      <w:noWrap/>
                      <w:vAlign w:val="center"/>
                      <w:hideMark/>
                    </w:tcPr>
                  </w:tcPrChange>
                </w:tcPr>
                <w:p w14:paraId="0217639C" w14:textId="27BEABD0" w:rsidR="00D83E9A" w:rsidRPr="00D83E9A" w:rsidDel="00E2396A" w:rsidRDefault="00D83E9A" w:rsidP="00D83E9A">
                  <w:pPr>
                    <w:jc w:val="right"/>
                    <w:rPr>
                      <w:ins w:id="733" w:author="Ashwin Vasan" w:date="2015-07-09T15:28:00Z"/>
                      <w:del w:id="734" w:author="Christopher Boyer" w:date="2015-07-11T00:08:00Z"/>
                      <w:rFonts w:ascii="Helvetica Neue" w:eastAsia="Times New Roman" w:hAnsi="Helvetica Neue" w:cs="Times New Roman"/>
                      <w:color w:val="000000"/>
                      <w:sz w:val="16"/>
                      <w:szCs w:val="16"/>
                    </w:rPr>
                  </w:pPr>
                  <w:ins w:id="735" w:author="Ashwin Vasan" w:date="2015-07-09T15:28:00Z">
                    <w:del w:id="736"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4" w:type="pct"/>
                  <w:vMerge w:val="restart"/>
                  <w:tcBorders>
                    <w:top w:val="nil"/>
                    <w:left w:val="nil"/>
                    <w:bottom w:val="nil"/>
                    <w:right w:val="nil"/>
                  </w:tcBorders>
                  <w:shd w:val="clear" w:color="auto" w:fill="auto"/>
                  <w:noWrap/>
                  <w:vAlign w:val="center"/>
                  <w:hideMark/>
                  <w:tcPrChange w:id="737" w:author="Christopher Boyer" w:date="2015-07-10T16:46:00Z">
                    <w:tcPr>
                      <w:tcW w:w="324" w:type="pct"/>
                      <w:gridSpan w:val="2"/>
                      <w:vMerge w:val="restart"/>
                      <w:tcBorders>
                        <w:top w:val="nil"/>
                        <w:left w:val="nil"/>
                        <w:bottom w:val="nil"/>
                        <w:right w:val="nil"/>
                      </w:tcBorders>
                      <w:shd w:val="clear" w:color="auto" w:fill="auto"/>
                      <w:noWrap/>
                      <w:vAlign w:val="center"/>
                      <w:hideMark/>
                    </w:tcPr>
                  </w:tcPrChange>
                </w:tcPr>
                <w:p w14:paraId="565503BB" w14:textId="0E44A094" w:rsidR="00D83E9A" w:rsidRPr="00D83E9A" w:rsidDel="00E2396A" w:rsidRDefault="00D83E9A" w:rsidP="00D83E9A">
                  <w:pPr>
                    <w:jc w:val="right"/>
                    <w:rPr>
                      <w:ins w:id="738" w:author="Ashwin Vasan" w:date="2015-07-09T15:28:00Z"/>
                      <w:del w:id="739" w:author="Christopher Boyer" w:date="2015-07-11T00:08:00Z"/>
                      <w:rFonts w:ascii="Helvetica Neue" w:eastAsia="Times New Roman" w:hAnsi="Helvetica Neue" w:cs="Times New Roman"/>
                      <w:color w:val="000000"/>
                      <w:sz w:val="16"/>
                      <w:szCs w:val="16"/>
                    </w:rPr>
                  </w:pPr>
                  <w:ins w:id="740" w:author="Ashwin Vasan" w:date="2015-07-09T15:28:00Z">
                    <w:del w:id="741"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74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67CEF49" w14:textId="79D10283" w:rsidR="00D83E9A" w:rsidRPr="00D83E9A" w:rsidDel="00E2396A" w:rsidRDefault="00D83E9A" w:rsidP="00D83E9A">
                  <w:pPr>
                    <w:rPr>
                      <w:ins w:id="743" w:author="Ashwin Vasan" w:date="2015-07-09T15:28:00Z"/>
                      <w:del w:id="74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74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1F47F89" w14:textId="3EC854C5" w:rsidR="00D83E9A" w:rsidRPr="00D83E9A" w:rsidDel="00E2396A" w:rsidRDefault="00D83E9A" w:rsidP="00D83E9A">
                  <w:pPr>
                    <w:jc w:val="right"/>
                    <w:rPr>
                      <w:ins w:id="746" w:author="Ashwin Vasan" w:date="2015-07-09T15:28:00Z"/>
                      <w:del w:id="747" w:author="Christopher Boyer" w:date="2015-07-11T00:08:00Z"/>
                      <w:rFonts w:ascii="Helvetica Neue" w:eastAsia="Times New Roman" w:hAnsi="Helvetica Neue" w:cs="Times New Roman"/>
                      <w:b/>
                      <w:bCs/>
                      <w:color w:val="000000"/>
                      <w:sz w:val="16"/>
                      <w:szCs w:val="16"/>
                    </w:rPr>
                  </w:pPr>
                  <w:ins w:id="748" w:author="Ashwin Vasan" w:date="2015-07-09T15:28:00Z">
                    <w:del w:id="749" w:author="Christopher Boyer" w:date="2015-07-11T00:08:00Z">
                      <w:r w:rsidRPr="00D83E9A" w:rsidDel="00E2396A">
                        <w:rPr>
                          <w:rFonts w:ascii="Helvetica Neue" w:eastAsia="Times New Roman" w:hAnsi="Helvetica Neue" w:cs="Times New Roman"/>
                          <w:b/>
                          <w:bCs/>
                          <w:color w:val="000000"/>
                          <w:sz w:val="16"/>
                          <w:szCs w:val="16"/>
                        </w:rPr>
                        <w:delText>2.24**</w:delText>
                      </w:r>
                    </w:del>
                  </w:ins>
                </w:p>
              </w:tc>
              <w:tc>
                <w:tcPr>
                  <w:tcW w:w="473" w:type="pct"/>
                  <w:tcBorders>
                    <w:top w:val="nil"/>
                    <w:left w:val="nil"/>
                    <w:bottom w:val="nil"/>
                    <w:right w:val="nil"/>
                  </w:tcBorders>
                  <w:shd w:val="clear" w:color="auto" w:fill="auto"/>
                  <w:noWrap/>
                  <w:vAlign w:val="bottom"/>
                  <w:hideMark/>
                  <w:tcPrChange w:id="75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BCD9791" w14:textId="212AFB7B" w:rsidR="00D83E9A" w:rsidRPr="00D83E9A" w:rsidDel="00E2396A" w:rsidRDefault="00D83E9A" w:rsidP="00D83E9A">
                  <w:pPr>
                    <w:jc w:val="right"/>
                    <w:rPr>
                      <w:ins w:id="751" w:author="Ashwin Vasan" w:date="2015-07-09T15:28:00Z"/>
                      <w:del w:id="752" w:author="Christopher Boyer" w:date="2015-07-11T00:08:00Z"/>
                      <w:rFonts w:ascii="Helvetica Neue" w:eastAsia="Times New Roman" w:hAnsi="Helvetica Neue" w:cs="Times New Roman"/>
                      <w:color w:val="000000"/>
                      <w:sz w:val="16"/>
                      <w:szCs w:val="16"/>
                    </w:rPr>
                  </w:pPr>
                  <w:ins w:id="753" w:author="Ashwin Vasan" w:date="2015-07-09T15:28:00Z">
                    <w:del w:id="754" w:author="Christopher Boyer" w:date="2015-07-11T00:08:00Z">
                      <w:r w:rsidRPr="00D83E9A" w:rsidDel="00E2396A">
                        <w:rPr>
                          <w:rFonts w:ascii="Helvetica Neue" w:eastAsia="Times New Roman" w:hAnsi="Helvetica Neue" w:cs="Times New Roman"/>
                          <w:color w:val="000000"/>
                          <w:sz w:val="16"/>
                          <w:szCs w:val="16"/>
                        </w:rPr>
                        <w:delText>1.26 - 3.99</w:delText>
                      </w:r>
                    </w:del>
                  </w:ins>
                </w:p>
              </w:tc>
            </w:tr>
            <w:tr w:rsidR="00D83E9A" w:rsidRPr="00D83E9A" w:rsidDel="00E2396A" w14:paraId="3AA36F8E" w14:textId="512C580E" w:rsidTr="00EA4956">
              <w:tblPrEx>
                <w:tblPrExChange w:id="755" w:author="Christopher Boyer" w:date="2015-07-10T16:46:00Z">
                  <w:tblPrEx>
                    <w:tblW w:w="11562" w:type="dxa"/>
                    <w:tblLayout w:type="fixed"/>
                  </w:tblPrEx>
                </w:tblPrExChange>
              </w:tblPrEx>
              <w:trPr>
                <w:trHeight w:val="280"/>
                <w:ins w:id="756" w:author="Ashwin Vasan" w:date="2015-07-09T15:28:00Z"/>
                <w:del w:id="757" w:author="Christopher Boyer" w:date="2015-07-11T00:08:00Z"/>
                <w:trPrChange w:id="758" w:author="Christopher Boyer" w:date="2015-07-10T16:46:00Z">
                  <w:trPr>
                    <w:gridAfter w:val="0"/>
                    <w:trHeight w:val="280"/>
                  </w:trPr>
                </w:trPrChange>
              </w:trPr>
              <w:tc>
                <w:tcPr>
                  <w:tcW w:w="740" w:type="pct"/>
                  <w:tcBorders>
                    <w:top w:val="nil"/>
                    <w:left w:val="nil"/>
                    <w:bottom w:val="nil"/>
                    <w:right w:val="nil"/>
                  </w:tcBorders>
                  <w:shd w:val="clear" w:color="auto" w:fill="auto"/>
                  <w:noWrap/>
                  <w:vAlign w:val="bottom"/>
                  <w:hideMark/>
                  <w:tcPrChange w:id="759" w:author="Christopher Boyer" w:date="2015-07-10T16:46:00Z">
                    <w:tcPr>
                      <w:tcW w:w="755" w:type="pct"/>
                      <w:gridSpan w:val="2"/>
                      <w:tcBorders>
                        <w:top w:val="nil"/>
                        <w:left w:val="nil"/>
                        <w:bottom w:val="nil"/>
                        <w:right w:val="nil"/>
                      </w:tcBorders>
                      <w:shd w:val="clear" w:color="auto" w:fill="auto"/>
                      <w:noWrap/>
                      <w:vAlign w:val="bottom"/>
                      <w:hideMark/>
                    </w:tcPr>
                  </w:tcPrChange>
                </w:tcPr>
                <w:p w14:paraId="6D137DB2" w14:textId="28E82818" w:rsidR="00D83E9A" w:rsidRPr="00D83E9A" w:rsidDel="00E2396A" w:rsidRDefault="00D83E9A" w:rsidP="00D83E9A">
                  <w:pPr>
                    <w:rPr>
                      <w:ins w:id="760" w:author="Ashwin Vasan" w:date="2015-07-09T15:28:00Z"/>
                      <w:del w:id="761" w:author="Christopher Boyer" w:date="2015-07-11T00:08:00Z"/>
                      <w:rFonts w:ascii="Helvetica Neue" w:eastAsia="Times New Roman" w:hAnsi="Helvetica Neue" w:cs="Times New Roman"/>
                      <w:color w:val="000000"/>
                      <w:sz w:val="16"/>
                      <w:szCs w:val="16"/>
                    </w:rPr>
                  </w:pPr>
                  <w:ins w:id="762" w:author="Ashwin Vasan" w:date="2015-07-09T15:28:00Z">
                    <w:del w:id="763" w:author="Christopher Boyer" w:date="2015-07-11T00:08:00Z">
                      <w:r w:rsidRPr="00D83E9A" w:rsidDel="00E2396A">
                        <w:rPr>
                          <w:rFonts w:ascii="Helvetica Neue" w:eastAsia="Times New Roman" w:hAnsi="Helvetica Neue" w:cs="Times New Roman"/>
                          <w:color w:val="000000"/>
                          <w:sz w:val="16"/>
                          <w:szCs w:val="16"/>
                        </w:rPr>
                        <w:delText xml:space="preserve">  Yes (Mar. cohort)</w:delText>
                      </w:r>
                    </w:del>
                  </w:ins>
                </w:p>
              </w:tc>
              <w:tc>
                <w:tcPr>
                  <w:tcW w:w="229" w:type="pct"/>
                  <w:tcBorders>
                    <w:top w:val="nil"/>
                    <w:left w:val="nil"/>
                    <w:bottom w:val="nil"/>
                    <w:right w:val="nil"/>
                  </w:tcBorders>
                  <w:shd w:val="clear" w:color="auto" w:fill="auto"/>
                  <w:vAlign w:val="center"/>
                  <w:hideMark/>
                  <w:tcPrChange w:id="764" w:author="Christopher Boyer" w:date="2015-07-10T16:46:00Z">
                    <w:tcPr>
                      <w:tcW w:w="234" w:type="pct"/>
                      <w:gridSpan w:val="2"/>
                      <w:tcBorders>
                        <w:top w:val="nil"/>
                        <w:left w:val="nil"/>
                        <w:bottom w:val="nil"/>
                        <w:right w:val="nil"/>
                      </w:tcBorders>
                      <w:shd w:val="clear" w:color="auto" w:fill="auto"/>
                      <w:vAlign w:val="center"/>
                      <w:hideMark/>
                    </w:tcPr>
                  </w:tcPrChange>
                </w:tcPr>
                <w:p w14:paraId="1FC9F5F3" w14:textId="38BB00F5" w:rsidR="00D83E9A" w:rsidRPr="00D83E9A" w:rsidDel="00E2396A" w:rsidRDefault="00D83E9A" w:rsidP="00D83E9A">
                  <w:pPr>
                    <w:jc w:val="right"/>
                    <w:rPr>
                      <w:ins w:id="765" w:author="Ashwin Vasan" w:date="2015-07-09T15:28:00Z"/>
                      <w:del w:id="766" w:author="Christopher Boyer" w:date="2015-07-11T00:08:00Z"/>
                      <w:rFonts w:ascii="Helvetica Neue" w:eastAsia="Times New Roman" w:hAnsi="Helvetica Neue" w:cs="Times New Roman"/>
                      <w:b/>
                      <w:bCs/>
                      <w:color w:val="262626"/>
                      <w:sz w:val="16"/>
                      <w:szCs w:val="16"/>
                    </w:rPr>
                  </w:pPr>
                  <w:ins w:id="767" w:author="Ashwin Vasan" w:date="2015-07-09T15:28:00Z">
                    <w:del w:id="768" w:author="Christopher Boyer" w:date="2015-07-11T00:08:00Z">
                      <w:r w:rsidRPr="00D83E9A" w:rsidDel="00E2396A">
                        <w:rPr>
                          <w:rFonts w:ascii="Helvetica Neue" w:eastAsia="Times New Roman" w:hAnsi="Helvetica Neue" w:cs="Times New Roman"/>
                          <w:b/>
                          <w:bCs/>
                          <w:color w:val="262626"/>
                          <w:sz w:val="16"/>
                          <w:szCs w:val="16"/>
                        </w:rPr>
                        <w:delText>1.49*</w:delText>
                      </w:r>
                    </w:del>
                  </w:ins>
                </w:p>
              </w:tc>
              <w:tc>
                <w:tcPr>
                  <w:tcW w:w="373" w:type="pct"/>
                  <w:tcBorders>
                    <w:top w:val="nil"/>
                    <w:left w:val="nil"/>
                    <w:bottom w:val="nil"/>
                    <w:right w:val="nil"/>
                  </w:tcBorders>
                  <w:shd w:val="clear" w:color="auto" w:fill="auto"/>
                  <w:noWrap/>
                  <w:vAlign w:val="bottom"/>
                  <w:hideMark/>
                  <w:tcPrChange w:id="769" w:author="Christopher Boyer" w:date="2015-07-10T16:46:00Z">
                    <w:tcPr>
                      <w:tcW w:w="381" w:type="pct"/>
                      <w:gridSpan w:val="2"/>
                      <w:tcBorders>
                        <w:top w:val="nil"/>
                        <w:left w:val="nil"/>
                        <w:bottom w:val="nil"/>
                        <w:right w:val="nil"/>
                      </w:tcBorders>
                      <w:shd w:val="clear" w:color="auto" w:fill="auto"/>
                      <w:noWrap/>
                      <w:vAlign w:val="bottom"/>
                      <w:hideMark/>
                    </w:tcPr>
                  </w:tcPrChange>
                </w:tcPr>
                <w:p w14:paraId="21ED2E7D" w14:textId="6D622E2E" w:rsidR="00D83E9A" w:rsidRPr="00D83E9A" w:rsidDel="00E2396A" w:rsidRDefault="00D83E9A" w:rsidP="00D83E9A">
                  <w:pPr>
                    <w:jc w:val="right"/>
                    <w:rPr>
                      <w:ins w:id="770" w:author="Ashwin Vasan" w:date="2015-07-09T15:28:00Z"/>
                      <w:del w:id="771" w:author="Christopher Boyer" w:date="2015-07-11T00:08:00Z"/>
                      <w:rFonts w:ascii="Helvetica Neue" w:eastAsia="Times New Roman" w:hAnsi="Helvetica Neue" w:cs="Times New Roman"/>
                      <w:color w:val="000000"/>
                      <w:sz w:val="16"/>
                      <w:szCs w:val="16"/>
                    </w:rPr>
                  </w:pPr>
                  <w:ins w:id="772" w:author="Ashwin Vasan" w:date="2015-07-09T15:28:00Z">
                    <w:del w:id="773" w:author="Christopher Boyer" w:date="2015-07-11T00:08:00Z">
                      <w:r w:rsidRPr="00D83E9A" w:rsidDel="00E2396A">
                        <w:rPr>
                          <w:rFonts w:ascii="Helvetica Neue" w:eastAsia="Times New Roman" w:hAnsi="Helvetica Neue" w:cs="Times New Roman"/>
                          <w:color w:val="000000"/>
                          <w:sz w:val="16"/>
                          <w:szCs w:val="16"/>
                        </w:rPr>
                        <w:delText>1.02 - 2.17</w:delText>
                      </w:r>
                    </w:del>
                  </w:ins>
                </w:p>
              </w:tc>
              <w:tc>
                <w:tcPr>
                  <w:tcW w:w="108" w:type="pct"/>
                  <w:tcBorders>
                    <w:top w:val="nil"/>
                    <w:left w:val="nil"/>
                    <w:bottom w:val="nil"/>
                    <w:right w:val="nil"/>
                  </w:tcBorders>
                  <w:shd w:val="clear" w:color="auto" w:fill="auto"/>
                  <w:noWrap/>
                  <w:vAlign w:val="bottom"/>
                  <w:hideMark/>
                  <w:tcPrChange w:id="77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231D48A1" w14:textId="6A927D8A" w:rsidR="00D83E9A" w:rsidRPr="00D83E9A" w:rsidDel="00E2396A" w:rsidRDefault="00D83E9A" w:rsidP="00D83E9A">
                  <w:pPr>
                    <w:jc w:val="right"/>
                    <w:rPr>
                      <w:ins w:id="775" w:author="Ashwin Vasan" w:date="2015-07-09T15:28:00Z"/>
                      <w:del w:id="77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777"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5780C73" w14:textId="0A15AB56" w:rsidR="00D83E9A" w:rsidRPr="00D83E9A" w:rsidDel="00E2396A" w:rsidRDefault="00D83E9A" w:rsidP="00D83E9A">
                  <w:pPr>
                    <w:jc w:val="right"/>
                    <w:rPr>
                      <w:ins w:id="778" w:author="Ashwin Vasan" w:date="2015-07-09T15:28:00Z"/>
                      <w:del w:id="779" w:author="Christopher Boyer" w:date="2015-07-11T00:08:00Z"/>
                      <w:rFonts w:ascii="Helvetica Neue" w:eastAsia="Times New Roman" w:hAnsi="Helvetica Neue" w:cs="Times New Roman"/>
                      <w:b/>
                      <w:bCs/>
                      <w:color w:val="000000"/>
                      <w:sz w:val="16"/>
                      <w:szCs w:val="16"/>
                    </w:rPr>
                  </w:pPr>
                  <w:ins w:id="780" w:author="Ashwin Vasan" w:date="2015-07-09T15:28:00Z">
                    <w:del w:id="781" w:author="Christopher Boyer" w:date="2015-07-11T00:08:00Z">
                      <w:r w:rsidRPr="00D83E9A" w:rsidDel="00E2396A">
                        <w:rPr>
                          <w:rFonts w:ascii="Helvetica Neue" w:eastAsia="Times New Roman" w:hAnsi="Helvetica Neue" w:cs="Times New Roman"/>
                          <w:b/>
                          <w:bCs/>
                          <w:color w:val="000000"/>
                          <w:sz w:val="16"/>
                          <w:szCs w:val="16"/>
                        </w:rPr>
                        <w:delText>1.98**</w:delText>
                      </w:r>
                    </w:del>
                  </w:ins>
                </w:p>
              </w:tc>
              <w:tc>
                <w:tcPr>
                  <w:tcW w:w="373" w:type="pct"/>
                  <w:tcBorders>
                    <w:top w:val="nil"/>
                    <w:left w:val="nil"/>
                    <w:bottom w:val="nil"/>
                    <w:right w:val="nil"/>
                  </w:tcBorders>
                  <w:shd w:val="clear" w:color="auto" w:fill="auto"/>
                  <w:noWrap/>
                  <w:vAlign w:val="bottom"/>
                  <w:hideMark/>
                  <w:tcPrChange w:id="782" w:author="Christopher Boyer" w:date="2015-07-10T16:46:00Z">
                    <w:tcPr>
                      <w:tcW w:w="381" w:type="pct"/>
                      <w:gridSpan w:val="3"/>
                      <w:tcBorders>
                        <w:top w:val="nil"/>
                        <w:left w:val="nil"/>
                        <w:bottom w:val="nil"/>
                        <w:right w:val="nil"/>
                      </w:tcBorders>
                      <w:shd w:val="clear" w:color="auto" w:fill="auto"/>
                      <w:noWrap/>
                      <w:vAlign w:val="bottom"/>
                      <w:hideMark/>
                    </w:tcPr>
                  </w:tcPrChange>
                </w:tcPr>
                <w:p w14:paraId="598267F3" w14:textId="3D9B754B" w:rsidR="00D83E9A" w:rsidRPr="00D83E9A" w:rsidDel="00E2396A" w:rsidRDefault="00D83E9A" w:rsidP="00D83E9A">
                  <w:pPr>
                    <w:jc w:val="right"/>
                    <w:rPr>
                      <w:ins w:id="783" w:author="Ashwin Vasan" w:date="2015-07-09T15:28:00Z"/>
                      <w:del w:id="784" w:author="Christopher Boyer" w:date="2015-07-11T00:08:00Z"/>
                      <w:rFonts w:ascii="Helvetica Neue" w:eastAsia="Times New Roman" w:hAnsi="Helvetica Neue" w:cs="Times New Roman"/>
                      <w:color w:val="000000"/>
                      <w:sz w:val="16"/>
                      <w:szCs w:val="16"/>
                    </w:rPr>
                  </w:pPr>
                  <w:ins w:id="785" w:author="Ashwin Vasan" w:date="2015-07-09T15:28:00Z">
                    <w:del w:id="786" w:author="Christopher Boyer" w:date="2015-07-11T00:08:00Z">
                      <w:r w:rsidRPr="00D83E9A" w:rsidDel="00E2396A">
                        <w:rPr>
                          <w:rFonts w:ascii="Helvetica Neue" w:eastAsia="Times New Roman" w:hAnsi="Helvetica Neue" w:cs="Times New Roman"/>
                          <w:color w:val="000000"/>
                          <w:sz w:val="16"/>
                          <w:szCs w:val="16"/>
                        </w:rPr>
                        <w:delText>1.25 - 3.16</w:delText>
                      </w:r>
                    </w:del>
                  </w:ins>
                </w:p>
              </w:tc>
              <w:tc>
                <w:tcPr>
                  <w:tcW w:w="108" w:type="pct"/>
                  <w:tcBorders>
                    <w:top w:val="nil"/>
                    <w:left w:val="nil"/>
                    <w:bottom w:val="nil"/>
                    <w:right w:val="nil"/>
                  </w:tcBorders>
                  <w:shd w:val="clear" w:color="auto" w:fill="auto"/>
                  <w:noWrap/>
                  <w:vAlign w:val="bottom"/>
                  <w:hideMark/>
                  <w:tcPrChange w:id="787"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ADABCC0" w14:textId="0FEF9BAF" w:rsidR="00D83E9A" w:rsidRPr="00D83E9A" w:rsidDel="00E2396A" w:rsidRDefault="00D83E9A" w:rsidP="00D83E9A">
                  <w:pPr>
                    <w:rPr>
                      <w:ins w:id="788" w:author="Ashwin Vasan" w:date="2015-07-09T15:28:00Z"/>
                      <w:del w:id="789"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790" w:author="Christopher Boyer" w:date="2015-07-10T16:46:00Z">
                    <w:tcPr>
                      <w:tcW w:w="203" w:type="pct"/>
                      <w:gridSpan w:val="2"/>
                      <w:tcBorders>
                        <w:top w:val="nil"/>
                        <w:left w:val="nil"/>
                        <w:bottom w:val="nil"/>
                        <w:right w:val="nil"/>
                      </w:tcBorders>
                      <w:shd w:val="clear" w:color="auto" w:fill="auto"/>
                      <w:noWrap/>
                      <w:vAlign w:val="bottom"/>
                      <w:hideMark/>
                    </w:tcPr>
                  </w:tcPrChange>
                </w:tcPr>
                <w:p w14:paraId="34880C09" w14:textId="4FD90EE6" w:rsidR="00D83E9A" w:rsidRPr="00D83E9A" w:rsidDel="00E2396A" w:rsidRDefault="00D83E9A" w:rsidP="00D83E9A">
                  <w:pPr>
                    <w:jc w:val="right"/>
                    <w:rPr>
                      <w:ins w:id="791" w:author="Ashwin Vasan" w:date="2015-07-09T15:28:00Z"/>
                      <w:del w:id="792" w:author="Christopher Boyer" w:date="2015-07-11T00:08:00Z"/>
                      <w:rFonts w:ascii="Helvetica Neue" w:eastAsia="Times New Roman" w:hAnsi="Helvetica Neue" w:cs="Times New Roman"/>
                      <w:color w:val="000000"/>
                      <w:sz w:val="16"/>
                      <w:szCs w:val="16"/>
                    </w:rPr>
                  </w:pPr>
                  <w:ins w:id="793" w:author="Ashwin Vasan" w:date="2015-07-09T15:28:00Z">
                    <w:del w:id="794"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795" w:author="Christopher Boyer" w:date="2015-07-10T16:46:00Z">
                    <w:tcPr>
                      <w:tcW w:w="326" w:type="pct"/>
                      <w:gridSpan w:val="2"/>
                      <w:tcBorders>
                        <w:top w:val="nil"/>
                        <w:left w:val="nil"/>
                        <w:bottom w:val="nil"/>
                        <w:right w:val="nil"/>
                      </w:tcBorders>
                      <w:shd w:val="clear" w:color="auto" w:fill="auto"/>
                      <w:noWrap/>
                      <w:vAlign w:val="bottom"/>
                      <w:hideMark/>
                    </w:tcPr>
                  </w:tcPrChange>
                </w:tcPr>
                <w:p w14:paraId="62427987" w14:textId="650B943D" w:rsidR="00D83E9A" w:rsidRPr="00D83E9A" w:rsidDel="00E2396A" w:rsidRDefault="00D83E9A" w:rsidP="00D83E9A">
                  <w:pPr>
                    <w:jc w:val="right"/>
                    <w:rPr>
                      <w:ins w:id="796" w:author="Ashwin Vasan" w:date="2015-07-09T15:28:00Z"/>
                      <w:del w:id="797" w:author="Christopher Boyer" w:date="2015-07-11T00:08:00Z"/>
                      <w:rFonts w:ascii="Helvetica Neue" w:eastAsia="Times New Roman" w:hAnsi="Helvetica Neue" w:cs="Times New Roman"/>
                      <w:color w:val="000000"/>
                      <w:sz w:val="16"/>
                      <w:szCs w:val="16"/>
                    </w:rPr>
                  </w:pPr>
                  <w:ins w:id="798" w:author="Ashwin Vasan" w:date="2015-07-09T15:28:00Z">
                    <w:del w:id="799"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80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2B3D1C17" w14:textId="0842DEC6" w:rsidR="00D83E9A" w:rsidRPr="00D83E9A" w:rsidDel="00E2396A" w:rsidRDefault="00D83E9A" w:rsidP="00D83E9A">
                  <w:pPr>
                    <w:rPr>
                      <w:ins w:id="801" w:author="Ashwin Vasan" w:date="2015-07-09T15:28:00Z"/>
                      <w:del w:id="80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80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26B7558" w14:textId="4317B4E3" w:rsidR="00D83E9A" w:rsidRPr="00D83E9A" w:rsidDel="00E2396A" w:rsidRDefault="00D83E9A" w:rsidP="00D83E9A">
                  <w:pPr>
                    <w:jc w:val="right"/>
                    <w:rPr>
                      <w:ins w:id="804" w:author="Ashwin Vasan" w:date="2015-07-09T15:28:00Z"/>
                      <w:del w:id="805" w:author="Christopher Boyer" w:date="2015-07-11T00:08:00Z"/>
                      <w:rFonts w:ascii="Helvetica Neue" w:eastAsia="Times New Roman" w:hAnsi="Helvetica Neue" w:cs="Times New Roman"/>
                      <w:color w:val="000000"/>
                      <w:sz w:val="16"/>
                      <w:szCs w:val="16"/>
                    </w:rPr>
                  </w:pPr>
                  <w:ins w:id="806" w:author="Ashwin Vasan" w:date="2015-07-09T15:28:00Z">
                    <w:del w:id="807"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406" w:type="pct"/>
                  <w:tcBorders>
                    <w:top w:val="nil"/>
                    <w:left w:val="nil"/>
                    <w:bottom w:val="nil"/>
                    <w:right w:val="nil"/>
                  </w:tcBorders>
                  <w:shd w:val="clear" w:color="auto" w:fill="auto"/>
                  <w:noWrap/>
                  <w:vAlign w:val="bottom"/>
                  <w:hideMark/>
                  <w:tcPrChange w:id="808" w:author="Christopher Boyer" w:date="2015-07-10T16:46:00Z">
                    <w:tcPr>
                      <w:tcW w:w="414" w:type="pct"/>
                      <w:gridSpan w:val="3"/>
                      <w:tcBorders>
                        <w:top w:val="nil"/>
                        <w:left w:val="nil"/>
                        <w:bottom w:val="nil"/>
                        <w:right w:val="nil"/>
                      </w:tcBorders>
                      <w:shd w:val="clear" w:color="auto" w:fill="auto"/>
                      <w:noWrap/>
                      <w:vAlign w:val="bottom"/>
                      <w:hideMark/>
                    </w:tcPr>
                  </w:tcPrChange>
                </w:tcPr>
                <w:p w14:paraId="4F81ACC0" w14:textId="6C25BE64" w:rsidR="00D83E9A" w:rsidRPr="00D83E9A" w:rsidDel="00E2396A" w:rsidRDefault="00D83E9A" w:rsidP="00D83E9A">
                  <w:pPr>
                    <w:jc w:val="right"/>
                    <w:rPr>
                      <w:ins w:id="809" w:author="Ashwin Vasan" w:date="2015-07-09T15:28:00Z"/>
                      <w:del w:id="810" w:author="Christopher Boyer" w:date="2015-07-11T00:08:00Z"/>
                      <w:rFonts w:ascii="Helvetica Neue" w:eastAsia="Times New Roman" w:hAnsi="Helvetica Neue" w:cs="Times New Roman"/>
                      <w:color w:val="000000"/>
                      <w:sz w:val="16"/>
                      <w:szCs w:val="16"/>
                    </w:rPr>
                  </w:pPr>
                  <w:ins w:id="811" w:author="Ashwin Vasan" w:date="2015-07-09T15:28:00Z">
                    <w:del w:id="812" w:author="Christopher Boyer" w:date="2015-07-11T00:08:00Z">
                      <w:r w:rsidRPr="00D83E9A" w:rsidDel="00E2396A">
                        <w:rPr>
                          <w:rFonts w:ascii="Helvetica Neue" w:eastAsia="Times New Roman" w:hAnsi="Helvetica Neue" w:cs="Times New Roman"/>
                          <w:color w:val="000000"/>
                          <w:sz w:val="16"/>
                          <w:szCs w:val="16"/>
                        </w:rPr>
                        <w:delText>0.96 - 1.84</w:delText>
                      </w:r>
                    </w:del>
                  </w:ins>
                </w:p>
              </w:tc>
              <w:tc>
                <w:tcPr>
                  <w:tcW w:w="108" w:type="pct"/>
                  <w:tcBorders>
                    <w:top w:val="nil"/>
                    <w:left w:val="nil"/>
                    <w:bottom w:val="nil"/>
                    <w:right w:val="nil"/>
                  </w:tcBorders>
                  <w:shd w:val="clear" w:color="auto" w:fill="auto"/>
                  <w:noWrap/>
                  <w:vAlign w:val="bottom"/>
                  <w:hideMark/>
                  <w:tcPrChange w:id="81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CCD1E49" w14:textId="7F05EB26" w:rsidR="00D83E9A" w:rsidRPr="00D83E9A" w:rsidDel="00E2396A" w:rsidRDefault="00D83E9A" w:rsidP="00D83E9A">
                  <w:pPr>
                    <w:rPr>
                      <w:ins w:id="814" w:author="Ashwin Vasan" w:date="2015-07-09T15:28:00Z"/>
                      <w:del w:id="815"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Change w:id="816" w:author="Christopher Boyer" w:date="2015-07-10T16:46:00Z">
                    <w:tcPr>
                      <w:tcW w:w="205" w:type="pct"/>
                      <w:gridSpan w:val="3"/>
                      <w:vMerge/>
                      <w:tcBorders>
                        <w:top w:val="nil"/>
                        <w:left w:val="nil"/>
                        <w:bottom w:val="nil"/>
                        <w:right w:val="nil"/>
                      </w:tcBorders>
                      <w:vAlign w:val="center"/>
                      <w:hideMark/>
                    </w:tcPr>
                  </w:tcPrChange>
                </w:tcPr>
                <w:p w14:paraId="240FBCE0" w14:textId="211B1581" w:rsidR="00D83E9A" w:rsidRPr="00D83E9A" w:rsidDel="00E2396A" w:rsidRDefault="00D83E9A" w:rsidP="00D83E9A">
                  <w:pPr>
                    <w:rPr>
                      <w:ins w:id="817" w:author="Ashwin Vasan" w:date="2015-07-09T15:28:00Z"/>
                      <w:del w:id="818"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Change w:id="819" w:author="Christopher Boyer" w:date="2015-07-10T16:46:00Z">
                    <w:tcPr>
                      <w:tcW w:w="324" w:type="pct"/>
                      <w:gridSpan w:val="2"/>
                      <w:vMerge/>
                      <w:tcBorders>
                        <w:top w:val="nil"/>
                        <w:left w:val="nil"/>
                        <w:bottom w:val="nil"/>
                        <w:right w:val="nil"/>
                      </w:tcBorders>
                      <w:vAlign w:val="center"/>
                      <w:hideMark/>
                    </w:tcPr>
                  </w:tcPrChange>
                </w:tcPr>
                <w:p w14:paraId="0ACD9580" w14:textId="2714C3B7" w:rsidR="00D83E9A" w:rsidRPr="00D83E9A" w:rsidDel="00E2396A" w:rsidRDefault="00D83E9A" w:rsidP="00D83E9A">
                  <w:pPr>
                    <w:rPr>
                      <w:ins w:id="820" w:author="Ashwin Vasan" w:date="2015-07-09T15:28:00Z"/>
                      <w:del w:id="82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82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BED04DA" w14:textId="62A512C1" w:rsidR="00D83E9A" w:rsidRPr="00D83E9A" w:rsidDel="00E2396A" w:rsidRDefault="00D83E9A" w:rsidP="00D83E9A">
                  <w:pPr>
                    <w:rPr>
                      <w:ins w:id="823" w:author="Ashwin Vasan" w:date="2015-07-09T15:28:00Z"/>
                      <w:del w:id="82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82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EDFDF43" w14:textId="6D83C9AC" w:rsidR="00D83E9A" w:rsidRPr="00D83E9A" w:rsidDel="00E2396A" w:rsidRDefault="00D83E9A" w:rsidP="00D83E9A">
                  <w:pPr>
                    <w:jc w:val="right"/>
                    <w:rPr>
                      <w:ins w:id="826" w:author="Ashwin Vasan" w:date="2015-07-09T15:28:00Z"/>
                      <w:del w:id="827" w:author="Christopher Boyer" w:date="2015-07-11T00:08:00Z"/>
                      <w:rFonts w:ascii="Helvetica Neue" w:eastAsia="Times New Roman" w:hAnsi="Helvetica Neue" w:cs="Times New Roman"/>
                      <w:b/>
                      <w:bCs/>
                      <w:color w:val="000000"/>
                      <w:sz w:val="16"/>
                      <w:szCs w:val="16"/>
                    </w:rPr>
                  </w:pPr>
                  <w:ins w:id="828" w:author="Ashwin Vasan" w:date="2015-07-09T15:28:00Z">
                    <w:del w:id="829" w:author="Christopher Boyer" w:date="2015-07-11T00:08:00Z">
                      <w:r w:rsidRPr="00D83E9A" w:rsidDel="00E2396A">
                        <w:rPr>
                          <w:rFonts w:ascii="Helvetica Neue" w:eastAsia="Times New Roman" w:hAnsi="Helvetica Neue" w:cs="Times New Roman"/>
                          <w:b/>
                          <w:bCs/>
                          <w:color w:val="000000"/>
                          <w:sz w:val="16"/>
                          <w:szCs w:val="16"/>
                        </w:rPr>
                        <w:delText>1.86**</w:delText>
                      </w:r>
                    </w:del>
                  </w:ins>
                </w:p>
              </w:tc>
              <w:tc>
                <w:tcPr>
                  <w:tcW w:w="473" w:type="pct"/>
                  <w:tcBorders>
                    <w:top w:val="nil"/>
                    <w:left w:val="nil"/>
                    <w:bottom w:val="nil"/>
                    <w:right w:val="nil"/>
                  </w:tcBorders>
                  <w:shd w:val="clear" w:color="auto" w:fill="auto"/>
                  <w:noWrap/>
                  <w:vAlign w:val="bottom"/>
                  <w:hideMark/>
                  <w:tcPrChange w:id="83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D84CC6F" w14:textId="74969DB0" w:rsidR="00D83E9A" w:rsidRPr="00D83E9A" w:rsidDel="00E2396A" w:rsidRDefault="00D83E9A" w:rsidP="00D83E9A">
                  <w:pPr>
                    <w:jc w:val="right"/>
                    <w:rPr>
                      <w:ins w:id="831" w:author="Ashwin Vasan" w:date="2015-07-09T15:28:00Z"/>
                      <w:del w:id="832" w:author="Christopher Boyer" w:date="2015-07-11T00:08:00Z"/>
                      <w:rFonts w:ascii="Helvetica Neue" w:eastAsia="Times New Roman" w:hAnsi="Helvetica Neue" w:cs="Times New Roman"/>
                      <w:color w:val="000000"/>
                      <w:sz w:val="16"/>
                      <w:szCs w:val="16"/>
                    </w:rPr>
                  </w:pPr>
                  <w:ins w:id="833" w:author="Ashwin Vasan" w:date="2015-07-09T15:28:00Z">
                    <w:del w:id="834" w:author="Christopher Boyer" w:date="2015-07-11T00:08:00Z">
                      <w:r w:rsidRPr="00D83E9A" w:rsidDel="00E2396A">
                        <w:rPr>
                          <w:rFonts w:ascii="Helvetica Neue" w:eastAsia="Times New Roman" w:hAnsi="Helvetica Neue" w:cs="Times New Roman"/>
                          <w:color w:val="000000"/>
                          <w:sz w:val="16"/>
                          <w:szCs w:val="16"/>
                        </w:rPr>
                        <w:delText>1.21 - 2.88</w:delText>
                      </w:r>
                    </w:del>
                  </w:ins>
                </w:p>
              </w:tc>
            </w:tr>
            <w:tr w:rsidR="00E2396A" w:rsidRPr="00D83E9A" w:rsidDel="00E2396A" w14:paraId="266254AA" w14:textId="65DAAA3C" w:rsidTr="00EA4956">
              <w:trPr>
                <w:trHeight w:val="280"/>
                <w:ins w:id="835" w:author="Ashwin Vasan" w:date="2015-07-09T15:28:00Z"/>
                <w:del w:id="836" w:author="Christopher Boyer" w:date="2015-07-11T00:08:00Z"/>
              </w:trPr>
              <w:tc>
                <w:tcPr>
                  <w:tcW w:w="740" w:type="pct"/>
                  <w:tcBorders>
                    <w:top w:val="nil"/>
                    <w:left w:val="nil"/>
                    <w:bottom w:val="nil"/>
                    <w:right w:val="nil"/>
                  </w:tcBorders>
                  <w:shd w:val="clear" w:color="auto" w:fill="auto"/>
                  <w:noWrap/>
                  <w:vAlign w:val="bottom"/>
                  <w:hideMark/>
                </w:tcPr>
                <w:p w14:paraId="2AFB5B07" w14:textId="4A7B3EF0" w:rsidR="00D83E9A" w:rsidRPr="00D83E9A" w:rsidDel="00E2396A" w:rsidRDefault="00D83E9A" w:rsidP="00D83E9A">
                  <w:pPr>
                    <w:rPr>
                      <w:ins w:id="837" w:author="Ashwin Vasan" w:date="2015-07-09T15:28:00Z"/>
                      <w:del w:id="838" w:author="Christopher Boyer" w:date="2015-07-11T00:08:00Z"/>
                      <w:rFonts w:ascii="Helvetica Neue" w:eastAsia="Times New Roman" w:hAnsi="Helvetica Neue" w:cs="Times New Roman"/>
                      <w:color w:val="000000"/>
                      <w:sz w:val="16"/>
                      <w:szCs w:val="16"/>
                    </w:rPr>
                  </w:pPr>
                  <w:ins w:id="839" w:author="Ashwin Vasan" w:date="2015-07-09T15:28:00Z">
                    <w:del w:id="840" w:author="Christopher Boyer" w:date="2015-07-11T00:08:00Z">
                      <w:r w:rsidRPr="00D83E9A" w:rsidDel="00E2396A">
                        <w:rPr>
                          <w:rFonts w:ascii="Helvetica Neue" w:eastAsia="Times New Roman" w:hAnsi="Helvetica Neue" w:cs="Times New Roman"/>
                          <w:color w:val="000000"/>
                          <w:sz w:val="16"/>
                          <w:szCs w:val="16"/>
                        </w:rPr>
                        <w:delText xml:space="preserve">  Yes (Oct. cohort)</w:delText>
                      </w:r>
                    </w:del>
                  </w:ins>
                </w:p>
              </w:tc>
              <w:tc>
                <w:tcPr>
                  <w:tcW w:w="229" w:type="pct"/>
                  <w:tcBorders>
                    <w:top w:val="nil"/>
                    <w:left w:val="nil"/>
                    <w:bottom w:val="nil"/>
                    <w:right w:val="nil"/>
                  </w:tcBorders>
                  <w:shd w:val="clear" w:color="auto" w:fill="auto"/>
                  <w:vAlign w:val="center"/>
                  <w:hideMark/>
                </w:tcPr>
                <w:p w14:paraId="07DFD71D" w14:textId="76702128" w:rsidR="00D83E9A" w:rsidRPr="00D83E9A" w:rsidDel="00E2396A" w:rsidRDefault="00D83E9A" w:rsidP="00D83E9A">
                  <w:pPr>
                    <w:jc w:val="right"/>
                    <w:rPr>
                      <w:ins w:id="841" w:author="Ashwin Vasan" w:date="2015-07-09T15:28:00Z"/>
                      <w:del w:id="842" w:author="Christopher Boyer" w:date="2015-07-11T00:08:00Z"/>
                      <w:rFonts w:ascii="Helvetica Neue" w:eastAsia="Times New Roman" w:hAnsi="Helvetica Neue" w:cs="Times New Roman"/>
                      <w:color w:val="262626"/>
                      <w:sz w:val="16"/>
                      <w:szCs w:val="16"/>
                    </w:rPr>
                  </w:pPr>
                  <w:ins w:id="843" w:author="Ashwin Vasan" w:date="2015-07-09T15:28:00Z">
                    <w:del w:id="844" w:author="Christopher Boyer" w:date="2015-07-11T00:08:00Z">
                      <w:r w:rsidRPr="00D83E9A" w:rsidDel="00E2396A">
                        <w:rPr>
                          <w:rFonts w:ascii="Helvetica Neue" w:eastAsia="Times New Roman" w:hAnsi="Helvetica Neue" w:cs="Times New Roman"/>
                          <w:color w:val="262626"/>
                          <w:sz w:val="16"/>
                          <w:szCs w:val="16"/>
                        </w:rPr>
                        <w:delText>0.80</w:delText>
                      </w:r>
                    </w:del>
                  </w:ins>
                </w:p>
              </w:tc>
              <w:tc>
                <w:tcPr>
                  <w:tcW w:w="373" w:type="pct"/>
                  <w:tcBorders>
                    <w:top w:val="nil"/>
                    <w:left w:val="nil"/>
                    <w:bottom w:val="nil"/>
                    <w:right w:val="nil"/>
                  </w:tcBorders>
                  <w:shd w:val="clear" w:color="auto" w:fill="auto"/>
                  <w:noWrap/>
                  <w:vAlign w:val="bottom"/>
                  <w:hideMark/>
                </w:tcPr>
                <w:p w14:paraId="314C3686" w14:textId="2835AC87" w:rsidR="00D83E9A" w:rsidRPr="00D83E9A" w:rsidDel="00E2396A" w:rsidRDefault="00D83E9A" w:rsidP="00D83E9A">
                  <w:pPr>
                    <w:jc w:val="right"/>
                    <w:rPr>
                      <w:ins w:id="845" w:author="Ashwin Vasan" w:date="2015-07-09T15:28:00Z"/>
                      <w:del w:id="846" w:author="Christopher Boyer" w:date="2015-07-11T00:08:00Z"/>
                      <w:rFonts w:ascii="Helvetica Neue" w:eastAsia="Times New Roman" w:hAnsi="Helvetica Neue" w:cs="Times New Roman"/>
                      <w:color w:val="000000"/>
                      <w:sz w:val="16"/>
                      <w:szCs w:val="16"/>
                    </w:rPr>
                  </w:pPr>
                  <w:ins w:id="847" w:author="Ashwin Vasan" w:date="2015-07-09T15:28:00Z">
                    <w:del w:id="848" w:author="Christopher Boyer" w:date="2015-07-11T00:08:00Z">
                      <w:r w:rsidRPr="00D83E9A" w:rsidDel="00E2396A">
                        <w:rPr>
                          <w:rFonts w:ascii="Helvetica Neue" w:eastAsia="Times New Roman" w:hAnsi="Helvetica Neue" w:cs="Times New Roman"/>
                          <w:color w:val="000000"/>
                          <w:sz w:val="16"/>
                          <w:szCs w:val="16"/>
                        </w:rPr>
                        <w:delText>0.31 - 2.03</w:delText>
                      </w:r>
                    </w:del>
                  </w:ins>
                </w:p>
              </w:tc>
              <w:tc>
                <w:tcPr>
                  <w:tcW w:w="108" w:type="pct"/>
                  <w:tcBorders>
                    <w:top w:val="nil"/>
                    <w:left w:val="nil"/>
                    <w:bottom w:val="nil"/>
                    <w:right w:val="nil"/>
                  </w:tcBorders>
                  <w:shd w:val="clear" w:color="auto" w:fill="auto"/>
                  <w:noWrap/>
                  <w:vAlign w:val="bottom"/>
                  <w:hideMark/>
                </w:tcPr>
                <w:p w14:paraId="53D474FE" w14:textId="2E2886EB" w:rsidR="00D83E9A" w:rsidRPr="00D83E9A" w:rsidDel="00E2396A" w:rsidRDefault="00D83E9A" w:rsidP="00D83E9A">
                  <w:pPr>
                    <w:jc w:val="right"/>
                    <w:rPr>
                      <w:ins w:id="849" w:author="Ashwin Vasan" w:date="2015-07-09T15:28:00Z"/>
                      <w:del w:id="85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
                <w:p w14:paraId="18990499" w14:textId="3EAE24DD" w:rsidR="00D83E9A" w:rsidRPr="00D83E9A" w:rsidDel="00E2396A" w:rsidRDefault="00D83E9A" w:rsidP="00D83E9A">
                  <w:pPr>
                    <w:jc w:val="right"/>
                    <w:rPr>
                      <w:ins w:id="851" w:author="Ashwin Vasan" w:date="2015-07-09T15:28:00Z"/>
                      <w:del w:id="852" w:author="Christopher Boyer" w:date="2015-07-11T00:08:00Z"/>
                      <w:rFonts w:ascii="Helvetica Neue" w:eastAsia="Times New Roman" w:hAnsi="Helvetica Neue" w:cs="Times New Roman"/>
                      <w:b/>
                      <w:bCs/>
                      <w:color w:val="262626"/>
                      <w:sz w:val="16"/>
                      <w:szCs w:val="16"/>
                    </w:rPr>
                  </w:pPr>
                  <w:ins w:id="853" w:author="Ashwin Vasan" w:date="2015-07-09T15:28:00Z">
                    <w:del w:id="854" w:author="Christopher Boyer" w:date="2015-07-11T00:08:00Z">
                      <w:r w:rsidRPr="00D83E9A" w:rsidDel="00E2396A">
                        <w:rPr>
                          <w:rFonts w:ascii="Helvetica Neue" w:eastAsia="Times New Roman" w:hAnsi="Helvetica Neue" w:cs="Times New Roman"/>
                          <w:b/>
                          <w:bCs/>
                          <w:color w:val="262626"/>
                          <w:sz w:val="16"/>
                          <w:szCs w:val="16"/>
                        </w:rPr>
                        <w:delText>3.88***</w:delText>
                      </w:r>
                    </w:del>
                  </w:ins>
                </w:p>
              </w:tc>
              <w:tc>
                <w:tcPr>
                  <w:tcW w:w="373" w:type="pct"/>
                  <w:tcBorders>
                    <w:top w:val="nil"/>
                    <w:left w:val="nil"/>
                    <w:bottom w:val="nil"/>
                    <w:right w:val="nil"/>
                  </w:tcBorders>
                  <w:shd w:val="clear" w:color="auto" w:fill="auto"/>
                  <w:noWrap/>
                  <w:vAlign w:val="bottom"/>
                  <w:hideMark/>
                </w:tcPr>
                <w:p w14:paraId="415230A2" w14:textId="6D6DA120" w:rsidR="00D83E9A" w:rsidRPr="00D83E9A" w:rsidDel="00E2396A" w:rsidRDefault="00D83E9A" w:rsidP="00D83E9A">
                  <w:pPr>
                    <w:jc w:val="right"/>
                    <w:rPr>
                      <w:ins w:id="855" w:author="Ashwin Vasan" w:date="2015-07-09T15:28:00Z"/>
                      <w:del w:id="856" w:author="Christopher Boyer" w:date="2015-07-11T00:08:00Z"/>
                      <w:rFonts w:ascii="Helvetica Neue" w:eastAsia="Times New Roman" w:hAnsi="Helvetica Neue" w:cs="Times New Roman"/>
                      <w:color w:val="000000"/>
                      <w:sz w:val="16"/>
                      <w:szCs w:val="16"/>
                    </w:rPr>
                  </w:pPr>
                  <w:ins w:id="857" w:author="Ashwin Vasan" w:date="2015-07-09T15:28:00Z">
                    <w:del w:id="858" w:author="Christopher Boyer" w:date="2015-07-11T00:08:00Z">
                      <w:r w:rsidRPr="00D83E9A" w:rsidDel="00E2396A">
                        <w:rPr>
                          <w:rFonts w:ascii="Helvetica Neue" w:eastAsia="Times New Roman" w:hAnsi="Helvetica Neue" w:cs="Times New Roman"/>
                          <w:color w:val="000000"/>
                          <w:sz w:val="16"/>
                          <w:szCs w:val="16"/>
                        </w:rPr>
                        <w:delText>2.34 - 6.44</w:delText>
                      </w:r>
                    </w:del>
                  </w:ins>
                </w:p>
              </w:tc>
              <w:tc>
                <w:tcPr>
                  <w:tcW w:w="108" w:type="pct"/>
                  <w:tcBorders>
                    <w:top w:val="nil"/>
                    <w:left w:val="nil"/>
                    <w:bottom w:val="nil"/>
                    <w:right w:val="nil"/>
                  </w:tcBorders>
                  <w:shd w:val="clear" w:color="auto" w:fill="auto"/>
                  <w:noWrap/>
                  <w:vAlign w:val="bottom"/>
                  <w:hideMark/>
                </w:tcPr>
                <w:p w14:paraId="09208288" w14:textId="21CB4BAD" w:rsidR="00D83E9A" w:rsidRPr="00D83E9A" w:rsidDel="00E2396A" w:rsidRDefault="00D83E9A" w:rsidP="00D83E9A">
                  <w:pPr>
                    <w:rPr>
                      <w:ins w:id="859" w:author="Ashwin Vasan" w:date="2015-07-09T15:28:00Z"/>
                      <w:del w:id="860"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
                <w:p w14:paraId="3F3C606A" w14:textId="4BD7D70B" w:rsidR="00D83E9A" w:rsidRPr="00D83E9A" w:rsidDel="00E2396A" w:rsidRDefault="00D83E9A" w:rsidP="00D83E9A">
                  <w:pPr>
                    <w:jc w:val="right"/>
                    <w:rPr>
                      <w:ins w:id="861" w:author="Ashwin Vasan" w:date="2015-07-09T15:28:00Z"/>
                      <w:del w:id="862" w:author="Christopher Boyer" w:date="2015-07-11T00:08:00Z"/>
                      <w:rFonts w:ascii="Helvetica Neue" w:eastAsia="Times New Roman" w:hAnsi="Helvetica Neue" w:cs="Times New Roman"/>
                      <w:color w:val="000000"/>
                      <w:sz w:val="16"/>
                      <w:szCs w:val="16"/>
                    </w:rPr>
                  </w:pPr>
                  <w:ins w:id="863" w:author="Ashwin Vasan" w:date="2015-07-09T15:28:00Z">
                    <w:del w:id="864"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
                <w:p w14:paraId="0A4BA784" w14:textId="65445800" w:rsidR="00D83E9A" w:rsidRPr="00D83E9A" w:rsidDel="00E2396A" w:rsidRDefault="00D83E9A" w:rsidP="00D83E9A">
                  <w:pPr>
                    <w:jc w:val="right"/>
                    <w:rPr>
                      <w:ins w:id="865" w:author="Ashwin Vasan" w:date="2015-07-09T15:28:00Z"/>
                      <w:del w:id="866" w:author="Christopher Boyer" w:date="2015-07-11T00:08:00Z"/>
                      <w:rFonts w:ascii="Helvetica Neue" w:eastAsia="Times New Roman" w:hAnsi="Helvetica Neue" w:cs="Times New Roman"/>
                      <w:color w:val="000000"/>
                      <w:sz w:val="16"/>
                      <w:szCs w:val="16"/>
                    </w:rPr>
                  </w:pPr>
                  <w:ins w:id="867" w:author="Ashwin Vasan" w:date="2015-07-09T15:28:00Z">
                    <w:del w:id="868"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
                <w:p w14:paraId="136620BD" w14:textId="09F0D716" w:rsidR="00D83E9A" w:rsidRPr="00D83E9A" w:rsidDel="00E2396A" w:rsidRDefault="00D83E9A" w:rsidP="00D83E9A">
                  <w:pPr>
                    <w:rPr>
                      <w:ins w:id="869" w:author="Ashwin Vasan" w:date="2015-07-09T15:28:00Z"/>
                      <w:del w:id="87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5002A576" w14:textId="587EFE07" w:rsidR="00D83E9A" w:rsidRPr="00D83E9A" w:rsidDel="00E2396A" w:rsidRDefault="00D83E9A" w:rsidP="00D83E9A">
                  <w:pPr>
                    <w:jc w:val="right"/>
                    <w:rPr>
                      <w:ins w:id="871" w:author="Ashwin Vasan" w:date="2015-07-09T15:28:00Z"/>
                      <w:del w:id="872" w:author="Christopher Boyer" w:date="2015-07-11T00:08:00Z"/>
                      <w:rFonts w:ascii="Helvetica Neue" w:eastAsia="Times New Roman" w:hAnsi="Helvetica Neue" w:cs="Times New Roman"/>
                      <w:b/>
                      <w:bCs/>
                      <w:color w:val="000000"/>
                      <w:sz w:val="16"/>
                      <w:szCs w:val="16"/>
                    </w:rPr>
                  </w:pPr>
                  <w:ins w:id="873" w:author="Ashwin Vasan" w:date="2015-07-09T15:28:00Z">
                    <w:del w:id="874" w:author="Christopher Boyer" w:date="2015-07-11T00:08:00Z">
                      <w:r w:rsidRPr="00D83E9A" w:rsidDel="00E2396A">
                        <w:rPr>
                          <w:rFonts w:ascii="Helvetica Neue" w:eastAsia="Times New Roman" w:hAnsi="Helvetica Neue" w:cs="Times New Roman"/>
                          <w:b/>
                          <w:bCs/>
                          <w:color w:val="000000"/>
                          <w:sz w:val="16"/>
                          <w:szCs w:val="16"/>
                        </w:rPr>
                        <w:delText>4.85***</w:delText>
                      </w:r>
                    </w:del>
                  </w:ins>
                </w:p>
              </w:tc>
              <w:tc>
                <w:tcPr>
                  <w:tcW w:w="406" w:type="pct"/>
                  <w:tcBorders>
                    <w:top w:val="nil"/>
                    <w:left w:val="nil"/>
                    <w:bottom w:val="nil"/>
                    <w:right w:val="nil"/>
                  </w:tcBorders>
                  <w:shd w:val="clear" w:color="auto" w:fill="auto"/>
                  <w:noWrap/>
                  <w:vAlign w:val="bottom"/>
                  <w:hideMark/>
                </w:tcPr>
                <w:p w14:paraId="10927F8E" w14:textId="40BAE3ED" w:rsidR="00D83E9A" w:rsidRPr="00D83E9A" w:rsidDel="00E2396A" w:rsidRDefault="00D83E9A" w:rsidP="00D83E9A">
                  <w:pPr>
                    <w:jc w:val="right"/>
                    <w:rPr>
                      <w:ins w:id="875" w:author="Ashwin Vasan" w:date="2015-07-09T15:28:00Z"/>
                      <w:del w:id="876" w:author="Christopher Boyer" w:date="2015-07-11T00:08:00Z"/>
                      <w:rFonts w:ascii="Helvetica Neue" w:eastAsia="Times New Roman" w:hAnsi="Helvetica Neue" w:cs="Times New Roman"/>
                      <w:color w:val="000000"/>
                      <w:sz w:val="16"/>
                      <w:szCs w:val="16"/>
                    </w:rPr>
                  </w:pPr>
                  <w:ins w:id="877" w:author="Ashwin Vasan" w:date="2015-07-09T15:28:00Z">
                    <w:del w:id="878" w:author="Christopher Boyer" w:date="2015-07-11T00:08:00Z">
                      <w:r w:rsidRPr="00D83E9A" w:rsidDel="00E2396A">
                        <w:rPr>
                          <w:rFonts w:ascii="Helvetica Neue" w:eastAsia="Times New Roman" w:hAnsi="Helvetica Neue" w:cs="Times New Roman"/>
                          <w:color w:val="000000"/>
                          <w:sz w:val="16"/>
                          <w:szCs w:val="16"/>
                        </w:rPr>
                        <w:delText>2.14 - 11.02</w:delText>
                      </w:r>
                    </w:del>
                  </w:ins>
                </w:p>
              </w:tc>
              <w:tc>
                <w:tcPr>
                  <w:tcW w:w="108" w:type="pct"/>
                  <w:tcBorders>
                    <w:top w:val="nil"/>
                    <w:left w:val="nil"/>
                    <w:bottom w:val="nil"/>
                    <w:right w:val="nil"/>
                  </w:tcBorders>
                  <w:shd w:val="clear" w:color="auto" w:fill="auto"/>
                  <w:noWrap/>
                  <w:vAlign w:val="bottom"/>
                  <w:hideMark/>
                </w:tcPr>
                <w:p w14:paraId="5F341C56" w14:textId="5CC6D263" w:rsidR="00D83E9A" w:rsidRPr="00D83E9A" w:rsidDel="00E2396A" w:rsidRDefault="00D83E9A" w:rsidP="00D83E9A">
                  <w:pPr>
                    <w:rPr>
                      <w:ins w:id="879" w:author="Ashwin Vasan" w:date="2015-07-09T15:28:00Z"/>
                      <w:del w:id="880"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
                <w:p w14:paraId="6D300075" w14:textId="52821141" w:rsidR="00D83E9A" w:rsidRPr="00D83E9A" w:rsidDel="00E2396A" w:rsidRDefault="00D83E9A" w:rsidP="00D83E9A">
                  <w:pPr>
                    <w:rPr>
                      <w:ins w:id="881" w:author="Ashwin Vasan" w:date="2015-07-09T15:28:00Z"/>
                      <w:del w:id="882"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
                <w:p w14:paraId="658E73F3" w14:textId="62DCDD07" w:rsidR="00D83E9A" w:rsidRPr="00D83E9A" w:rsidDel="00E2396A" w:rsidRDefault="00D83E9A" w:rsidP="00D83E9A">
                  <w:pPr>
                    <w:rPr>
                      <w:ins w:id="883" w:author="Ashwin Vasan" w:date="2015-07-09T15:28:00Z"/>
                      <w:del w:id="88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
                <w:p w14:paraId="25031D67" w14:textId="4E183D65" w:rsidR="00D83E9A" w:rsidRPr="00D83E9A" w:rsidDel="00E2396A" w:rsidRDefault="00D83E9A" w:rsidP="00D83E9A">
                  <w:pPr>
                    <w:rPr>
                      <w:ins w:id="885" w:author="Ashwin Vasan" w:date="2015-07-09T15:28:00Z"/>
                      <w:del w:id="88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038BB005" w14:textId="535A745F" w:rsidR="00D83E9A" w:rsidRPr="00D83E9A" w:rsidDel="00E2396A" w:rsidRDefault="00D83E9A" w:rsidP="00D83E9A">
                  <w:pPr>
                    <w:jc w:val="right"/>
                    <w:rPr>
                      <w:ins w:id="887" w:author="Ashwin Vasan" w:date="2015-07-09T15:28:00Z"/>
                      <w:del w:id="888" w:author="Christopher Boyer" w:date="2015-07-11T00:08:00Z"/>
                      <w:rFonts w:ascii="Helvetica Neue" w:eastAsia="Times New Roman" w:hAnsi="Helvetica Neue" w:cs="Times New Roman"/>
                      <w:b/>
                      <w:bCs/>
                      <w:color w:val="000000"/>
                      <w:sz w:val="16"/>
                      <w:szCs w:val="16"/>
                    </w:rPr>
                  </w:pPr>
                  <w:ins w:id="889" w:author="Ashwin Vasan" w:date="2015-07-09T15:28:00Z">
                    <w:del w:id="890" w:author="Christopher Boyer" w:date="2015-07-11T00:08:00Z">
                      <w:r w:rsidRPr="00D83E9A" w:rsidDel="00E2396A">
                        <w:rPr>
                          <w:rFonts w:ascii="Helvetica Neue" w:eastAsia="Times New Roman" w:hAnsi="Helvetica Neue" w:cs="Times New Roman"/>
                          <w:b/>
                          <w:bCs/>
                          <w:color w:val="000000"/>
                          <w:sz w:val="16"/>
                          <w:szCs w:val="16"/>
                        </w:rPr>
                        <w:delText>3.63***</w:delText>
                      </w:r>
                    </w:del>
                  </w:ins>
                </w:p>
              </w:tc>
              <w:tc>
                <w:tcPr>
                  <w:tcW w:w="473" w:type="pct"/>
                  <w:tcBorders>
                    <w:top w:val="nil"/>
                    <w:left w:val="nil"/>
                    <w:bottom w:val="nil"/>
                    <w:right w:val="nil"/>
                  </w:tcBorders>
                  <w:shd w:val="clear" w:color="auto" w:fill="auto"/>
                  <w:noWrap/>
                  <w:vAlign w:val="bottom"/>
                  <w:hideMark/>
                </w:tcPr>
                <w:p w14:paraId="20EC5AC1" w14:textId="41E0BDB5" w:rsidR="00D83E9A" w:rsidRPr="00D83E9A" w:rsidDel="00E2396A" w:rsidRDefault="00D83E9A" w:rsidP="00D83E9A">
                  <w:pPr>
                    <w:jc w:val="right"/>
                    <w:rPr>
                      <w:ins w:id="891" w:author="Ashwin Vasan" w:date="2015-07-09T15:28:00Z"/>
                      <w:del w:id="892" w:author="Christopher Boyer" w:date="2015-07-11T00:08:00Z"/>
                      <w:rFonts w:ascii="Helvetica Neue" w:eastAsia="Times New Roman" w:hAnsi="Helvetica Neue" w:cs="Times New Roman"/>
                      <w:color w:val="000000"/>
                      <w:sz w:val="16"/>
                      <w:szCs w:val="16"/>
                    </w:rPr>
                  </w:pPr>
                  <w:ins w:id="893" w:author="Ashwin Vasan" w:date="2015-07-09T15:28:00Z">
                    <w:del w:id="894" w:author="Christopher Boyer" w:date="2015-07-11T00:08:00Z">
                      <w:r w:rsidRPr="00D83E9A" w:rsidDel="00E2396A">
                        <w:rPr>
                          <w:rFonts w:ascii="Helvetica Neue" w:eastAsia="Times New Roman" w:hAnsi="Helvetica Neue" w:cs="Times New Roman"/>
                          <w:color w:val="000000"/>
                          <w:sz w:val="16"/>
                          <w:szCs w:val="16"/>
                        </w:rPr>
                        <w:delText>2.49 - 5.49</w:delText>
                      </w:r>
                    </w:del>
                  </w:ins>
                </w:p>
              </w:tc>
            </w:tr>
            <w:tr w:rsidR="00E2396A" w:rsidRPr="00D83E9A" w:rsidDel="00E2396A" w14:paraId="1944AD63" w14:textId="0DB19339" w:rsidTr="00EA4956">
              <w:trPr>
                <w:trHeight w:val="280"/>
                <w:ins w:id="895" w:author="Ashwin Vasan" w:date="2015-07-09T15:28:00Z"/>
                <w:del w:id="896" w:author="Christopher Boyer" w:date="2015-07-11T00:08:00Z"/>
              </w:trPr>
              <w:tc>
                <w:tcPr>
                  <w:tcW w:w="740" w:type="pct"/>
                  <w:tcBorders>
                    <w:top w:val="nil"/>
                    <w:left w:val="nil"/>
                    <w:bottom w:val="single" w:sz="4" w:space="0" w:color="auto"/>
                    <w:right w:val="nil"/>
                  </w:tcBorders>
                  <w:shd w:val="clear" w:color="auto" w:fill="auto"/>
                  <w:noWrap/>
                  <w:vAlign w:val="bottom"/>
                  <w:hideMark/>
                </w:tcPr>
                <w:p w14:paraId="2556BA3A" w14:textId="10C1A5B4" w:rsidR="00D83E9A" w:rsidRPr="00D83E9A" w:rsidDel="00E2396A" w:rsidRDefault="00D83E9A" w:rsidP="00D83E9A">
                  <w:pPr>
                    <w:rPr>
                      <w:ins w:id="897" w:author="Ashwin Vasan" w:date="2015-07-09T15:28:00Z"/>
                      <w:del w:id="898" w:author="Christopher Boyer" w:date="2015-07-11T00:08:00Z"/>
                      <w:rFonts w:ascii="Helvetica Neue" w:eastAsia="Times New Roman" w:hAnsi="Helvetica Neue" w:cs="Times New Roman"/>
                      <w:color w:val="000000"/>
                      <w:sz w:val="16"/>
                      <w:szCs w:val="16"/>
                    </w:rPr>
                  </w:pPr>
                </w:p>
              </w:tc>
              <w:tc>
                <w:tcPr>
                  <w:tcW w:w="229" w:type="pct"/>
                  <w:tcBorders>
                    <w:top w:val="nil"/>
                    <w:left w:val="nil"/>
                    <w:bottom w:val="single" w:sz="4" w:space="0" w:color="auto"/>
                    <w:right w:val="nil"/>
                  </w:tcBorders>
                  <w:shd w:val="clear" w:color="auto" w:fill="auto"/>
                  <w:vAlign w:val="center"/>
                  <w:hideMark/>
                </w:tcPr>
                <w:p w14:paraId="0B330CF4" w14:textId="6FFE9F10" w:rsidR="00D83E9A" w:rsidRPr="00D83E9A" w:rsidDel="00E2396A" w:rsidRDefault="00D83E9A" w:rsidP="00D83E9A">
                  <w:pPr>
                    <w:jc w:val="right"/>
                    <w:rPr>
                      <w:ins w:id="899" w:author="Ashwin Vasan" w:date="2015-07-09T15:28:00Z"/>
                      <w:del w:id="900" w:author="Christopher Boyer" w:date="2015-07-11T00:08:00Z"/>
                      <w:rFonts w:ascii="Helvetica Neue" w:eastAsia="Times New Roman" w:hAnsi="Helvetica Neue" w:cs="Times New Roman"/>
                      <w:color w:val="262626"/>
                      <w:sz w:val="16"/>
                      <w:szCs w:val="16"/>
                    </w:rPr>
                  </w:pPr>
                </w:p>
              </w:tc>
              <w:tc>
                <w:tcPr>
                  <w:tcW w:w="373" w:type="pct"/>
                  <w:tcBorders>
                    <w:top w:val="nil"/>
                    <w:left w:val="nil"/>
                    <w:bottom w:val="single" w:sz="4" w:space="0" w:color="auto"/>
                    <w:right w:val="nil"/>
                  </w:tcBorders>
                  <w:shd w:val="clear" w:color="auto" w:fill="auto"/>
                  <w:noWrap/>
                  <w:vAlign w:val="bottom"/>
                  <w:hideMark/>
                </w:tcPr>
                <w:p w14:paraId="4084A3DD" w14:textId="16291D41" w:rsidR="00D83E9A" w:rsidRPr="00D83E9A" w:rsidDel="00E2396A" w:rsidRDefault="00D83E9A" w:rsidP="00D83E9A">
                  <w:pPr>
                    <w:jc w:val="right"/>
                    <w:rPr>
                      <w:ins w:id="901" w:author="Ashwin Vasan" w:date="2015-07-09T15:28:00Z"/>
                      <w:del w:id="902"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3B8F2A1B" w14:textId="42540494" w:rsidR="00D83E9A" w:rsidRPr="00D83E9A" w:rsidDel="00E2396A" w:rsidRDefault="00D83E9A" w:rsidP="00D83E9A">
                  <w:pPr>
                    <w:jc w:val="right"/>
                    <w:rPr>
                      <w:ins w:id="903" w:author="Ashwin Vasan" w:date="2015-07-09T15:28:00Z"/>
                      <w:del w:id="904"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vAlign w:val="center"/>
                  <w:hideMark/>
                </w:tcPr>
                <w:p w14:paraId="7E4F18F5" w14:textId="2C4083EC" w:rsidR="00D83E9A" w:rsidRPr="00D83E9A" w:rsidDel="00E2396A" w:rsidRDefault="00D83E9A" w:rsidP="00D83E9A">
                  <w:pPr>
                    <w:jc w:val="right"/>
                    <w:rPr>
                      <w:ins w:id="905" w:author="Ashwin Vasan" w:date="2015-07-09T15:28:00Z"/>
                      <w:del w:id="906" w:author="Christopher Boyer" w:date="2015-07-11T00:08:00Z"/>
                      <w:rFonts w:ascii="Helvetica Neue" w:eastAsia="Times New Roman" w:hAnsi="Helvetica Neue" w:cs="Times New Roman"/>
                      <w:b/>
                      <w:bCs/>
                      <w:color w:val="262626"/>
                      <w:sz w:val="16"/>
                      <w:szCs w:val="16"/>
                    </w:rPr>
                  </w:pPr>
                </w:p>
              </w:tc>
              <w:tc>
                <w:tcPr>
                  <w:tcW w:w="373" w:type="pct"/>
                  <w:tcBorders>
                    <w:top w:val="nil"/>
                    <w:left w:val="nil"/>
                    <w:bottom w:val="single" w:sz="4" w:space="0" w:color="auto"/>
                    <w:right w:val="nil"/>
                  </w:tcBorders>
                  <w:shd w:val="clear" w:color="auto" w:fill="auto"/>
                  <w:noWrap/>
                  <w:vAlign w:val="bottom"/>
                  <w:hideMark/>
                </w:tcPr>
                <w:p w14:paraId="3B7D7653" w14:textId="4211CCA0" w:rsidR="00D83E9A" w:rsidRPr="00D83E9A" w:rsidDel="00E2396A" w:rsidRDefault="00D83E9A" w:rsidP="00D83E9A">
                  <w:pPr>
                    <w:jc w:val="right"/>
                    <w:rPr>
                      <w:ins w:id="907" w:author="Ashwin Vasan" w:date="2015-07-09T15:28:00Z"/>
                      <w:del w:id="908"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573129CA" w14:textId="3FE3F270" w:rsidR="00D83E9A" w:rsidRPr="00D83E9A" w:rsidDel="00E2396A" w:rsidRDefault="00D83E9A" w:rsidP="00D83E9A">
                  <w:pPr>
                    <w:rPr>
                      <w:ins w:id="909" w:author="Ashwin Vasan" w:date="2015-07-09T15:28:00Z"/>
                      <w:del w:id="910"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single" w:sz="4" w:space="0" w:color="auto"/>
                    <w:right w:val="nil"/>
                  </w:tcBorders>
                  <w:shd w:val="clear" w:color="auto" w:fill="auto"/>
                  <w:noWrap/>
                  <w:vAlign w:val="bottom"/>
                  <w:hideMark/>
                </w:tcPr>
                <w:p w14:paraId="141D09D8" w14:textId="26D88423" w:rsidR="00D83E9A" w:rsidRPr="00D83E9A" w:rsidDel="00E2396A" w:rsidRDefault="00D83E9A" w:rsidP="00D83E9A">
                  <w:pPr>
                    <w:rPr>
                      <w:ins w:id="911" w:author="Ashwin Vasan" w:date="2015-07-09T15:28:00Z"/>
                      <w:del w:id="912"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single" w:sz="4" w:space="0" w:color="auto"/>
                    <w:right w:val="nil"/>
                  </w:tcBorders>
                  <w:shd w:val="clear" w:color="auto" w:fill="auto"/>
                  <w:noWrap/>
                  <w:vAlign w:val="bottom"/>
                  <w:hideMark/>
                </w:tcPr>
                <w:p w14:paraId="390F66AE" w14:textId="5B51F733" w:rsidR="00D83E9A" w:rsidRPr="00D83E9A" w:rsidDel="00E2396A" w:rsidRDefault="00D83E9A" w:rsidP="00D83E9A">
                  <w:pPr>
                    <w:jc w:val="right"/>
                    <w:rPr>
                      <w:ins w:id="913" w:author="Ashwin Vasan" w:date="2015-07-09T15:28:00Z"/>
                      <w:del w:id="91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1EE2F86E" w14:textId="72853A1D" w:rsidR="00D83E9A" w:rsidRPr="00D83E9A" w:rsidDel="00E2396A" w:rsidRDefault="00D83E9A" w:rsidP="00D83E9A">
                  <w:pPr>
                    <w:rPr>
                      <w:ins w:id="915" w:author="Ashwin Vasan" w:date="2015-07-09T15:28:00Z"/>
                      <w:del w:id="91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noWrap/>
                  <w:vAlign w:val="bottom"/>
                  <w:hideMark/>
                </w:tcPr>
                <w:p w14:paraId="046157ED" w14:textId="7C135B86" w:rsidR="00D83E9A" w:rsidRPr="00D83E9A" w:rsidDel="00E2396A" w:rsidRDefault="00D83E9A" w:rsidP="00D83E9A">
                  <w:pPr>
                    <w:jc w:val="right"/>
                    <w:rPr>
                      <w:ins w:id="917" w:author="Ashwin Vasan" w:date="2015-07-09T15:28:00Z"/>
                      <w:del w:id="918" w:author="Christopher Boyer" w:date="2015-07-11T00:08:00Z"/>
                      <w:rFonts w:ascii="Helvetica Neue" w:eastAsia="Times New Roman" w:hAnsi="Helvetica Neue" w:cs="Times New Roman"/>
                      <w:b/>
                      <w:bCs/>
                      <w:color w:val="000000"/>
                      <w:sz w:val="16"/>
                      <w:szCs w:val="16"/>
                    </w:rPr>
                  </w:pPr>
                </w:p>
              </w:tc>
              <w:tc>
                <w:tcPr>
                  <w:tcW w:w="406" w:type="pct"/>
                  <w:tcBorders>
                    <w:top w:val="nil"/>
                    <w:left w:val="nil"/>
                    <w:bottom w:val="single" w:sz="4" w:space="0" w:color="auto"/>
                    <w:right w:val="nil"/>
                  </w:tcBorders>
                  <w:shd w:val="clear" w:color="auto" w:fill="auto"/>
                  <w:noWrap/>
                  <w:vAlign w:val="bottom"/>
                  <w:hideMark/>
                </w:tcPr>
                <w:p w14:paraId="2576C8E9" w14:textId="0DAB2097" w:rsidR="00D83E9A" w:rsidRPr="00D83E9A" w:rsidDel="00E2396A" w:rsidRDefault="00D83E9A" w:rsidP="00D83E9A">
                  <w:pPr>
                    <w:jc w:val="right"/>
                    <w:rPr>
                      <w:ins w:id="919" w:author="Ashwin Vasan" w:date="2015-07-09T15:28:00Z"/>
                      <w:del w:id="920"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590653C2" w14:textId="790DEC89" w:rsidR="00D83E9A" w:rsidRPr="00D83E9A" w:rsidDel="00E2396A" w:rsidRDefault="00D83E9A" w:rsidP="00D83E9A">
                  <w:pPr>
                    <w:rPr>
                      <w:ins w:id="921" w:author="Ashwin Vasan" w:date="2015-07-09T15:28:00Z"/>
                      <w:del w:id="922" w:author="Christopher Boyer" w:date="2015-07-11T00:08:00Z"/>
                      <w:rFonts w:ascii="Helvetica Neue" w:eastAsia="Times New Roman" w:hAnsi="Helvetica Neue" w:cs="Times New Roman"/>
                      <w:color w:val="000000"/>
                      <w:sz w:val="16"/>
                      <w:szCs w:val="16"/>
                    </w:rPr>
                  </w:pPr>
                </w:p>
              </w:tc>
              <w:tc>
                <w:tcPr>
                  <w:tcW w:w="204" w:type="pct"/>
                  <w:tcBorders>
                    <w:top w:val="nil"/>
                    <w:left w:val="nil"/>
                    <w:bottom w:val="single" w:sz="4" w:space="0" w:color="auto"/>
                    <w:right w:val="nil"/>
                  </w:tcBorders>
                  <w:shd w:val="clear" w:color="auto" w:fill="auto"/>
                  <w:noWrap/>
                  <w:vAlign w:val="center"/>
                  <w:hideMark/>
                </w:tcPr>
                <w:p w14:paraId="62C80D65" w14:textId="26384001" w:rsidR="00D83E9A" w:rsidRPr="00D83E9A" w:rsidDel="00E2396A" w:rsidRDefault="00D83E9A" w:rsidP="00D83E9A">
                  <w:pPr>
                    <w:jc w:val="right"/>
                    <w:rPr>
                      <w:ins w:id="923" w:author="Ashwin Vasan" w:date="2015-07-09T15:28:00Z"/>
                      <w:del w:id="924"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single" w:sz="4" w:space="0" w:color="auto"/>
                    <w:right w:val="nil"/>
                  </w:tcBorders>
                  <w:shd w:val="clear" w:color="auto" w:fill="auto"/>
                  <w:noWrap/>
                  <w:vAlign w:val="center"/>
                  <w:hideMark/>
                </w:tcPr>
                <w:p w14:paraId="2FB6C651" w14:textId="56FC2022" w:rsidR="00D83E9A" w:rsidRPr="00D83E9A" w:rsidDel="00E2396A" w:rsidRDefault="00D83E9A" w:rsidP="00D83E9A">
                  <w:pPr>
                    <w:jc w:val="right"/>
                    <w:rPr>
                      <w:ins w:id="925" w:author="Ashwin Vasan" w:date="2015-07-09T15:28:00Z"/>
                      <w:del w:id="926"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single" w:sz="4" w:space="0" w:color="auto"/>
                    <w:right w:val="nil"/>
                  </w:tcBorders>
                  <w:shd w:val="clear" w:color="auto" w:fill="auto"/>
                  <w:noWrap/>
                  <w:vAlign w:val="bottom"/>
                  <w:hideMark/>
                </w:tcPr>
                <w:p w14:paraId="11E2D71D" w14:textId="216993EB" w:rsidR="00D83E9A" w:rsidRPr="00D83E9A" w:rsidDel="00E2396A" w:rsidRDefault="00D83E9A" w:rsidP="00D83E9A">
                  <w:pPr>
                    <w:rPr>
                      <w:ins w:id="927" w:author="Ashwin Vasan" w:date="2015-07-09T15:28:00Z"/>
                      <w:del w:id="92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single" w:sz="4" w:space="0" w:color="auto"/>
                    <w:right w:val="nil"/>
                  </w:tcBorders>
                  <w:shd w:val="clear" w:color="auto" w:fill="auto"/>
                  <w:noWrap/>
                  <w:vAlign w:val="bottom"/>
                  <w:hideMark/>
                </w:tcPr>
                <w:p w14:paraId="4663242A" w14:textId="6A5C507F" w:rsidR="00D83E9A" w:rsidRPr="00D83E9A" w:rsidDel="00E2396A" w:rsidRDefault="00D83E9A" w:rsidP="00D83E9A">
                  <w:pPr>
                    <w:jc w:val="right"/>
                    <w:rPr>
                      <w:ins w:id="929" w:author="Ashwin Vasan" w:date="2015-07-09T15:28:00Z"/>
                      <w:del w:id="930" w:author="Christopher Boyer" w:date="2015-07-11T00:08:00Z"/>
                      <w:rFonts w:ascii="Helvetica Neue" w:eastAsia="Times New Roman" w:hAnsi="Helvetica Neue" w:cs="Times New Roman"/>
                      <w:b/>
                      <w:bCs/>
                      <w:color w:val="000000"/>
                      <w:sz w:val="16"/>
                      <w:szCs w:val="16"/>
                    </w:rPr>
                  </w:pPr>
                </w:p>
              </w:tc>
              <w:tc>
                <w:tcPr>
                  <w:tcW w:w="473" w:type="pct"/>
                  <w:tcBorders>
                    <w:top w:val="nil"/>
                    <w:left w:val="nil"/>
                    <w:bottom w:val="single" w:sz="4" w:space="0" w:color="auto"/>
                    <w:right w:val="nil"/>
                  </w:tcBorders>
                  <w:shd w:val="clear" w:color="auto" w:fill="auto"/>
                  <w:noWrap/>
                  <w:vAlign w:val="bottom"/>
                  <w:hideMark/>
                </w:tcPr>
                <w:p w14:paraId="646F34AD" w14:textId="728905D4" w:rsidR="00D83E9A" w:rsidRPr="00D83E9A" w:rsidDel="00E2396A" w:rsidRDefault="00D83E9A" w:rsidP="00D83E9A">
                  <w:pPr>
                    <w:jc w:val="right"/>
                    <w:rPr>
                      <w:ins w:id="931" w:author="Ashwin Vasan" w:date="2015-07-09T15:28:00Z"/>
                      <w:del w:id="932" w:author="Christopher Boyer" w:date="2015-07-11T00:08:00Z"/>
                      <w:rFonts w:ascii="Helvetica Neue" w:eastAsia="Times New Roman" w:hAnsi="Helvetica Neue" w:cs="Times New Roman"/>
                      <w:color w:val="000000"/>
                      <w:sz w:val="16"/>
                      <w:szCs w:val="16"/>
                    </w:rPr>
                  </w:pPr>
                </w:p>
              </w:tc>
            </w:tr>
            <w:tr w:rsidR="00E2396A" w:rsidRPr="00D83E9A" w:rsidDel="00E2396A" w14:paraId="0B8D086C" w14:textId="381E2DAC" w:rsidTr="00EA4956">
              <w:trPr>
                <w:trHeight w:val="280"/>
                <w:ins w:id="933" w:author="Ashwin Vasan" w:date="2015-07-09T15:28:00Z"/>
                <w:del w:id="934" w:author="Christopher Boyer" w:date="2015-07-11T00:08:00Z"/>
              </w:trPr>
              <w:tc>
                <w:tcPr>
                  <w:tcW w:w="740" w:type="pct"/>
                  <w:tcBorders>
                    <w:top w:val="single" w:sz="4" w:space="0" w:color="auto"/>
                    <w:left w:val="nil"/>
                    <w:bottom w:val="single" w:sz="4" w:space="0" w:color="auto"/>
                    <w:right w:val="nil"/>
                  </w:tcBorders>
                  <w:shd w:val="clear" w:color="000000" w:fill="C0C0C0"/>
                  <w:noWrap/>
                  <w:vAlign w:val="bottom"/>
                  <w:hideMark/>
                </w:tcPr>
                <w:p w14:paraId="7ABC6EF3" w14:textId="22F52B17" w:rsidR="00D83E9A" w:rsidRPr="00D83E9A" w:rsidDel="00E2396A" w:rsidRDefault="00D83E9A" w:rsidP="00D83E9A">
                  <w:pPr>
                    <w:rPr>
                      <w:ins w:id="935" w:author="Ashwin Vasan" w:date="2015-07-09T15:28:00Z"/>
                      <w:del w:id="936" w:author="Christopher Boyer" w:date="2015-07-11T00:08:00Z"/>
                      <w:rFonts w:ascii="Helvetica Neue" w:eastAsia="Times New Roman" w:hAnsi="Helvetica Neue" w:cs="Times New Roman"/>
                      <w:b/>
                      <w:bCs/>
                      <w:color w:val="000000"/>
                      <w:sz w:val="16"/>
                      <w:szCs w:val="16"/>
                    </w:rPr>
                  </w:pPr>
                  <w:ins w:id="937" w:author="Ashwin Vasan" w:date="2015-07-09T15:28:00Z">
                    <w:del w:id="938" w:author="Christopher Boyer" w:date="2015-07-11T00:08:00Z">
                      <w:r w:rsidRPr="00D83E9A" w:rsidDel="00E2396A">
                        <w:rPr>
                          <w:rFonts w:ascii="Helvetica Neue" w:eastAsia="Times New Roman" w:hAnsi="Helvetica Neue" w:cs="Times New Roman"/>
                          <w:b/>
                          <w:bCs/>
                          <w:color w:val="000000"/>
                          <w:sz w:val="16"/>
                          <w:szCs w:val="16"/>
                        </w:rPr>
                        <w:delText>All nurses (post vs. pre)</w:delText>
                      </w:r>
                    </w:del>
                  </w:ins>
                </w:p>
              </w:tc>
              <w:tc>
                <w:tcPr>
                  <w:tcW w:w="229" w:type="pct"/>
                  <w:tcBorders>
                    <w:top w:val="single" w:sz="4" w:space="0" w:color="auto"/>
                    <w:left w:val="nil"/>
                    <w:bottom w:val="single" w:sz="4" w:space="0" w:color="auto"/>
                    <w:right w:val="nil"/>
                  </w:tcBorders>
                  <w:shd w:val="clear" w:color="000000" w:fill="C0C0C0"/>
                  <w:vAlign w:val="center"/>
                  <w:hideMark/>
                </w:tcPr>
                <w:p w14:paraId="29F96520" w14:textId="5EF0E399" w:rsidR="00D83E9A" w:rsidRPr="00D83E9A" w:rsidDel="00E2396A" w:rsidRDefault="00D83E9A" w:rsidP="00D83E9A">
                  <w:pPr>
                    <w:jc w:val="right"/>
                    <w:rPr>
                      <w:ins w:id="939" w:author="Ashwin Vasan" w:date="2015-07-09T15:28:00Z"/>
                      <w:del w:id="940" w:author="Christopher Boyer" w:date="2015-07-11T00:08:00Z"/>
                      <w:rFonts w:ascii="Helvetica Neue" w:eastAsia="Times New Roman" w:hAnsi="Helvetica Neue" w:cs="Times New Roman"/>
                      <w:color w:val="262626"/>
                      <w:sz w:val="16"/>
                      <w:szCs w:val="16"/>
                    </w:rPr>
                  </w:pPr>
                  <w:ins w:id="941" w:author="Ashwin Vasan" w:date="2015-07-09T15:28:00Z">
                    <w:del w:id="942"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single" w:sz="4" w:space="0" w:color="auto"/>
                    <w:left w:val="nil"/>
                    <w:bottom w:val="single" w:sz="4" w:space="0" w:color="auto"/>
                    <w:right w:val="nil"/>
                  </w:tcBorders>
                  <w:shd w:val="clear" w:color="000000" w:fill="C0C0C0"/>
                  <w:noWrap/>
                  <w:vAlign w:val="bottom"/>
                  <w:hideMark/>
                </w:tcPr>
                <w:p w14:paraId="5FA95869" w14:textId="0B1110DA" w:rsidR="00D83E9A" w:rsidRPr="00D83E9A" w:rsidDel="00E2396A" w:rsidRDefault="00D83E9A" w:rsidP="00D83E9A">
                  <w:pPr>
                    <w:jc w:val="right"/>
                    <w:rPr>
                      <w:ins w:id="943" w:author="Ashwin Vasan" w:date="2015-07-09T15:28:00Z"/>
                      <w:del w:id="944" w:author="Christopher Boyer" w:date="2015-07-11T00:08:00Z"/>
                      <w:rFonts w:ascii="Helvetica Neue" w:eastAsia="Times New Roman" w:hAnsi="Helvetica Neue" w:cs="Times New Roman"/>
                      <w:color w:val="000000"/>
                      <w:sz w:val="16"/>
                      <w:szCs w:val="16"/>
                    </w:rPr>
                  </w:pPr>
                  <w:ins w:id="945" w:author="Ashwin Vasan" w:date="2015-07-09T15:28:00Z">
                    <w:del w:id="946"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7EB1A189" w14:textId="7049C877" w:rsidR="00D83E9A" w:rsidRPr="00D83E9A" w:rsidDel="00E2396A" w:rsidRDefault="00D83E9A" w:rsidP="00D83E9A">
                  <w:pPr>
                    <w:jc w:val="right"/>
                    <w:rPr>
                      <w:ins w:id="947" w:author="Ashwin Vasan" w:date="2015-07-09T15:28:00Z"/>
                      <w:del w:id="948" w:author="Christopher Boyer" w:date="2015-07-11T00:08:00Z"/>
                      <w:rFonts w:ascii="Helvetica Neue" w:eastAsia="Times New Roman" w:hAnsi="Helvetica Neue" w:cs="Times New Roman"/>
                      <w:color w:val="000000"/>
                      <w:sz w:val="16"/>
                      <w:szCs w:val="16"/>
                    </w:rPr>
                  </w:pPr>
                  <w:ins w:id="949" w:author="Ashwin Vasan" w:date="2015-07-09T15:28:00Z">
                    <w:del w:id="95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vAlign w:val="center"/>
                  <w:hideMark/>
                </w:tcPr>
                <w:p w14:paraId="7F8F0C76" w14:textId="5F464DF4" w:rsidR="00D83E9A" w:rsidRPr="00D83E9A" w:rsidDel="00E2396A" w:rsidRDefault="00D83E9A" w:rsidP="00D83E9A">
                  <w:pPr>
                    <w:jc w:val="right"/>
                    <w:rPr>
                      <w:ins w:id="951" w:author="Ashwin Vasan" w:date="2015-07-09T15:28:00Z"/>
                      <w:del w:id="952" w:author="Christopher Boyer" w:date="2015-07-11T00:08:00Z"/>
                      <w:rFonts w:ascii="Helvetica Neue" w:eastAsia="Times New Roman" w:hAnsi="Helvetica Neue" w:cs="Times New Roman"/>
                      <w:b/>
                      <w:bCs/>
                      <w:color w:val="262626"/>
                      <w:sz w:val="16"/>
                      <w:szCs w:val="16"/>
                    </w:rPr>
                  </w:pPr>
                  <w:ins w:id="953" w:author="Ashwin Vasan" w:date="2015-07-09T15:28:00Z">
                    <w:del w:id="954" w:author="Christopher Boyer" w:date="2015-07-11T00:08:00Z">
                      <w:r w:rsidRPr="00D83E9A" w:rsidDel="00E2396A">
                        <w:rPr>
                          <w:rFonts w:ascii="Helvetica Neue" w:eastAsia="Times New Roman" w:hAnsi="Helvetica Neue" w:cs="Times New Roman"/>
                          <w:b/>
                          <w:bCs/>
                          <w:color w:val="262626"/>
                          <w:sz w:val="16"/>
                          <w:szCs w:val="16"/>
                        </w:rPr>
                        <w:delText>2.49***</w:delText>
                      </w:r>
                    </w:del>
                  </w:ins>
                </w:p>
              </w:tc>
              <w:tc>
                <w:tcPr>
                  <w:tcW w:w="373" w:type="pct"/>
                  <w:tcBorders>
                    <w:top w:val="single" w:sz="4" w:space="0" w:color="auto"/>
                    <w:left w:val="nil"/>
                    <w:bottom w:val="single" w:sz="4" w:space="0" w:color="auto"/>
                    <w:right w:val="nil"/>
                  </w:tcBorders>
                  <w:shd w:val="clear" w:color="000000" w:fill="C0C0C0"/>
                  <w:noWrap/>
                  <w:vAlign w:val="bottom"/>
                  <w:hideMark/>
                </w:tcPr>
                <w:p w14:paraId="2DDE0946" w14:textId="7E4F6402" w:rsidR="00D83E9A" w:rsidRPr="00D83E9A" w:rsidDel="00E2396A" w:rsidRDefault="00D83E9A" w:rsidP="00D83E9A">
                  <w:pPr>
                    <w:jc w:val="right"/>
                    <w:rPr>
                      <w:ins w:id="955" w:author="Ashwin Vasan" w:date="2015-07-09T15:28:00Z"/>
                      <w:del w:id="956" w:author="Christopher Boyer" w:date="2015-07-11T00:08:00Z"/>
                      <w:rFonts w:ascii="Helvetica Neue" w:eastAsia="Times New Roman" w:hAnsi="Helvetica Neue" w:cs="Times New Roman"/>
                      <w:color w:val="000000"/>
                      <w:sz w:val="16"/>
                      <w:szCs w:val="16"/>
                    </w:rPr>
                  </w:pPr>
                  <w:ins w:id="957" w:author="Ashwin Vasan" w:date="2015-07-09T15:28:00Z">
                    <w:del w:id="958" w:author="Christopher Boyer" w:date="2015-07-11T00:08:00Z">
                      <w:r w:rsidRPr="00D83E9A" w:rsidDel="00E2396A">
                        <w:rPr>
                          <w:rFonts w:ascii="Helvetica Neue" w:eastAsia="Times New Roman" w:hAnsi="Helvetica Neue" w:cs="Times New Roman"/>
                          <w:color w:val="000000"/>
                          <w:sz w:val="16"/>
                          <w:szCs w:val="16"/>
                        </w:rPr>
                        <w:delText>1.75 - 3.56</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3A168664" w14:textId="4F6DA5A6" w:rsidR="00D83E9A" w:rsidRPr="00D83E9A" w:rsidDel="00E2396A" w:rsidRDefault="00D83E9A" w:rsidP="00D83E9A">
                  <w:pPr>
                    <w:rPr>
                      <w:ins w:id="959" w:author="Ashwin Vasan" w:date="2015-07-09T15:28:00Z"/>
                      <w:del w:id="960" w:author="Christopher Boyer" w:date="2015-07-11T00:08:00Z"/>
                      <w:rFonts w:ascii="Helvetica Neue" w:eastAsia="Times New Roman" w:hAnsi="Helvetica Neue" w:cs="Times New Roman"/>
                      <w:color w:val="000000"/>
                      <w:sz w:val="16"/>
                      <w:szCs w:val="16"/>
                    </w:rPr>
                  </w:pPr>
                  <w:ins w:id="961" w:author="Ashwin Vasan" w:date="2015-07-09T15:28:00Z">
                    <w:del w:id="962"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single" w:sz="4" w:space="0" w:color="auto"/>
                    <w:left w:val="nil"/>
                    <w:bottom w:val="single" w:sz="4" w:space="0" w:color="auto"/>
                    <w:right w:val="nil"/>
                  </w:tcBorders>
                  <w:shd w:val="clear" w:color="000000" w:fill="C0C0C0"/>
                  <w:noWrap/>
                  <w:vAlign w:val="bottom"/>
                  <w:hideMark/>
                </w:tcPr>
                <w:p w14:paraId="0D2E7A81" w14:textId="7F77F783" w:rsidR="00D83E9A" w:rsidRPr="00D83E9A" w:rsidDel="00E2396A" w:rsidRDefault="00D83E9A" w:rsidP="00D83E9A">
                  <w:pPr>
                    <w:rPr>
                      <w:ins w:id="963" w:author="Ashwin Vasan" w:date="2015-07-09T15:28:00Z"/>
                      <w:del w:id="964" w:author="Christopher Boyer" w:date="2015-07-11T00:08:00Z"/>
                      <w:rFonts w:ascii="Helvetica Neue" w:eastAsia="Times New Roman" w:hAnsi="Helvetica Neue" w:cs="Times New Roman"/>
                      <w:color w:val="000000"/>
                      <w:sz w:val="16"/>
                      <w:szCs w:val="16"/>
                    </w:rPr>
                  </w:pPr>
                  <w:ins w:id="965" w:author="Ashwin Vasan" w:date="2015-07-09T15:28:00Z">
                    <w:del w:id="96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317" w:type="pct"/>
                  <w:tcBorders>
                    <w:top w:val="single" w:sz="4" w:space="0" w:color="auto"/>
                    <w:left w:val="nil"/>
                    <w:bottom w:val="single" w:sz="4" w:space="0" w:color="auto"/>
                    <w:right w:val="nil"/>
                  </w:tcBorders>
                  <w:shd w:val="clear" w:color="000000" w:fill="C0C0C0"/>
                  <w:noWrap/>
                  <w:vAlign w:val="bottom"/>
                  <w:hideMark/>
                </w:tcPr>
                <w:p w14:paraId="4B1E67FA" w14:textId="3B1924B5" w:rsidR="00D83E9A" w:rsidRPr="00D83E9A" w:rsidDel="00E2396A" w:rsidRDefault="00D83E9A" w:rsidP="00D83E9A">
                  <w:pPr>
                    <w:jc w:val="right"/>
                    <w:rPr>
                      <w:ins w:id="967" w:author="Ashwin Vasan" w:date="2015-07-09T15:28:00Z"/>
                      <w:del w:id="968" w:author="Christopher Boyer" w:date="2015-07-11T00:08:00Z"/>
                      <w:rFonts w:ascii="Helvetica Neue" w:eastAsia="Times New Roman" w:hAnsi="Helvetica Neue" w:cs="Times New Roman"/>
                      <w:color w:val="000000"/>
                      <w:sz w:val="16"/>
                      <w:szCs w:val="16"/>
                    </w:rPr>
                  </w:pPr>
                  <w:ins w:id="969" w:author="Ashwin Vasan" w:date="2015-07-09T15:28:00Z">
                    <w:del w:id="97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6887B5BD" w14:textId="37F388C8" w:rsidR="00D83E9A" w:rsidRPr="00D83E9A" w:rsidDel="00E2396A" w:rsidRDefault="00D83E9A" w:rsidP="00D83E9A">
                  <w:pPr>
                    <w:rPr>
                      <w:ins w:id="971" w:author="Ashwin Vasan" w:date="2015-07-09T15:28:00Z"/>
                      <w:del w:id="972" w:author="Christopher Boyer" w:date="2015-07-11T00:08:00Z"/>
                      <w:rFonts w:ascii="Helvetica Neue" w:eastAsia="Times New Roman" w:hAnsi="Helvetica Neue" w:cs="Times New Roman"/>
                      <w:color w:val="000000"/>
                      <w:sz w:val="16"/>
                      <w:szCs w:val="16"/>
                    </w:rPr>
                  </w:pPr>
                  <w:ins w:id="973" w:author="Ashwin Vasan" w:date="2015-07-09T15:28:00Z">
                    <w:del w:id="974"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noWrap/>
                  <w:vAlign w:val="bottom"/>
                  <w:hideMark/>
                </w:tcPr>
                <w:p w14:paraId="3953FE49" w14:textId="067ACBAF" w:rsidR="00D83E9A" w:rsidRPr="00D83E9A" w:rsidDel="00E2396A" w:rsidRDefault="00D83E9A" w:rsidP="00D83E9A">
                  <w:pPr>
                    <w:jc w:val="right"/>
                    <w:rPr>
                      <w:ins w:id="975" w:author="Ashwin Vasan" w:date="2015-07-09T15:28:00Z"/>
                      <w:del w:id="976" w:author="Christopher Boyer" w:date="2015-07-11T00:08:00Z"/>
                      <w:rFonts w:ascii="Helvetica Neue" w:eastAsia="Times New Roman" w:hAnsi="Helvetica Neue" w:cs="Times New Roman"/>
                      <w:b/>
                      <w:bCs/>
                      <w:color w:val="000000"/>
                      <w:sz w:val="16"/>
                      <w:szCs w:val="16"/>
                    </w:rPr>
                  </w:pPr>
                  <w:ins w:id="977" w:author="Ashwin Vasan" w:date="2015-07-09T15:28:00Z">
                    <w:del w:id="978" w:author="Christopher Boyer" w:date="2015-07-11T00:08:00Z">
                      <w:r w:rsidRPr="00D83E9A" w:rsidDel="00E2396A">
                        <w:rPr>
                          <w:rFonts w:ascii="Helvetica Neue" w:eastAsia="Times New Roman" w:hAnsi="Helvetica Neue" w:cs="Times New Roman"/>
                          <w:b/>
                          <w:bCs/>
                          <w:color w:val="000000"/>
                          <w:sz w:val="16"/>
                          <w:szCs w:val="16"/>
                        </w:rPr>
                        <w:delText> </w:delText>
                      </w:r>
                    </w:del>
                  </w:ins>
                </w:p>
              </w:tc>
              <w:tc>
                <w:tcPr>
                  <w:tcW w:w="406" w:type="pct"/>
                  <w:tcBorders>
                    <w:top w:val="single" w:sz="4" w:space="0" w:color="auto"/>
                    <w:left w:val="nil"/>
                    <w:bottom w:val="single" w:sz="4" w:space="0" w:color="auto"/>
                    <w:right w:val="nil"/>
                  </w:tcBorders>
                  <w:shd w:val="clear" w:color="000000" w:fill="C0C0C0"/>
                  <w:noWrap/>
                  <w:vAlign w:val="bottom"/>
                  <w:hideMark/>
                </w:tcPr>
                <w:p w14:paraId="664EFC33" w14:textId="71F9E848" w:rsidR="00D83E9A" w:rsidRPr="00D83E9A" w:rsidDel="00E2396A" w:rsidRDefault="00D83E9A" w:rsidP="00D83E9A">
                  <w:pPr>
                    <w:jc w:val="right"/>
                    <w:rPr>
                      <w:ins w:id="979" w:author="Ashwin Vasan" w:date="2015-07-09T15:28:00Z"/>
                      <w:del w:id="980" w:author="Christopher Boyer" w:date="2015-07-11T00:08:00Z"/>
                      <w:rFonts w:ascii="Helvetica Neue" w:eastAsia="Times New Roman" w:hAnsi="Helvetica Neue" w:cs="Times New Roman"/>
                      <w:color w:val="000000"/>
                      <w:sz w:val="16"/>
                      <w:szCs w:val="16"/>
                    </w:rPr>
                  </w:pPr>
                  <w:ins w:id="981" w:author="Ashwin Vasan" w:date="2015-07-09T15:28:00Z">
                    <w:del w:id="982"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7F2E2DE1" w14:textId="0D96A37D" w:rsidR="00D83E9A" w:rsidRPr="00D83E9A" w:rsidDel="00E2396A" w:rsidRDefault="00D83E9A" w:rsidP="00D83E9A">
                  <w:pPr>
                    <w:rPr>
                      <w:ins w:id="983" w:author="Ashwin Vasan" w:date="2015-07-09T15:28:00Z"/>
                      <w:del w:id="984" w:author="Christopher Boyer" w:date="2015-07-11T00:08:00Z"/>
                      <w:rFonts w:ascii="Helvetica Neue" w:eastAsia="Times New Roman" w:hAnsi="Helvetica Neue" w:cs="Times New Roman"/>
                      <w:color w:val="000000"/>
                      <w:sz w:val="16"/>
                      <w:szCs w:val="16"/>
                    </w:rPr>
                  </w:pPr>
                  <w:ins w:id="985" w:author="Ashwin Vasan" w:date="2015-07-09T15:28:00Z">
                    <w:del w:id="986"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4" w:type="pct"/>
                  <w:tcBorders>
                    <w:top w:val="single" w:sz="4" w:space="0" w:color="auto"/>
                    <w:left w:val="nil"/>
                    <w:bottom w:val="single" w:sz="4" w:space="0" w:color="auto"/>
                    <w:right w:val="nil"/>
                  </w:tcBorders>
                  <w:shd w:val="clear" w:color="000000" w:fill="C0C0C0"/>
                  <w:noWrap/>
                  <w:vAlign w:val="center"/>
                  <w:hideMark/>
                </w:tcPr>
                <w:p w14:paraId="29A30C86" w14:textId="1FE0D7C0" w:rsidR="00D83E9A" w:rsidRPr="00D83E9A" w:rsidDel="00E2396A" w:rsidRDefault="00D83E9A" w:rsidP="00D83E9A">
                  <w:pPr>
                    <w:rPr>
                      <w:ins w:id="987" w:author="Ashwin Vasan" w:date="2015-07-09T15:28:00Z"/>
                      <w:del w:id="988" w:author="Christopher Boyer" w:date="2015-07-11T00:08:00Z"/>
                      <w:rFonts w:ascii="Helvetica Neue" w:eastAsia="Times New Roman" w:hAnsi="Helvetica Neue" w:cs="Times New Roman"/>
                      <w:color w:val="000000"/>
                      <w:sz w:val="16"/>
                      <w:szCs w:val="16"/>
                    </w:rPr>
                  </w:pPr>
                  <w:ins w:id="989" w:author="Ashwin Vasan" w:date="2015-07-09T15:28:00Z">
                    <w:del w:id="99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314" w:type="pct"/>
                  <w:tcBorders>
                    <w:top w:val="single" w:sz="4" w:space="0" w:color="auto"/>
                    <w:left w:val="nil"/>
                    <w:bottom w:val="single" w:sz="4" w:space="0" w:color="auto"/>
                    <w:right w:val="nil"/>
                  </w:tcBorders>
                  <w:shd w:val="clear" w:color="000000" w:fill="C0C0C0"/>
                  <w:noWrap/>
                  <w:vAlign w:val="center"/>
                  <w:hideMark/>
                </w:tcPr>
                <w:p w14:paraId="6F2426DA" w14:textId="118E192B" w:rsidR="00D83E9A" w:rsidRPr="00D83E9A" w:rsidDel="00E2396A" w:rsidRDefault="00D83E9A" w:rsidP="00D83E9A">
                  <w:pPr>
                    <w:rPr>
                      <w:ins w:id="991" w:author="Ashwin Vasan" w:date="2015-07-09T15:28:00Z"/>
                      <w:del w:id="992" w:author="Christopher Boyer" w:date="2015-07-11T00:08:00Z"/>
                      <w:rFonts w:ascii="Helvetica Neue" w:eastAsia="Times New Roman" w:hAnsi="Helvetica Neue" w:cs="Times New Roman"/>
                      <w:color w:val="000000"/>
                      <w:sz w:val="16"/>
                      <w:szCs w:val="16"/>
                    </w:rPr>
                  </w:pPr>
                  <w:ins w:id="993" w:author="Ashwin Vasan" w:date="2015-07-09T15:28:00Z">
                    <w:del w:id="994"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108" w:type="pct"/>
                  <w:tcBorders>
                    <w:top w:val="single" w:sz="4" w:space="0" w:color="auto"/>
                    <w:left w:val="nil"/>
                    <w:bottom w:val="single" w:sz="4" w:space="0" w:color="auto"/>
                    <w:right w:val="nil"/>
                  </w:tcBorders>
                  <w:shd w:val="clear" w:color="000000" w:fill="C0C0C0"/>
                  <w:noWrap/>
                  <w:vAlign w:val="bottom"/>
                  <w:hideMark/>
                </w:tcPr>
                <w:p w14:paraId="58F35F8C" w14:textId="1EDD5607" w:rsidR="00D83E9A" w:rsidRPr="00D83E9A" w:rsidDel="00E2396A" w:rsidRDefault="00D83E9A" w:rsidP="00D83E9A">
                  <w:pPr>
                    <w:rPr>
                      <w:ins w:id="995" w:author="Ashwin Vasan" w:date="2015-07-09T15:28:00Z"/>
                      <w:del w:id="996" w:author="Christopher Boyer" w:date="2015-07-11T00:08:00Z"/>
                      <w:rFonts w:ascii="Helvetica Neue" w:eastAsia="Times New Roman" w:hAnsi="Helvetica Neue" w:cs="Times New Roman"/>
                      <w:color w:val="000000"/>
                      <w:sz w:val="16"/>
                      <w:szCs w:val="16"/>
                    </w:rPr>
                  </w:pPr>
                  <w:ins w:id="997" w:author="Ashwin Vasan" w:date="2015-07-09T15:28:00Z">
                    <w:del w:id="998"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single" w:sz="4" w:space="0" w:color="auto"/>
                    <w:left w:val="nil"/>
                    <w:bottom w:val="single" w:sz="4" w:space="0" w:color="auto"/>
                    <w:right w:val="nil"/>
                  </w:tcBorders>
                  <w:shd w:val="clear" w:color="000000" w:fill="C0C0C0"/>
                  <w:noWrap/>
                  <w:vAlign w:val="bottom"/>
                  <w:hideMark/>
                </w:tcPr>
                <w:p w14:paraId="0BA55C7F" w14:textId="47CA37E0" w:rsidR="00D83E9A" w:rsidRPr="00D83E9A" w:rsidDel="00E2396A" w:rsidRDefault="00D83E9A" w:rsidP="00D83E9A">
                  <w:pPr>
                    <w:jc w:val="right"/>
                    <w:rPr>
                      <w:ins w:id="999" w:author="Ashwin Vasan" w:date="2015-07-09T15:28:00Z"/>
                      <w:del w:id="1000" w:author="Christopher Boyer" w:date="2015-07-11T00:08:00Z"/>
                      <w:rFonts w:ascii="Helvetica Neue" w:eastAsia="Times New Roman" w:hAnsi="Helvetica Neue" w:cs="Times New Roman"/>
                      <w:b/>
                      <w:bCs/>
                      <w:color w:val="000000"/>
                      <w:sz w:val="16"/>
                      <w:szCs w:val="16"/>
                    </w:rPr>
                  </w:pPr>
                  <w:ins w:id="1001" w:author="Ashwin Vasan" w:date="2015-07-09T15:28:00Z">
                    <w:del w:id="1002" w:author="Christopher Boyer" w:date="2015-07-11T00:08:00Z">
                      <w:r w:rsidRPr="00D83E9A" w:rsidDel="00E2396A">
                        <w:rPr>
                          <w:rFonts w:ascii="Helvetica Neue" w:eastAsia="Times New Roman" w:hAnsi="Helvetica Neue" w:cs="Times New Roman"/>
                          <w:b/>
                          <w:bCs/>
                          <w:color w:val="000000"/>
                          <w:sz w:val="16"/>
                          <w:szCs w:val="16"/>
                        </w:rPr>
                        <w:delText> </w:delText>
                      </w:r>
                    </w:del>
                  </w:ins>
                </w:p>
              </w:tc>
              <w:tc>
                <w:tcPr>
                  <w:tcW w:w="473" w:type="pct"/>
                  <w:tcBorders>
                    <w:top w:val="single" w:sz="4" w:space="0" w:color="auto"/>
                    <w:left w:val="nil"/>
                    <w:bottom w:val="single" w:sz="4" w:space="0" w:color="auto"/>
                    <w:right w:val="nil"/>
                  </w:tcBorders>
                  <w:shd w:val="clear" w:color="000000" w:fill="C0C0C0"/>
                  <w:noWrap/>
                  <w:vAlign w:val="bottom"/>
                  <w:hideMark/>
                </w:tcPr>
                <w:p w14:paraId="61DA376C" w14:textId="11FD2918" w:rsidR="00D83E9A" w:rsidRPr="00D83E9A" w:rsidDel="00E2396A" w:rsidRDefault="00D83E9A" w:rsidP="00D83E9A">
                  <w:pPr>
                    <w:jc w:val="right"/>
                    <w:rPr>
                      <w:ins w:id="1003" w:author="Ashwin Vasan" w:date="2015-07-09T15:28:00Z"/>
                      <w:del w:id="1004" w:author="Christopher Boyer" w:date="2015-07-11T00:08:00Z"/>
                      <w:rFonts w:ascii="Helvetica Neue" w:eastAsia="Times New Roman" w:hAnsi="Helvetica Neue" w:cs="Times New Roman"/>
                      <w:color w:val="000000"/>
                      <w:sz w:val="16"/>
                      <w:szCs w:val="16"/>
                    </w:rPr>
                  </w:pPr>
                  <w:ins w:id="1005" w:author="Ashwin Vasan" w:date="2015-07-09T15:28:00Z">
                    <w:del w:id="1006" w:author="Christopher Boyer" w:date="2015-07-11T00:08:00Z">
                      <w:r w:rsidRPr="00D83E9A" w:rsidDel="00E2396A">
                        <w:rPr>
                          <w:rFonts w:ascii="Helvetica Neue" w:eastAsia="Times New Roman" w:hAnsi="Helvetica Neue" w:cs="Times New Roman"/>
                          <w:color w:val="000000"/>
                          <w:sz w:val="16"/>
                          <w:szCs w:val="16"/>
                        </w:rPr>
                        <w:delText> </w:delText>
                      </w:r>
                    </w:del>
                  </w:ins>
                </w:p>
              </w:tc>
            </w:tr>
            <w:tr w:rsidR="00D83E9A" w:rsidRPr="00D83E9A" w:rsidDel="00E2396A" w14:paraId="3A1053BB" w14:textId="3B3E8322" w:rsidTr="00EA4956">
              <w:trPr>
                <w:trHeight w:val="640"/>
                <w:ins w:id="1007" w:author="Ashwin Vasan" w:date="2015-07-09T15:28:00Z"/>
                <w:del w:id="1008" w:author="Christopher Boyer" w:date="2015-07-11T00:08:00Z"/>
                <w:trPrChange w:id="1009" w:author="Christopher Boyer" w:date="2015-07-10T16:46:00Z">
                  <w:trPr>
                    <w:gridAfter w:val="0"/>
                    <w:trHeight w:val="640"/>
                  </w:trPr>
                </w:trPrChange>
              </w:trPr>
              <w:tc>
                <w:tcPr>
                  <w:tcW w:w="3828" w:type="pct"/>
                  <w:gridSpan w:val="14"/>
                  <w:tcBorders>
                    <w:top w:val="single" w:sz="4" w:space="0" w:color="auto"/>
                    <w:left w:val="nil"/>
                    <w:bottom w:val="nil"/>
                    <w:right w:val="nil"/>
                  </w:tcBorders>
                  <w:shd w:val="clear" w:color="auto" w:fill="auto"/>
                  <w:vAlign w:val="bottom"/>
                  <w:hideMark/>
                  <w:tcPrChange w:id="1010" w:author="Christopher Boyer" w:date="2015-07-10T16:46:00Z">
                    <w:tcPr>
                      <w:tcW w:w="3874" w:type="pct"/>
                      <w:gridSpan w:val="32"/>
                      <w:tcBorders>
                        <w:top w:val="single" w:sz="4" w:space="0" w:color="auto"/>
                        <w:left w:val="nil"/>
                        <w:bottom w:val="nil"/>
                        <w:right w:val="nil"/>
                      </w:tcBorders>
                      <w:shd w:val="clear" w:color="auto" w:fill="auto"/>
                      <w:vAlign w:val="bottom"/>
                      <w:hideMark/>
                    </w:tcPr>
                  </w:tcPrChange>
                </w:tcPr>
                <w:p w14:paraId="3C88D713" w14:textId="4E668832" w:rsidR="00D83E9A" w:rsidRPr="00D83E9A" w:rsidDel="00E2396A" w:rsidRDefault="00D83E9A" w:rsidP="00D83E9A">
                  <w:pPr>
                    <w:rPr>
                      <w:ins w:id="1011" w:author="Ashwin Vasan" w:date="2015-07-09T15:28:00Z"/>
                      <w:del w:id="1012" w:author="Christopher Boyer" w:date="2015-07-11T00:08:00Z"/>
                      <w:rFonts w:ascii="Helvetica Neue" w:eastAsia="Times New Roman" w:hAnsi="Helvetica Neue" w:cs="Times New Roman"/>
                      <w:color w:val="000000"/>
                      <w:sz w:val="16"/>
                      <w:szCs w:val="16"/>
                    </w:rPr>
                  </w:pPr>
                  <w:ins w:id="1013" w:author="Ashwin Vasan" w:date="2015-07-09T15:28:00Z">
                    <w:del w:id="1014" w:author="Christopher Boyer" w:date="2015-07-11T00:08:00Z">
                      <w:r w:rsidRPr="00D83E9A" w:rsidDel="00E2396A">
                        <w:rPr>
                          <w:rFonts w:ascii="Helvetica Neue" w:eastAsia="Times New Roman" w:hAnsi="Helvetica Neue" w:cs="Times New Roman"/>
                          <w:color w:val="000000"/>
                          <w:sz w:val="16"/>
                          <w:szCs w:val="16"/>
                        </w:rPr>
                        <w:delText>Note: ORs are from binomial GLMMs estimated using maximum-likelihood from adaptive Gaussian-Quadrature and nested random effects by nurse and health center. They are adjusted for nurse education level.</w:delText>
                      </w:r>
                    </w:del>
                  </w:ins>
                </w:p>
              </w:tc>
              <w:tc>
                <w:tcPr>
                  <w:tcW w:w="1172" w:type="pct"/>
                  <w:gridSpan w:val="4"/>
                  <w:tcBorders>
                    <w:top w:val="single" w:sz="4" w:space="0" w:color="auto"/>
                    <w:left w:val="nil"/>
                    <w:bottom w:val="nil"/>
                    <w:right w:val="nil"/>
                  </w:tcBorders>
                  <w:shd w:val="clear" w:color="auto" w:fill="auto"/>
                  <w:noWrap/>
                  <w:hideMark/>
                  <w:tcPrChange w:id="1015" w:author="Christopher Boyer" w:date="2015-07-10T16:46:00Z">
                    <w:tcPr>
                      <w:tcW w:w="1126" w:type="pct"/>
                      <w:gridSpan w:val="9"/>
                      <w:tcBorders>
                        <w:top w:val="single" w:sz="4" w:space="0" w:color="auto"/>
                        <w:left w:val="nil"/>
                        <w:bottom w:val="nil"/>
                        <w:right w:val="nil"/>
                      </w:tcBorders>
                      <w:shd w:val="clear" w:color="auto" w:fill="auto"/>
                      <w:noWrap/>
                      <w:hideMark/>
                    </w:tcPr>
                  </w:tcPrChange>
                </w:tcPr>
                <w:p w14:paraId="68AFC473" w14:textId="6119F0FA" w:rsidR="00D83E9A" w:rsidRPr="00D83E9A" w:rsidDel="00E2396A" w:rsidRDefault="00D83E9A" w:rsidP="00D83E9A">
                  <w:pPr>
                    <w:jc w:val="right"/>
                    <w:rPr>
                      <w:ins w:id="1016" w:author="Ashwin Vasan" w:date="2015-07-09T15:28:00Z"/>
                      <w:del w:id="1017" w:author="Christopher Boyer" w:date="2015-07-11T00:08:00Z"/>
                      <w:rFonts w:ascii="Helvetica Neue" w:eastAsia="Times New Roman" w:hAnsi="Helvetica Neue" w:cs="Times New Roman"/>
                      <w:i/>
                      <w:iCs/>
                      <w:color w:val="000000"/>
                      <w:sz w:val="16"/>
                      <w:szCs w:val="16"/>
                    </w:rPr>
                  </w:pPr>
                  <w:ins w:id="1018" w:author="Ashwin Vasan" w:date="2015-07-09T15:28:00Z">
                    <w:del w:id="1019" w:author="Christopher Boyer" w:date="2015-07-11T00:08:00Z">
                      <w:r w:rsidRPr="00D83E9A" w:rsidDel="00E2396A">
                        <w:rPr>
                          <w:rFonts w:ascii="Helvetica Neue" w:eastAsia="Times New Roman" w:hAnsi="Helvetica Neue" w:cs="Times New Roman"/>
                          <w:b/>
                          <w:bCs/>
                          <w:i/>
                          <w:iCs/>
                          <w:color w:val="000000"/>
                          <w:sz w:val="16"/>
                          <w:szCs w:val="16"/>
                        </w:rPr>
                        <w:delText>*</w:delText>
                      </w:r>
                      <w:r w:rsidRPr="00D83E9A" w:rsidDel="00E2396A">
                        <w:rPr>
                          <w:rFonts w:ascii="Helvetica Neue" w:eastAsia="Times New Roman" w:hAnsi="Helvetica Neue" w:cs="Times New Roman"/>
                          <w:i/>
                          <w:iCs/>
                          <w:color w:val="000000"/>
                          <w:sz w:val="16"/>
                          <w:szCs w:val="16"/>
                        </w:rPr>
                        <w:delText xml:space="preserve">p ≤ 0.05; </w:delText>
                      </w:r>
                      <w:r w:rsidRPr="00D83E9A" w:rsidDel="00E2396A">
                        <w:rPr>
                          <w:rFonts w:ascii="Helvetica Neue" w:eastAsia="Times New Roman" w:hAnsi="Helvetica Neue" w:cs="Times New Roman"/>
                          <w:b/>
                          <w:bCs/>
                          <w:i/>
                          <w:iCs/>
                          <w:color w:val="000000"/>
                          <w:sz w:val="16"/>
                          <w:szCs w:val="16"/>
                        </w:rPr>
                        <w:delText xml:space="preserve"> **</w:delText>
                      </w:r>
                      <w:r w:rsidRPr="00D83E9A" w:rsidDel="00E2396A">
                        <w:rPr>
                          <w:rFonts w:ascii="Helvetica Neue" w:eastAsia="Times New Roman" w:hAnsi="Helvetica Neue" w:cs="Times New Roman"/>
                          <w:i/>
                          <w:iCs/>
                          <w:color w:val="000000"/>
                          <w:sz w:val="16"/>
                          <w:szCs w:val="16"/>
                        </w:rPr>
                        <w:delText xml:space="preserve">p ≤ 0.01;  </w:delText>
                      </w:r>
                      <w:r w:rsidRPr="00D83E9A" w:rsidDel="00E2396A">
                        <w:rPr>
                          <w:rFonts w:ascii="Helvetica Neue" w:eastAsia="Times New Roman" w:hAnsi="Helvetica Neue" w:cs="Times New Roman"/>
                          <w:b/>
                          <w:bCs/>
                          <w:i/>
                          <w:iCs/>
                          <w:color w:val="000000"/>
                          <w:sz w:val="16"/>
                          <w:szCs w:val="16"/>
                        </w:rPr>
                        <w:delText>***</w:delText>
                      </w:r>
                      <w:r w:rsidRPr="00D83E9A" w:rsidDel="00E2396A">
                        <w:rPr>
                          <w:rFonts w:ascii="Helvetica Neue" w:eastAsia="Times New Roman" w:hAnsi="Helvetica Neue" w:cs="Times New Roman"/>
                          <w:i/>
                          <w:iCs/>
                          <w:color w:val="000000"/>
                          <w:sz w:val="16"/>
                          <w:szCs w:val="16"/>
                        </w:rPr>
                        <w:delText>p ≤ 0.001</w:delText>
                      </w:r>
                    </w:del>
                  </w:ins>
                </w:p>
              </w:tc>
            </w:tr>
            <w:tr w:rsidR="00D83E9A" w:rsidRPr="00D83E9A" w:rsidDel="00E2396A" w14:paraId="1025D81C" w14:textId="69F28509" w:rsidTr="00EA4956">
              <w:tblPrEx>
                <w:tblPrExChange w:id="1020" w:author="Christopher Boyer" w:date="2015-07-10T16:46:00Z">
                  <w:tblPrEx>
                    <w:tblW w:w="11562" w:type="dxa"/>
                    <w:tblLayout w:type="fixed"/>
                  </w:tblPrEx>
                </w:tblPrExChange>
              </w:tblPrEx>
              <w:trPr>
                <w:trHeight w:val="300"/>
                <w:ins w:id="1021" w:author="Ashwin Vasan" w:date="2015-07-09T15:28:00Z"/>
                <w:del w:id="1022" w:author="Christopher Boyer" w:date="2015-07-11T00:08:00Z"/>
                <w:trPrChange w:id="1023"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024" w:author="Christopher Boyer" w:date="2015-07-10T16:46:00Z">
                    <w:tcPr>
                      <w:tcW w:w="755" w:type="pct"/>
                      <w:gridSpan w:val="2"/>
                      <w:tcBorders>
                        <w:top w:val="nil"/>
                        <w:left w:val="nil"/>
                        <w:bottom w:val="nil"/>
                        <w:right w:val="nil"/>
                      </w:tcBorders>
                      <w:shd w:val="clear" w:color="auto" w:fill="auto"/>
                      <w:noWrap/>
                      <w:vAlign w:val="bottom"/>
                      <w:hideMark/>
                    </w:tcPr>
                  </w:tcPrChange>
                </w:tcPr>
                <w:p w14:paraId="1F69129D" w14:textId="683980CC" w:rsidR="00D83E9A" w:rsidRPr="00D83E9A" w:rsidDel="00E2396A" w:rsidRDefault="00D83E9A" w:rsidP="00D83E9A">
                  <w:pPr>
                    <w:rPr>
                      <w:ins w:id="1025" w:author="Ashwin Vasan" w:date="2015-07-09T15:28:00Z"/>
                      <w:del w:id="1026" w:author="Christopher Boyer" w:date="2015-07-11T00:08:00Z"/>
                      <w:rFonts w:ascii="Calibri" w:eastAsia="Times New Roman" w:hAnsi="Calibri" w:cs="Times New Roman"/>
                      <w:color w:val="000000"/>
                      <w:sz w:val="16"/>
                      <w:szCs w:val="16"/>
                    </w:rPr>
                  </w:pPr>
                </w:p>
              </w:tc>
              <w:tc>
                <w:tcPr>
                  <w:tcW w:w="229" w:type="pct"/>
                  <w:tcBorders>
                    <w:top w:val="nil"/>
                    <w:left w:val="nil"/>
                    <w:bottom w:val="nil"/>
                    <w:right w:val="nil"/>
                  </w:tcBorders>
                  <w:shd w:val="clear" w:color="auto" w:fill="auto"/>
                  <w:noWrap/>
                  <w:vAlign w:val="bottom"/>
                  <w:hideMark/>
                  <w:tcPrChange w:id="1027" w:author="Christopher Boyer" w:date="2015-07-10T16:46:00Z">
                    <w:tcPr>
                      <w:tcW w:w="234" w:type="pct"/>
                      <w:gridSpan w:val="2"/>
                      <w:tcBorders>
                        <w:top w:val="nil"/>
                        <w:left w:val="nil"/>
                        <w:bottom w:val="nil"/>
                        <w:right w:val="nil"/>
                      </w:tcBorders>
                      <w:shd w:val="clear" w:color="auto" w:fill="auto"/>
                      <w:noWrap/>
                      <w:vAlign w:val="bottom"/>
                      <w:hideMark/>
                    </w:tcPr>
                  </w:tcPrChange>
                </w:tcPr>
                <w:p w14:paraId="1CFBD72C" w14:textId="010EFCF6" w:rsidR="00D83E9A" w:rsidRPr="00D83E9A" w:rsidDel="00E2396A" w:rsidRDefault="00D83E9A" w:rsidP="00D83E9A">
                  <w:pPr>
                    <w:rPr>
                      <w:ins w:id="1028" w:author="Ashwin Vasan" w:date="2015-07-09T15:28:00Z"/>
                      <w:del w:id="1029" w:author="Christopher Boyer" w:date="2015-07-11T00:08:00Z"/>
                      <w:rFonts w:ascii="Calibri" w:eastAsia="Times New Roman" w:hAnsi="Calibri" w:cs="Times New Roman"/>
                      <w:color w:val="000000"/>
                      <w:sz w:val="16"/>
                      <w:szCs w:val="16"/>
                    </w:rPr>
                  </w:pPr>
                </w:p>
              </w:tc>
              <w:tc>
                <w:tcPr>
                  <w:tcW w:w="373" w:type="pct"/>
                  <w:tcBorders>
                    <w:top w:val="nil"/>
                    <w:left w:val="nil"/>
                    <w:bottom w:val="nil"/>
                    <w:right w:val="nil"/>
                  </w:tcBorders>
                  <w:shd w:val="clear" w:color="auto" w:fill="auto"/>
                  <w:noWrap/>
                  <w:vAlign w:val="bottom"/>
                  <w:hideMark/>
                  <w:tcPrChange w:id="103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47A6710" w14:textId="370B1D98" w:rsidR="00D83E9A" w:rsidRPr="00D83E9A" w:rsidDel="00E2396A" w:rsidRDefault="00D83E9A" w:rsidP="00D83E9A">
                  <w:pPr>
                    <w:rPr>
                      <w:ins w:id="1031" w:author="Ashwin Vasan" w:date="2015-07-09T15:28:00Z"/>
                      <w:del w:id="1032"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033" w:author="Christopher Boyer" w:date="2015-07-10T16:46:00Z">
                    <w:tcPr>
                      <w:tcW w:w="110" w:type="pct"/>
                      <w:gridSpan w:val="2"/>
                      <w:tcBorders>
                        <w:top w:val="nil"/>
                        <w:left w:val="nil"/>
                        <w:bottom w:val="nil"/>
                        <w:right w:val="nil"/>
                      </w:tcBorders>
                      <w:shd w:val="clear" w:color="auto" w:fill="auto"/>
                      <w:noWrap/>
                      <w:vAlign w:val="bottom"/>
                      <w:hideMark/>
                    </w:tcPr>
                  </w:tcPrChange>
                </w:tcPr>
                <w:p w14:paraId="66D08D81" w14:textId="407B1AD9" w:rsidR="00D83E9A" w:rsidRPr="00D83E9A" w:rsidDel="00E2396A" w:rsidRDefault="00D83E9A" w:rsidP="00D83E9A">
                  <w:pPr>
                    <w:rPr>
                      <w:ins w:id="1034" w:author="Ashwin Vasan" w:date="2015-07-09T15:28:00Z"/>
                      <w:del w:id="1035"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036"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9D16CA5" w14:textId="4DC1D8D6" w:rsidR="00D83E9A" w:rsidRPr="00D83E9A" w:rsidDel="00E2396A" w:rsidRDefault="00D83E9A" w:rsidP="00D83E9A">
                  <w:pPr>
                    <w:rPr>
                      <w:ins w:id="1037" w:author="Ashwin Vasan" w:date="2015-07-09T15:28:00Z"/>
                      <w:del w:id="1038" w:author="Christopher Boyer" w:date="2015-07-11T00:08:00Z"/>
                      <w:rFonts w:ascii="Calibri" w:eastAsia="Times New Roman" w:hAnsi="Calibri" w:cs="Times New Roman"/>
                      <w:color w:val="000000"/>
                      <w:sz w:val="16"/>
                      <w:szCs w:val="16"/>
                    </w:rPr>
                  </w:pPr>
                </w:p>
              </w:tc>
              <w:tc>
                <w:tcPr>
                  <w:tcW w:w="373" w:type="pct"/>
                  <w:tcBorders>
                    <w:top w:val="nil"/>
                    <w:left w:val="nil"/>
                    <w:bottom w:val="nil"/>
                    <w:right w:val="nil"/>
                  </w:tcBorders>
                  <w:shd w:val="clear" w:color="auto" w:fill="auto"/>
                  <w:noWrap/>
                  <w:vAlign w:val="bottom"/>
                  <w:hideMark/>
                  <w:tcPrChange w:id="1039"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241ED87" w14:textId="20A87A10" w:rsidR="00D83E9A" w:rsidRPr="00D83E9A" w:rsidDel="00E2396A" w:rsidRDefault="00D83E9A" w:rsidP="00D83E9A">
                  <w:pPr>
                    <w:rPr>
                      <w:ins w:id="1040" w:author="Ashwin Vasan" w:date="2015-07-09T15:28:00Z"/>
                      <w:del w:id="1041"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042" w:author="Christopher Boyer" w:date="2015-07-10T16:46:00Z">
                    <w:tcPr>
                      <w:tcW w:w="110" w:type="pct"/>
                      <w:gridSpan w:val="3"/>
                      <w:tcBorders>
                        <w:top w:val="nil"/>
                        <w:left w:val="nil"/>
                        <w:bottom w:val="nil"/>
                        <w:right w:val="nil"/>
                      </w:tcBorders>
                      <w:shd w:val="clear" w:color="auto" w:fill="auto"/>
                      <w:noWrap/>
                      <w:vAlign w:val="bottom"/>
                      <w:hideMark/>
                    </w:tcPr>
                  </w:tcPrChange>
                </w:tcPr>
                <w:p w14:paraId="564229FC" w14:textId="7A5F7600" w:rsidR="00D83E9A" w:rsidRPr="00D83E9A" w:rsidDel="00E2396A" w:rsidRDefault="00D83E9A" w:rsidP="00D83E9A">
                  <w:pPr>
                    <w:rPr>
                      <w:ins w:id="1043" w:author="Ashwin Vasan" w:date="2015-07-09T15:28:00Z"/>
                      <w:del w:id="1044" w:author="Christopher Boyer" w:date="2015-07-11T00:08:00Z"/>
                      <w:rFonts w:ascii="Calibri" w:eastAsia="Times New Roman" w:hAnsi="Calibri" w:cs="Times New Roman"/>
                      <w:color w:val="000000"/>
                      <w:sz w:val="16"/>
                      <w:szCs w:val="16"/>
                    </w:rPr>
                  </w:pPr>
                </w:p>
              </w:tc>
              <w:tc>
                <w:tcPr>
                  <w:tcW w:w="202" w:type="pct"/>
                  <w:tcBorders>
                    <w:top w:val="nil"/>
                    <w:left w:val="nil"/>
                    <w:bottom w:val="nil"/>
                    <w:right w:val="nil"/>
                  </w:tcBorders>
                  <w:shd w:val="clear" w:color="auto" w:fill="auto"/>
                  <w:noWrap/>
                  <w:vAlign w:val="bottom"/>
                  <w:hideMark/>
                  <w:tcPrChange w:id="1045" w:author="Christopher Boyer" w:date="2015-07-10T16:46:00Z">
                    <w:tcPr>
                      <w:tcW w:w="203" w:type="pct"/>
                      <w:gridSpan w:val="2"/>
                      <w:tcBorders>
                        <w:top w:val="nil"/>
                        <w:left w:val="nil"/>
                        <w:bottom w:val="nil"/>
                        <w:right w:val="nil"/>
                      </w:tcBorders>
                      <w:shd w:val="clear" w:color="auto" w:fill="auto"/>
                      <w:noWrap/>
                      <w:vAlign w:val="bottom"/>
                      <w:hideMark/>
                    </w:tcPr>
                  </w:tcPrChange>
                </w:tcPr>
                <w:p w14:paraId="43518F80" w14:textId="3B3ED510" w:rsidR="00D83E9A" w:rsidRPr="00D83E9A" w:rsidDel="00E2396A" w:rsidRDefault="00D83E9A" w:rsidP="00D83E9A">
                  <w:pPr>
                    <w:rPr>
                      <w:ins w:id="1046" w:author="Ashwin Vasan" w:date="2015-07-09T15:28:00Z"/>
                      <w:del w:id="1047" w:author="Christopher Boyer" w:date="2015-07-11T00:08:00Z"/>
                      <w:rFonts w:ascii="Calibri" w:eastAsia="Times New Roman" w:hAnsi="Calibri" w:cs="Times New Roman"/>
                      <w:color w:val="000000"/>
                      <w:sz w:val="16"/>
                      <w:szCs w:val="16"/>
                    </w:rPr>
                  </w:pPr>
                </w:p>
              </w:tc>
              <w:tc>
                <w:tcPr>
                  <w:tcW w:w="317" w:type="pct"/>
                  <w:tcBorders>
                    <w:top w:val="nil"/>
                    <w:left w:val="nil"/>
                    <w:bottom w:val="nil"/>
                    <w:right w:val="nil"/>
                  </w:tcBorders>
                  <w:shd w:val="clear" w:color="auto" w:fill="auto"/>
                  <w:noWrap/>
                  <w:vAlign w:val="bottom"/>
                  <w:hideMark/>
                  <w:tcPrChange w:id="1048"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AFAEB02" w14:textId="7480926A" w:rsidR="00D83E9A" w:rsidRPr="00D83E9A" w:rsidDel="00E2396A" w:rsidRDefault="00D83E9A" w:rsidP="00D83E9A">
                  <w:pPr>
                    <w:rPr>
                      <w:ins w:id="1049" w:author="Ashwin Vasan" w:date="2015-07-09T15:28:00Z"/>
                      <w:del w:id="1050"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051" w:author="Christopher Boyer" w:date="2015-07-10T16:46:00Z">
                    <w:tcPr>
                      <w:tcW w:w="110" w:type="pct"/>
                      <w:gridSpan w:val="2"/>
                      <w:tcBorders>
                        <w:top w:val="nil"/>
                        <w:left w:val="nil"/>
                        <w:bottom w:val="nil"/>
                        <w:right w:val="nil"/>
                      </w:tcBorders>
                      <w:shd w:val="clear" w:color="auto" w:fill="auto"/>
                      <w:noWrap/>
                      <w:vAlign w:val="bottom"/>
                      <w:hideMark/>
                    </w:tcPr>
                  </w:tcPrChange>
                </w:tcPr>
                <w:p w14:paraId="77166678" w14:textId="037DD0EA" w:rsidR="00D83E9A" w:rsidRPr="00D83E9A" w:rsidDel="00E2396A" w:rsidRDefault="00D83E9A" w:rsidP="00D83E9A">
                  <w:pPr>
                    <w:rPr>
                      <w:ins w:id="1052" w:author="Ashwin Vasan" w:date="2015-07-09T15:28:00Z"/>
                      <w:del w:id="1053"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054" w:author="Christopher Boyer" w:date="2015-07-10T16:46:00Z">
                    <w:tcPr>
                      <w:tcW w:w="282" w:type="pct"/>
                      <w:gridSpan w:val="2"/>
                      <w:tcBorders>
                        <w:top w:val="nil"/>
                        <w:left w:val="nil"/>
                        <w:bottom w:val="nil"/>
                        <w:right w:val="nil"/>
                      </w:tcBorders>
                      <w:shd w:val="clear" w:color="auto" w:fill="auto"/>
                      <w:noWrap/>
                      <w:vAlign w:val="bottom"/>
                      <w:hideMark/>
                    </w:tcPr>
                  </w:tcPrChange>
                </w:tcPr>
                <w:p w14:paraId="3165F305" w14:textId="0CC463C6" w:rsidR="00D83E9A" w:rsidRPr="00D83E9A" w:rsidDel="00E2396A" w:rsidRDefault="00D83E9A" w:rsidP="00D83E9A">
                  <w:pPr>
                    <w:rPr>
                      <w:ins w:id="1055" w:author="Ashwin Vasan" w:date="2015-07-09T15:28:00Z"/>
                      <w:del w:id="1056"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1057" w:author="Christopher Boyer" w:date="2015-07-10T16:46:00Z">
                    <w:tcPr>
                      <w:tcW w:w="414" w:type="pct"/>
                      <w:gridSpan w:val="3"/>
                      <w:tcBorders>
                        <w:top w:val="nil"/>
                        <w:left w:val="nil"/>
                        <w:bottom w:val="nil"/>
                        <w:right w:val="nil"/>
                      </w:tcBorders>
                      <w:shd w:val="clear" w:color="auto" w:fill="auto"/>
                      <w:noWrap/>
                      <w:vAlign w:val="bottom"/>
                      <w:hideMark/>
                    </w:tcPr>
                  </w:tcPrChange>
                </w:tcPr>
                <w:p w14:paraId="2F28D02C" w14:textId="65345056" w:rsidR="00D83E9A" w:rsidRPr="00D83E9A" w:rsidDel="00E2396A" w:rsidRDefault="00D83E9A" w:rsidP="00D83E9A">
                  <w:pPr>
                    <w:rPr>
                      <w:ins w:id="1058" w:author="Ashwin Vasan" w:date="2015-07-09T15:28:00Z"/>
                      <w:del w:id="1059"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060"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BC6FB28" w14:textId="22FACFEE" w:rsidR="00D83E9A" w:rsidRPr="00D83E9A" w:rsidDel="00E2396A" w:rsidRDefault="00D83E9A" w:rsidP="00D83E9A">
                  <w:pPr>
                    <w:rPr>
                      <w:ins w:id="1061" w:author="Ashwin Vasan" w:date="2015-07-09T15:28:00Z"/>
                      <w:del w:id="1062"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1063" w:author="Christopher Boyer" w:date="2015-07-10T16:46:00Z">
                    <w:tcPr>
                      <w:tcW w:w="205" w:type="pct"/>
                      <w:gridSpan w:val="3"/>
                      <w:tcBorders>
                        <w:top w:val="nil"/>
                        <w:left w:val="nil"/>
                        <w:bottom w:val="nil"/>
                        <w:right w:val="nil"/>
                      </w:tcBorders>
                      <w:shd w:val="clear" w:color="auto" w:fill="auto"/>
                      <w:noWrap/>
                      <w:vAlign w:val="bottom"/>
                      <w:hideMark/>
                    </w:tcPr>
                  </w:tcPrChange>
                </w:tcPr>
                <w:p w14:paraId="2B9DF8D6" w14:textId="0B07AB64" w:rsidR="00D83E9A" w:rsidRPr="00D83E9A" w:rsidDel="00E2396A" w:rsidRDefault="00D83E9A" w:rsidP="00D83E9A">
                  <w:pPr>
                    <w:rPr>
                      <w:ins w:id="1064" w:author="Ashwin Vasan" w:date="2015-07-09T15:28:00Z"/>
                      <w:del w:id="1065" w:author="Christopher Boyer" w:date="2015-07-11T00:08:00Z"/>
                      <w:rFonts w:ascii="Calibri" w:eastAsia="Times New Roman" w:hAnsi="Calibri" w:cs="Times New Roman"/>
                      <w:color w:val="000000"/>
                      <w:sz w:val="16"/>
                      <w:szCs w:val="16"/>
                    </w:rPr>
                  </w:pPr>
                </w:p>
              </w:tc>
              <w:tc>
                <w:tcPr>
                  <w:tcW w:w="314" w:type="pct"/>
                  <w:tcBorders>
                    <w:top w:val="nil"/>
                    <w:left w:val="nil"/>
                    <w:bottom w:val="nil"/>
                    <w:right w:val="nil"/>
                  </w:tcBorders>
                  <w:shd w:val="clear" w:color="auto" w:fill="auto"/>
                  <w:noWrap/>
                  <w:vAlign w:val="bottom"/>
                  <w:hideMark/>
                  <w:tcPrChange w:id="1066" w:author="Christopher Boyer" w:date="2015-07-10T16:46:00Z">
                    <w:tcPr>
                      <w:tcW w:w="324" w:type="pct"/>
                      <w:gridSpan w:val="2"/>
                      <w:tcBorders>
                        <w:top w:val="nil"/>
                        <w:left w:val="nil"/>
                        <w:bottom w:val="nil"/>
                        <w:right w:val="nil"/>
                      </w:tcBorders>
                      <w:shd w:val="clear" w:color="auto" w:fill="auto"/>
                      <w:noWrap/>
                      <w:vAlign w:val="bottom"/>
                      <w:hideMark/>
                    </w:tcPr>
                  </w:tcPrChange>
                </w:tcPr>
                <w:p w14:paraId="665FF245" w14:textId="4046CB35" w:rsidR="00D83E9A" w:rsidRPr="00D83E9A" w:rsidDel="00E2396A" w:rsidRDefault="00D83E9A" w:rsidP="00D83E9A">
                  <w:pPr>
                    <w:rPr>
                      <w:ins w:id="1067" w:author="Ashwin Vasan" w:date="2015-07-09T15:28:00Z"/>
                      <w:del w:id="1068"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069"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9DE3AAE" w14:textId="76EE8CB6" w:rsidR="00D83E9A" w:rsidRPr="00D83E9A" w:rsidDel="00E2396A" w:rsidRDefault="00D83E9A" w:rsidP="00D83E9A">
                  <w:pPr>
                    <w:rPr>
                      <w:ins w:id="1070" w:author="Ashwin Vasan" w:date="2015-07-09T15:28:00Z"/>
                      <w:del w:id="1071"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072"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D7DD11F" w14:textId="389927DD" w:rsidR="00D83E9A" w:rsidRPr="00D83E9A" w:rsidDel="00E2396A" w:rsidRDefault="00D83E9A" w:rsidP="00D83E9A">
                  <w:pPr>
                    <w:rPr>
                      <w:ins w:id="1073" w:author="Ashwin Vasan" w:date="2015-07-09T15:28:00Z"/>
                      <w:del w:id="1074"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107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4ECC56AC" w14:textId="669B2BF7" w:rsidR="00D83E9A" w:rsidRPr="00D83E9A" w:rsidDel="00E2396A" w:rsidRDefault="00D83E9A" w:rsidP="00D83E9A">
                  <w:pPr>
                    <w:rPr>
                      <w:ins w:id="1076" w:author="Ashwin Vasan" w:date="2015-07-09T15:28:00Z"/>
                      <w:del w:id="1077" w:author="Christopher Boyer" w:date="2015-07-11T00:08:00Z"/>
                      <w:rFonts w:ascii="Calibri" w:eastAsia="Times New Roman" w:hAnsi="Calibri" w:cs="Times New Roman"/>
                      <w:color w:val="000000"/>
                      <w:sz w:val="16"/>
                      <w:szCs w:val="16"/>
                    </w:rPr>
                  </w:pPr>
                </w:p>
              </w:tc>
            </w:tr>
            <w:tr w:rsidR="00D83E9A" w:rsidRPr="00D83E9A" w:rsidDel="00E2396A" w14:paraId="4D466A64" w14:textId="38B41F9A" w:rsidTr="00EA4956">
              <w:trPr>
                <w:trHeight w:val="300"/>
                <w:ins w:id="1078" w:author="Ashwin Vasan" w:date="2015-07-09T15:28:00Z"/>
                <w:del w:id="1079" w:author="Christopher Boyer" w:date="2015-07-11T00:08:00Z"/>
                <w:trPrChange w:id="1080" w:author="Christopher Boyer" w:date="2015-07-10T16:46:00Z">
                  <w:trPr>
                    <w:gridAfter w:val="0"/>
                    <w:trHeight w:val="300"/>
                  </w:trPr>
                </w:trPrChange>
              </w:trPr>
              <w:tc>
                <w:tcPr>
                  <w:tcW w:w="740" w:type="pct"/>
                  <w:tcBorders>
                    <w:top w:val="single" w:sz="4" w:space="0" w:color="auto"/>
                    <w:left w:val="nil"/>
                    <w:bottom w:val="nil"/>
                    <w:right w:val="nil"/>
                  </w:tcBorders>
                  <w:shd w:val="clear" w:color="auto" w:fill="auto"/>
                  <w:noWrap/>
                  <w:vAlign w:val="bottom"/>
                  <w:hideMark/>
                  <w:tcPrChange w:id="1081" w:author="Christopher Boyer" w:date="2015-07-10T16:46:00Z">
                    <w:tcPr>
                      <w:tcW w:w="753" w:type="pct"/>
                      <w:gridSpan w:val="2"/>
                      <w:tcBorders>
                        <w:top w:val="single" w:sz="4" w:space="0" w:color="auto"/>
                        <w:left w:val="nil"/>
                        <w:bottom w:val="nil"/>
                        <w:right w:val="nil"/>
                      </w:tcBorders>
                      <w:shd w:val="clear" w:color="auto" w:fill="auto"/>
                      <w:noWrap/>
                      <w:vAlign w:val="bottom"/>
                      <w:hideMark/>
                    </w:tcPr>
                  </w:tcPrChange>
                </w:tcPr>
                <w:p w14:paraId="16E05290" w14:textId="0332E328" w:rsidR="00D83E9A" w:rsidRPr="00D83E9A" w:rsidDel="00E2396A" w:rsidRDefault="00D83E9A" w:rsidP="00D83E9A">
                  <w:pPr>
                    <w:rPr>
                      <w:ins w:id="1082" w:author="Ashwin Vasan" w:date="2015-07-09T15:28:00Z"/>
                      <w:del w:id="1083" w:author="Christopher Boyer" w:date="2015-07-11T00:08:00Z"/>
                      <w:rFonts w:ascii="Helvetica Neue" w:eastAsia="Times New Roman" w:hAnsi="Helvetica Neue" w:cs="Times New Roman"/>
                      <w:color w:val="000000"/>
                      <w:sz w:val="16"/>
                      <w:szCs w:val="16"/>
                    </w:rPr>
                  </w:pPr>
                  <w:ins w:id="1084" w:author="Ashwin Vasan" w:date="2015-07-09T15:28:00Z">
                    <w:del w:id="108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4260" w:type="pct"/>
                  <w:gridSpan w:val="17"/>
                  <w:tcBorders>
                    <w:top w:val="single" w:sz="4" w:space="0" w:color="auto"/>
                    <w:left w:val="nil"/>
                    <w:bottom w:val="single" w:sz="4" w:space="0" w:color="auto"/>
                    <w:right w:val="nil"/>
                  </w:tcBorders>
                  <w:shd w:val="clear" w:color="auto" w:fill="auto"/>
                  <w:noWrap/>
                  <w:vAlign w:val="bottom"/>
                  <w:hideMark/>
                  <w:tcPrChange w:id="1086" w:author="Christopher Boyer" w:date="2015-07-10T16:46:00Z">
                    <w:tcPr>
                      <w:tcW w:w="4247" w:type="pct"/>
                      <w:gridSpan w:val="39"/>
                      <w:tcBorders>
                        <w:top w:val="single" w:sz="4" w:space="0" w:color="auto"/>
                        <w:left w:val="nil"/>
                        <w:bottom w:val="single" w:sz="4" w:space="0" w:color="auto"/>
                        <w:right w:val="nil"/>
                      </w:tcBorders>
                      <w:shd w:val="clear" w:color="auto" w:fill="auto"/>
                      <w:noWrap/>
                      <w:vAlign w:val="bottom"/>
                      <w:hideMark/>
                    </w:tcPr>
                  </w:tcPrChange>
                </w:tcPr>
                <w:p w14:paraId="36CC0E1E" w14:textId="27A9D098" w:rsidR="00D83E9A" w:rsidRPr="00D83E9A" w:rsidDel="00E2396A" w:rsidRDefault="00D83E9A" w:rsidP="00D83E9A">
                  <w:pPr>
                    <w:jc w:val="center"/>
                    <w:rPr>
                      <w:ins w:id="1087" w:author="Ashwin Vasan" w:date="2015-07-09T15:28:00Z"/>
                      <w:del w:id="1088" w:author="Christopher Boyer" w:date="2015-07-11T00:08:00Z"/>
                      <w:rFonts w:ascii="Helvetica Neue" w:eastAsia="Times New Roman" w:hAnsi="Helvetica Neue" w:cs="Times New Roman"/>
                      <w:b/>
                      <w:bCs/>
                      <w:color w:val="000000"/>
                      <w:sz w:val="16"/>
                      <w:szCs w:val="16"/>
                    </w:rPr>
                  </w:pPr>
                  <w:ins w:id="1089" w:author="Ashwin Vasan" w:date="2015-07-09T15:28:00Z">
                    <w:del w:id="1090" w:author="Christopher Boyer" w:date="2015-07-11T00:08:00Z">
                      <w:r w:rsidRPr="00D83E9A" w:rsidDel="00E2396A">
                        <w:rPr>
                          <w:rFonts w:ascii="Helvetica Neue" w:eastAsia="Times New Roman" w:hAnsi="Helvetica Neue" w:cs="Times New Roman"/>
                          <w:b/>
                          <w:bCs/>
                          <w:color w:val="000000"/>
                          <w:sz w:val="16"/>
                          <w:szCs w:val="16"/>
                        </w:rPr>
                        <w:delText>Treatment</w:delText>
                      </w:r>
                    </w:del>
                  </w:ins>
                </w:p>
              </w:tc>
            </w:tr>
            <w:tr w:rsidR="00D83E9A" w:rsidRPr="00D83E9A" w:rsidDel="00E2396A" w14:paraId="0ED66873" w14:textId="5F35CC21" w:rsidTr="00EA4956">
              <w:tblPrEx>
                <w:tblPrExChange w:id="1091" w:author="Christopher Boyer" w:date="2015-07-10T16:46:00Z">
                  <w:tblPrEx>
                    <w:tblW w:w="11562" w:type="dxa"/>
                    <w:tblLayout w:type="fixed"/>
                  </w:tblPrEx>
                </w:tblPrExChange>
              </w:tblPrEx>
              <w:trPr>
                <w:trHeight w:val="300"/>
                <w:ins w:id="1092" w:author="Ashwin Vasan" w:date="2015-07-09T15:28:00Z"/>
                <w:del w:id="1093" w:author="Christopher Boyer" w:date="2015-07-11T00:08:00Z"/>
                <w:trPrChange w:id="109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09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216C61D6" w14:textId="712D1C40" w:rsidR="00D83E9A" w:rsidRPr="00D83E9A" w:rsidDel="00E2396A" w:rsidRDefault="00D83E9A" w:rsidP="00D83E9A">
                  <w:pPr>
                    <w:rPr>
                      <w:ins w:id="1096" w:author="Ashwin Vasan" w:date="2015-07-09T15:28:00Z"/>
                      <w:del w:id="1097" w:author="Christopher Boyer" w:date="2015-07-11T00:08:00Z"/>
                      <w:rFonts w:ascii="Helvetica Neue" w:eastAsia="Times New Roman" w:hAnsi="Helvetica Neue" w:cs="Times New Roman"/>
                      <w:color w:val="000000"/>
                      <w:sz w:val="16"/>
                      <w:szCs w:val="16"/>
                    </w:rPr>
                  </w:pPr>
                </w:p>
              </w:tc>
              <w:tc>
                <w:tcPr>
                  <w:tcW w:w="1360" w:type="pct"/>
                  <w:gridSpan w:val="5"/>
                  <w:tcBorders>
                    <w:top w:val="nil"/>
                    <w:left w:val="nil"/>
                    <w:bottom w:val="single" w:sz="4" w:space="0" w:color="auto"/>
                    <w:right w:val="nil"/>
                  </w:tcBorders>
                  <w:shd w:val="clear" w:color="auto" w:fill="auto"/>
                  <w:vAlign w:val="bottom"/>
                  <w:hideMark/>
                  <w:tcPrChange w:id="1098" w:author="Christopher Boyer" w:date="2015-07-10T16:46:00Z">
                    <w:tcPr>
                      <w:tcW w:w="1387" w:type="pct"/>
                      <w:gridSpan w:val="10"/>
                      <w:tcBorders>
                        <w:top w:val="nil"/>
                        <w:left w:val="nil"/>
                        <w:bottom w:val="single" w:sz="4" w:space="0" w:color="auto"/>
                        <w:right w:val="nil"/>
                      </w:tcBorders>
                      <w:shd w:val="clear" w:color="auto" w:fill="auto"/>
                      <w:vAlign w:val="bottom"/>
                      <w:hideMark/>
                    </w:tcPr>
                  </w:tcPrChange>
                </w:tcPr>
                <w:p w14:paraId="55F20A9C" w14:textId="5AEDE9A6" w:rsidR="00D83E9A" w:rsidRPr="00D83E9A" w:rsidDel="00E2396A" w:rsidRDefault="00D83E9A" w:rsidP="00D83E9A">
                  <w:pPr>
                    <w:jc w:val="center"/>
                    <w:rPr>
                      <w:ins w:id="1099" w:author="Ashwin Vasan" w:date="2015-07-09T15:28:00Z"/>
                      <w:del w:id="1100" w:author="Christopher Boyer" w:date="2015-07-11T00:08:00Z"/>
                      <w:rFonts w:ascii="Helvetica Neue" w:eastAsia="Times New Roman" w:hAnsi="Helvetica Neue" w:cs="Times New Roman"/>
                      <w:i/>
                      <w:iCs/>
                      <w:color w:val="000000"/>
                      <w:sz w:val="16"/>
                      <w:szCs w:val="16"/>
                    </w:rPr>
                  </w:pPr>
                  <w:ins w:id="1101" w:author="Ashwin Vasan" w:date="2015-07-09T15:28:00Z">
                    <w:del w:id="1102" w:author="Christopher Boyer" w:date="2015-07-11T00:08:00Z">
                      <w:r w:rsidRPr="00D83E9A" w:rsidDel="00E2396A">
                        <w:rPr>
                          <w:rFonts w:ascii="Helvetica Neue" w:eastAsia="Times New Roman" w:hAnsi="Helvetica Neue" w:cs="Times New Roman"/>
                          <w:i/>
                          <w:iCs/>
                          <w:color w:val="000000"/>
                          <w:sz w:val="16"/>
                          <w:szCs w:val="16"/>
                        </w:rPr>
                        <w:delText>Effect vs. never trained at baseline</w:delText>
                      </w:r>
                    </w:del>
                  </w:ins>
                </w:p>
              </w:tc>
              <w:tc>
                <w:tcPr>
                  <w:tcW w:w="108" w:type="pct"/>
                  <w:tcBorders>
                    <w:top w:val="nil"/>
                    <w:left w:val="nil"/>
                    <w:bottom w:val="nil"/>
                    <w:right w:val="nil"/>
                  </w:tcBorders>
                  <w:shd w:val="clear" w:color="auto" w:fill="auto"/>
                  <w:noWrap/>
                  <w:vAlign w:val="bottom"/>
                  <w:hideMark/>
                  <w:tcPrChange w:id="110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18DE188" w14:textId="74295FF7" w:rsidR="00D83E9A" w:rsidRPr="00D83E9A" w:rsidDel="00E2396A" w:rsidRDefault="00D83E9A" w:rsidP="00D83E9A">
                  <w:pPr>
                    <w:rPr>
                      <w:ins w:id="1104" w:author="Ashwin Vasan" w:date="2015-07-09T15:28:00Z"/>
                      <w:del w:id="1105" w:author="Christopher Boyer" w:date="2015-07-11T00:08:00Z"/>
                      <w:rFonts w:ascii="Helvetica Neue" w:eastAsia="Times New Roman" w:hAnsi="Helvetica Neue" w:cs="Times New Roman"/>
                      <w:color w:val="000000"/>
                      <w:sz w:val="16"/>
                      <w:szCs w:val="16"/>
                    </w:rPr>
                  </w:pPr>
                </w:p>
              </w:tc>
              <w:tc>
                <w:tcPr>
                  <w:tcW w:w="1308" w:type="pct"/>
                  <w:gridSpan w:val="5"/>
                  <w:tcBorders>
                    <w:top w:val="nil"/>
                    <w:left w:val="nil"/>
                    <w:bottom w:val="single" w:sz="4" w:space="0" w:color="auto"/>
                    <w:right w:val="nil"/>
                  </w:tcBorders>
                  <w:shd w:val="clear" w:color="auto" w:fill="auto"/>
                  <w:vAlign w:val="bottom"/>
                  <w:hideMark/>
                  <w:tcPrChange w:id="1106" w:author="Christopher Boyer" w:date="2015-07-10T16:46:00Z">
                    <w:tcPr>
                      <w:tcW w:w="1335" w:type="pct"/>
                      <w:gridSpan w:val="11"/>
                      <w:tcBorders>
                        <w:top w:val="nil"/>
                        <w:left w:val="nil"/>
                        <w:bottom w:val="single" w:sz="4" w:space="0" w:color="auto"/>
                        <w:right w:val="nil"/>
                      </w:tcBorders>
                      <w:shd w:val="clear" w:color="auto" w:fill="auto"/>
                      <w:vAlign w:val="bottom"/>
                      <w:hideMark/>
                    </w:tcPr>
                  </w:tcPrChange>
                </w:tcPr>
                <w:p w14:paraId="7B11F698" w14:textId="08301ECD" w:rsidR="00D83E9A" w:rsidRPr="00D83E9A" w:rsidDel="00E2396A" w:rsidRDefault="00D83E9A" w:rsidP="00D83E9A">
                  <w:pPr>
                    <w:jc w:val="center"/>
                    <w:rPr>
                      <w:ins w:id="1107" w:author="Ashwin Vasan" w:date="2015-07-09T15:28:00Z"/>
                      <w:del w:id="1108" w:author="Christopher Boyer" w:date="2015-07-11T00:08:00Z"/>
                      <w:rFonts w:ascii="Helvetica Neue" w:eastAsia="Times New Roman" w:hAnsi="Helvetica Neue" w:cs="Times New Roman"/>
                      <w:i/>
                      <w:iCs/>
                      <w:color w:val="000000"/>
                      <w:sz w:val="16"/>
                      <w:szCs w:val="16"/>
                    </w:rPr>
                  </w:pPr>
                  <w:ins w:id="1109" w:author="Ashwin Vasan" w:date="2015-07-09T15:28:00Z">
                    <w:del w:id="1110" w:author="Christopher Boyer" w:date="2015-07-11T00:08:00Z">
                      <w:r w:rsidRPr="00D83E9A" w:rsidDel="00E2396A">
                        <w:rPr>
                          <w:rFonts w:ascii="Helvetica Neue" w:eastAsia="Times New Roman" w:hAnsi="Helvetica Neue" w:cs="Times New Roman"/>
                          <w:i/>
                          <w:iCs/>
                          <w:color w:val="000000"/>
                          <w:sz w:val="16"/>
                          <w:szCs w:val="16"/>
                        </w:rPr>
                        <w:delText>Effect within strata of training cohorts</w:delText>
                      </w:r>
                    </w:del>
                  </w:ins>
                </w:p>
              </w:tc>
              <w:tc>
                <w:tcPr>
                  <w:tcW w:w="108" w:type="pct"/>
                  <w:tcBorders>
                    <w:top w:val="nil"/>
                    <w:left w:val="nil"/>
                    <w:bottom w:val="nil"/>
                    <w:right w:val="nil"/>
                  </w:tcBorders>
                  <w:shd w:val="clear" w:color="auto" w:fill="auto"/>
                  <w:noWrap/>
                  <w:vAlign w:val="bottom"/>
                  <w:hideMark/>
                  <w:tcPrChange w:id="1111"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B2E1D67" w14:textId="391A5180" w:rsidR="00D83E9A" w:rsidRPr="00D83E9A" w:rsidDel="00E2396A" w:rsidRDefault="00D83E9A" w:rsidP="00D83E9A">
                  <w:pPr>
                    <w:rPr>
                      <w:ins w:id="1112" w:author="Ashwin Vasan" w:date="2015-07-09T15:28:00Z"/>
                      <w:del w:id="1113" w:author="Christopher Boyer" w:date="2015-07-11T00:08:00Z"/>
                      <w:rFonts w:ascii="Calibri" w:eastAsia="Times New Roman" w:hAnsi="Calibri" w:cs="Times New Roman"/>
                      <w:color w:val="000000"/>
                      <w:sz w:val="16"/>
                      <w:szCs w:val="16"/>
                    </w:rPr>
                  </w:pPr>
                </w:p>
              </w:tc>
              <w:tc>
                <w:tcPr>
                  <w:tcW w:w="1376" w:type="pct"/>
                  <w:gridSpan w:val="5"/>
                  <w:tcBorders>
                    <w:top w:val="nil"/>
                    <w:left w:val="nil"/>
                    <w:bottom w:val="single" w:sz="4" w:space="0" w:color="auto"/>
                    <w:right w:val="nil"/>
                  </w:tcBorders>
                  <w:shd w:val="clear" w:color="auto" w:fill="auto"/>
                  <w:vAlign w:val="bottom"/>
                  <w:hideMark/>
                  <w:tcPrChange w:id="1114" w:author="Christopher Boyer" w:date="2015-07-10T16:46:00Z">
                    <w:tcPr>
                      <w:tcW w:w="1302" w:type="pct"/>
                      <w:gridSpan w:val="12"/>
                      <w:tcBorders>
                        <w:top w:val="nil"/>
                        <w:left w:val="nil"/>
                        <w:bottom w:val="single" w:sz="4" w:space="0" w:color="auto"/>
                        <w:right w:val="nil"/>
                      </w:tcBorders>
                      <w:shd w:val="clear" w:color="auto" w:fill="auto"/>
                      <w:vAlign w:val="bottom"/>
                      <w:hideMark/>
                    </w:tcPr>
                  </w:tcPrChange>
                </w:tcPr>
                <w:p w14:paraId="332ADFBF" w14:textId="67A5D052" w:rsidR="00D83E9A" w:rsidRPr="00D83E9A" w:rsidDel="00E2396A" w:rsidRDefault="00D83E9A" w:rsidP="00D83E9A">
                  <w:pPr>
                    <w:jc w:val="center"/>
                    <w:rPr>
                      <w:ins w:id="1115" w:author="Ashwin Vasan" w:date="2015-07-09T15:28:00Z"/>
                      <w:del w:id="1116" w:author="Christopher Boyer" w:date="2015-07-11T00:08:00Z"/>
                      <w:rFonts w:ascii="Helvetica Neue" w:eastAsia="Times New Roman" w:hAnsi="Helvetica Neue" w:cs="Times New Roman"/>
                      <w:i/>
                      <w:iCs/>
                      <w:color w:val="000000"/>
                      <w:sz w:val="16"/>
                      <w:szCs w:val="16"/>
                    </w:rPr>
                  </w:pPr>
                  <w:ins w:id="1117" w:author="Ashwin Vasan" w:date="2015-07-09T15:28:00Z">
                    <w:del w:id="1118" w:author="Christopher Boyer" w:date="2015-07-11T00:08:00Z">
                      <w:r w:rsidRPr="00D83E9A" w:rsidDel="00E2396A">
                        <w:rPr>
                          <w:rFonts w:ascii="Helvetica Neue" w:eastAsia="Times New Roman" w:hAnsi="Helvetica Neue" w:cs="Times New Roman"/>
                          <w:i/>
                          <w:iCs/>
                          <w:color w:val="000000"/>
                          <w:sz w:val="16"/>
                          <w:szCs w:val="16"/>
                        </w:rPr>
                        <w:delText>Effect vs. all nurses at baseline</w:delText>
                      </w:r>
                    </w:del>
                  </w:ins>
                </w:p>
              </w:tc>
            </w:tr>
            <w:tr w:rsidR="00E2396A" w:rsidRPr="00D83E9A" w:rsidDel="00E2396A" w14:paraId="2C92F6A8" w14:textId="0E57CE2A" w:rsidTr="00EA4956">
              <w:trPr>
                <w:trHeight w:val="300"/>
                <w:ins w:id="1119" w:author="Ashwin Vasan" w:date="2015-07-09T15:28:00Z"/>
                <w:del w:id="1120" w:author="Christopher Boyer" w:date="2015-07-11T00:08:00Z"/>
              </w:trPr>
              <w:tc>
                <w:tcPr>
                  <w:tcW w:w="740" w:type="pct"/>
                  <w:tcBorders>
                    <w:top w:val="nil"/>
                    <w:left w:val="nil"/>
                    <w:bottom w:val="nil"/>
                    <w:right w:val="nil"/>
                  </w:tcBorders>
                  <w:shd w:val="clear" w:color="auto" w:fill="auto"/>
                  <w:noWrap/>
                  <w:vAlign w:val="bottom"/>
                  <w:hideMark/>
                </w:tcPr>
                <w:p w14:paraId="5271B0E2" w14:textId="2DE4EEDF" w:rsidR="00D83E9A" w:rsidRPr="00D83E9A" w:rsidDel="00E2396A" w:rsidRDefault="00D83E9A" w:rsidP="00D83E9A">
                  <w:pPr>
                    <w:rPr>
                      <w:ins w:id="1121" w:author="Ashwin Vasan" w:date="2015-07-09T15:28:00Z"/>
                      <w:del w:id="1122" w:author="Christopher Boyer" w:date="2015-07-11T00:08:00Z"/>
                      <w:rFonts w:ascii="Helvetica Neue" w:eastAsia="Times New Roman" w:hAnsi="Helvetica Neue" w:cs="Times New Roman"/>
                      <w:color w:val="000000"/>
                      <w:sz w:val="16"/>
                      <w:szCs w:val="16"/>
                    </w:rPr>
                  </w:pPr>
                </w:p>
              </w:tc>
              <w:tc>
                <w:tcPr>
                  <w:tcW w:w="602" w:type="pct"/>
                  <w:gridSpan w:val="2"/>
                  <w:tcBorders>
                    <w:top w:val="nil"/>
                    <w:left w:val="nil"/>
                    <w:bottom w:val="single" w:sz="4" w:space="0" w:color="auto"/>
                    <w:right w:val="nil"/>
                  </w:tcBorders>
                  <w:shd w:val="clear" w:color="auto" w:fill="auto"/>
                  <w:noWrap/>
                  <w:vAlign w:val="bottom"/>
                  <w:hideMark/>
                </w:tcPr>
                <w:p w14:paraId="6E9BB546" w14:textId="76BCF80C" w:rsidR="00D83E9A" w:rsidRPr="00D83E9A" w:rsidDel="00E2396A" w:rsidRDefault="00D83E9A" w:rsidP="00D83E9A">
                  <w:pPr>
                    <w:jc w:val="center"/>
                    <w:rPr>
                      <w:ins w:id="1123" w:author="Ashwin Vasan" w:date="2015-07-09T15:28:00Z"/>
                      <w:del w:id="1124" w:author="Christopher Boyer" w:date="2015-07-11T00:08:00Z"/>
                      <w:rFonts w:ascii="Helvetica Neue" w:eastAsia="Times New Roman" w:hAnsi="Helvetica Neue" w:cs="Times New Roman"/>
                      <w:i/>
                      <w:iCs/>
                      <w:color w:val="000000"/>
                      <w:sz w:val="16"/>
                      <w:szCs w:val="16"/>
                    </w:rPr>
                  </w:pPr>
                  <w:ins w:id="1125" w:author="Ashwin Vasan" w:date="2015-07-09T15:28:00Z">
                    <w:del w:id="1126"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66864333" w14:textId="4A84D5CD" w:rsidR="00D83E9A" w:rsidRPr="00D83E9A" w:rsidDel="00E2396A" w:rsidRDefault="00D83E9A" w:rsidP="00D83E9A">
                  <w:pPr>
                    <w:jc w:val="center"/>
                    <w:rPr>
                      <w:ins w:id="1127" w:author="Ashwin Vasan" w:date="2015-07-09T15:28:00Z"/>
                      <w:del w:id="1128" w:author="Christopher Boyer" w:date="2015-07-11T00:08:00Z"/>
                      <w:rFonts w:ascii="Helvetica Neue" w:eastAsia="Times New Roman" w:hAnsi="Helvetica Neue" w:cs="Times New Roman"/>
                      <w:i/>
                      <w:iCs/>
                      <w:color w:val="000000"/>
                      <w:sz w:val="16"/>
                      <w:szCs w:val="16"/>
                    </w:rPr>
                  </w:pPr>
                </w:p>
              </w:tc>
              <w:tc>
                <w:tcPr>
                  <w:tcW w:w="649" w:type="pct"/>
                  <w:gridSpan w:val="2"/>
                  <w:tcBorders>
                    <w:top w:val="nil"/>
                    <w:left w:val="nil"/>
                    <w:bottom w:val="single" w:sz="4" w:space="0" w:color="auto"/>
                    <w:right w:val="nil"/>
                  </w:tcBorders>
                  <w:shd w:val="clear" w:color="auto" w:fill="auto"/>
                  <w:noWrap/>
                  <w:vAlign w:val="bottom"/>
                  <w:hideMark/>
                </w:tcPr>
                <w:p w14:paraId="47CCF6A2" w14:textId="70309537" w:rsidR="00D83E9A" w:rsidRPr="00D83E9A" w:rsidDel="00E2396A" w:rsidRDefault="00D83E9A" w:rsidP="00D83E9A">
                  <w:pPr>
                    <w:jc w:val="center"/>
                    <w:rPr>
                      <w:ins w:id="1129" w:author="Ashwin Vasan" w:date="2015-07-09T15:28:00Z"/>
                      <w:del w:id="1130" w:author="Christopher Boyer" w:date="2015-07-11T00:08:00Z"/>
                      <w:rFonts w:ascii="Helvetica Neue" w:eastAsia="Times New Roman" w:hAnsi="Helvetica Neue" w:cs="Times New Roman"/>
                      <w:i/>
                      <w:iCs/>
                      <w:color w:val="000000"/>
                      <w:sz w:val="16"/>
                      <w:szCs w:val="16"/>
                    </w:rPr>
                  </w:pPr>
                  <w:ins w:id="1131" w:author="Ashwin Vasan" w:date="2015-07-09T15:28:00Z">
                    <w:del w:id="1132"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1D1E8F67" w14:textId="12D94E41" w:rsidR="00D83E9A" w:rsidRPr="00D83E9A" w:rsidDel="00E2396A" w:rsidRDefault="00D83E9A" w:rsidP="00D83E9A">
                  <w:pPr>
                    <w:rPr>
                      <w:ins w:id="1133" w:author="Ashwin Vasan" w:date="2015-07-09T15:28:00Z"/>
                      <w:del w:id="1134" w:author="Christopher Boyer" w:date="2015-07-11T00:08:00Z"/>
                      <w:rFonts w:ascii="Helvetica Neue" w:eastAsia="Times New Roman" w:hAnsi="Helvetica Neue" w:cs="Times New Roman"/>
                      <w:color w:val="000000"/>
                      <w:sz w:val="16"/>
                      <w:szCs w:val="16"/>
                    </w:rPr>
                  </w:pPr>
                </w:p>
              </w:tc>
              <w:tc>
                <w:tcPr>
                  <w:tcW w:w="519" w:type="pct"/>
                  <w:gridSpan w:val="2"/>
                  <w:tcBorders>
                    <w:top w:val="nil"/>
                    <w:left w:val="nil"/>
                    <w:bottom w:val="single" w:sz="4" w:space="0" w:color="auto"/>
                    <w:right w:val="nil"/>
                  </w:tcBorders>
                  <w:shd w:val="clear" w:color="auto" w:fill="auto"/>
                  <w:noWrap/>
                  <w:vAlign w:val="bottom"/>
                  <w:hideMark/>
                </w:tcPr>
                <w:p w14:paraId="38702122" w14:textId="32B0605C" w:rsidR="00D83E9A" w:rsidRPr="00D83E9A" w:rsidDel="00E2396A" w:rsidRDefault="00D83E9A" w:rsidP="00D83E9A">
                  <w:pPr>
                    <w:jc w:val="center"/>
                    <w:rPr>
                      <w:ins w:id="1135" w:author="Ashwin Vasan" w:date="2015-07-09T15:28:00Z"/>
                      <w:del w:id="1136" w:author="Christopher Boyer" w:date="2015-07-11T00:08:00Z"/>
                      <w:rFonts w:ascii="Helvetica Neue" w:eastAsia="Times New Roman" w:hAnsi="Helvetica Neue" w:cs="Times New Roman"/>
                      <w:i/>
                      <w:iCs/>
                      <w:color w:val="000000"/>
                      <w:sz w:val="16"/>
                      <w:szCs w:val="16"/>
                    </w:rPr>
                  </w:pPr>
                  <w:ins w:id="1137" w:author="Ashwin Vasan" w:date="2015-07-09T15:28:00Z">
                    <w:del w:id="1138"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40B3F077" w14:textId="336D6B96" w:rsidR="00D83E9A" w:rsidRPr="00D83E9A" w:rsidDel="00E2396A" w:rsidRDefault="00D83E9A" w:rsidP="00D83E9A">
                  <w:pPr>
                    <w:jc w:val="center"/>
                    <w:rPr>
                      <w:ins w:id="1139" w:author="Ashwin Vasan" w:date="2015-07-09T15:28:00Z"/>
                      <w:del w:id="1140" w:author="Christopher Boyer" w:date="2015-07-11T00:08:00Z"/>
                      <w:rFonts w:ascii="Helvetica Neue" w:eastAsia="Times New Roman" w:hAnsi="Helvetica Neue" w:cs="Times New Roman"/>
                      <w:i/>
                      <w:iCs/>
                      <w:color w:val="000000"/>
                      <w:sz w:val="16"/>
                      <w:szCs w:val="16"/>
                    </w:rPr>
                  </w:pPr>
                </w:p>
              </w:tc>
              <w:tc>
                <w:tcPr>
                  <w:tcW w:w="681" w:type="pct"/>
                  <w:gridSpan w:val="2"/>
                  <w:tcBorders>
                    <w:top w:val="nil"/>
                    <w:left w:val="nil"/>
                    <w:bottom w:val="single" w:sz="4" w:space="0" w:color="auto"/>
                    <w:right w:val="nil"/>
                  </w:tcBorders>
                  <w:shd w:val="clear" w:color="auto" w:fill="auto"/>
                  <w:noWrap/>
                  <w:vAlign w:val="bottom"/>
                  <w:hideMark/>
                </w:tcPr>
                <w:p w14:paraId="521CDA46" w14:textId="2FCB5E08" w:rsidR="00D83E9A" w:rsidRPr="00D83E9A" w:rsidDel="00E2396A" w:rsidRDefault="00D83E9A" w:rsidP="00D83E9A">
                  <w:pPr>
                    <w:jc w:val="center"/>
                    <w:rPr>
                      <w:ins w:id="1141" w:author="Ashwin Vasan" w:date="2015-07-09T15:28:00Z"/>
                      <w:del w:id="1142" w:author="Christopher Boyer" w:date="2015-07-11T00:08:00Z"/>
                      <w:rFonts w:ascii="Helvetica Neue" w:eastAsia="Times New Roman" w:hAnsi="Helvetica Neue" w:cs="Times New Roman"/>
                      <w:i/>
                      <w:iCs/>
                      <w:color w:val="000000"/>
                      <w:sz w:val="16"/>
                      <w:szCs w:val="16"/>
                    </w:rPr>
                  </w:pPr>
                  <w:ins w:id="1143" w:author="Ashwin Vasan" w:date="2015-07-09T15:28:00Z">
                    <w:del w:id="1144"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c>
                <w:tcPr>
                  <w:tcW w:w="108" w:type="pct"/>
                  <w:tcBorders>
                    <w:top w:val="nil"/>
                    <w:left w:val="nil"/>
                    <w:bottom w:val="nil"/>
                    <w:right w:val="nil"/>
                  </w:tcBorders>
                  <w:shd w:val="clear" w:color="auto" w:fill="auto"/>
                  <w:noWrap/>
                  <w:vAlign w:val="bottom"/>
                  <w:hideMark/>
                </w:tcPr>
                <w:p w14:paraId="37EE8F7D" w14:textId="27E323D6" w:rsidR="00D83E9A" w:rsidRPr="00D83E9A" w:rsidDel="00E2396A" w:rsidRDefault="00D83E9A" w:rsidP="00D83E9A">
                  <w:pPr>
                    <w:rPr>
                      <w:ins w:id="1145" w:author="Ashwin Vasan" w:date="2015-07-09T15:28:00Z"/>
                      <w:del w:id="1146" w:author="Christopher Boyer" w:date="2015-07-11T00:08:00Z"/>
                      <w:rFonts w:ascii="Calibri" w:eastAsia="Times New Roman" w:hAnsi="Calibri" w:cs="Times New Roman"/>
                      <w:color w:val="000000"/>
                      <w:sz w:val="16"/>
                      <w:szCs w:val="16"/>
                    </w:rPr>
                  </w:pPr>
                </w:p>
              </w:tc>
              <w:tc>
                <w:tcPr>
                  <w:tcW w:w="518" w:type="pct"/>
                  <w:gridSpan w:val="2"/>
                  <w:tcBorders>
                    <w:top w:val="nil"/>
                    <w:left w:val="nil"/>
                    <w:bottom w:val="single" w:sz="4" w:space="0" w:color="auto"/>
                    <w:right w:val="nil"/>
                  </w:tcBorders>
                  <w:shd w:val="clear" w:color="auto" w:fill="auto"/>
                  <w:noWrap/>
                  <w:vAlign w:val="bottom"/>
                  <w:hideMark/>
                </w:tcPr>
                <w:p w14:paraId="56038301" w14:textId="42731799" w:rsidR="00D83E9A" w:rsidRPr="00D83E9A" w:rsidDel="00E2396A" w:rsidRDefault="00D83E9A" w:rsidP="00D83E9A">
                  <w:pPr>
                    <w:jc w:val="center"/>
                    <w:rPr>
                      <w:ins w:id="1147" w:author="Ashwin Vasan" w:date="2015-07-09T15:28:00Z"/>
                      <w:del w:id="1148" w:author="Christopher Boyer" w:date="2015-07-11T00:08:00Z"/>
                      <w:rFonts w:ascii="Helvetica Neue" w:eastAsia="Times New Roman" w:hAnsi="Helvetica Neue" w:cs="Times New Roman"/>
                      <w:i/>
                      <w:iCs/>
                      <w:color w:val="000000"/>
                      <w:sz w:val="16"/>
                      <w:szCs w:val="16"/>
                    </w:rPr>
                  </w:pPr>
                  <w:ins w:id="1149" w:author="Ashwin Vasan" w:date="2015-07-09T15:28:00Z">
                    <w:del w:id="1150" w:author="Christopher Boyer" w:date="2015-07-11T00:08:00Z">
                      <w:r w:rsidRPr="00D83E9A" w:rsidDel="00E2396A">
                        <w:rPr>
                          <w:rFonts w:ascii="Helvetica Neue" w:eastAsia="Times New Roman" w:hAnsi="Helvetica Neue" w:cs="Times New Roman"/>
                          <w:i/>
                          <w:iCs/>
                          <w:color w:val="000000"/>
                          <w:sz w:val="16"/>
                          <w:szCs w:val="16"/>
                        </w:rPr>
                        <w:delText>Pre-intervention</w:delText>
                      </w:r>
                    </w:del>
                  </w:ins>
                </w:p>
              </w:tc>
              <w:tc>
                <w:tcPr>
                  <w:tcW w:w="108" w:type="pct"/>
                  <w:tcBorders>
                    <w:top w:val="nil"/>
                    <w:left w:val="nil"/>
                    <w:bottom w:val="nil"/>
                    <w:right w:val="nil"/>
                  </w:tcBorders>
                  <w:shd w:val="clear" w:color="auto" w:fill="auto"/>
                  <w:noWrap/>
                  <w:vAlign w:val="bottom"/>
                  <w:hideMark/>
                </w:tcPr>
                <w:p w14:paraId="5FC599F9" w14:textId="545D18FB" w:rsidR="00D83E9A" w:rsidRPr="00D83E9A" w:rsidDel="00E2396A" w:rsidRDefault="00D83E9A" w:rsidP="00D83E9A">
                  <w:pPr>
                    <w:jc w:val="center"/>
                    <w:rPr>
                      <w:ins w:id="1151" w:author="Ashwin Vasan" w:date="2015-07-09T15:28:00Z"/>
                      <w:del w:id="1152" w:author="Christopher Boyer" w:date="2015-07-11T00:08:00Z"/>
                      <w:rFonts w:ascii="Helvetica Neue" w:eastAsia="Times New Roman" w:hAnsi="Helvetica Neue" w:cs="Times New Roman"/>
                      <w:i/>
                      <w:iCs/>
                      <w:color w:val="000000"/>
                      <w:sz w:val="16"/>
                      <w:szCs w:val="16"/>
                    </w:rPr>
                  </w:pPr>
                </w:p>
              </w:tc>
              <w:tc>
                <w:tcPr>
                  <w:tcW w:w="749" w:type="pct"/>
                  <w:gridSpan w:val="2"/>
                  <w:tcBorders>
                    <w:top w:val="nil"/>
                    <w:left w:val="nil"/>
                    <w:bottom w:val="single" w:sz="4" w:space="0" w:color="auto"/>
                    <w:right w:val="nil"/>
                  </w:tcBorders>
                  <w:shd w:val="clear" w:color="auto" w:fill="auto"/>
                  <w:noWrap/>
                  <w:vAlign w:val="bottom"/>
                  <w:hideMark/>
                </w:tcPr>
                <w:p w14:paraId="3AB0D2C7" w14:textId="594A3172" w:rsidR="00D83E9A" w:rsidRPr="00D83E9A" w:rsidDel="00E2396A" w:rsidRDefault="00D83E9A" w:rsidP="00D83E9A">
                  <w:pPr>
                    <w:jc w:val="center"/>
                    <w:rPr>
                      <w:ins w:id="1153" w:author="Ashwin Vasan" w:date="2015-07-09T15:28:00Z"/>
                      <w:del w:id="1154" w:author="Christopher Boyer" w:date="2015-07-11T00:08:00Z"/>
                      <w:rFonts w:ascii="Helvetica Neue" w:eastAsia="Times New Roman" w:hAnsi="Helvetica Neue" w:cs="Times New Roman"/>
                      <w:i/>
                      <w:iCs/>
                      <w:color w:val="000000"/>
                      <w:sz w:val="16"/>
                      <w:szCs w:val="16"/>
                    </w:rPr>
                  </w:pPr>
                  <w:ins w:id="1155" w:author="Ashwin Vasan" w:date="2015-07-09T15:28:00Z">
                    <w:del w:id="1156" w:author="Christopher Boyer" w:date="2015-07-11T00:08:00Z">
                      <w:r w:rsidRPr="00D83E9A" w:rsidDel="00E2396A">
                        <w:rPr>
                          <w:rFonts w:ascii="Helvetica Neue" w:eastAsia="Times New Roman" w:hAnsi="Helvetica Neue" w:cs="Times New Roman"/>
                          <w:i/>
                          <w:iCs/>
                          <w:color w:val="000000"/>
                          <w:sz w:val="16"/>
                          <w:szCs w:val="16"/>
                        </w:rPr>
                        <w:delText>Post-intervention</w:delText>
                      </w:r>
                    </w:del>
                  </w:ins>
                </w:p>
              </w:tc>
            </w:tr>
            <w:tr w:rsidR="00D83E9A" w:rsidRPr="00D83E9A" w:rsidDel="00E2396A" w14:paraId="6C78D019" w14:textId="142A7501" w:rsidTr="00EA4956">
              <w:tblPrEx>
                <w:tblPrExChange w:id="1157" w:author="Christopher Boyer" w:date="2015-07-10T16:46:00Z">
                  <w:tblPrEx>
                    <w:tblW w:w="11562" w:type="dxa"/>
                    <w:tblLayout w:type="fixed"/>
                  </w:tblPrEx>
                </w:tblPrExChange>
              </w:tblPrEx>
              <w:trPr>
                <w:trHeight w:val="320"/>
                <w:ins w:id="1158" w:author="Ashwin Vasan" w:date="2015-07-09T15:28:00Z"/>
                <w:del w:id="1159" w:author="Christopher Boyer" w:date="2015-07-11T00:08:00Z"/>
                <w:trPrChange w:id="1160" w:author="Christopher Boyer" w:date="2015-07-10T16:46:00Z">
                  <w:trPr>
                    <w:gridAfter w:val="0"/>
                    <w:trHeight w:val="320"/>
                  </w:trPr>
                </w:trPrChange>
              </w:trPr>
              <w:tc>
                <w:tcPr>
                  <w:tcW w:w="740" w:type="pct"/>
                  <w:tcBorders>
                    <w:top w:val="nil"/>
                    <w:left w:val="nil"/>
                    <w:bottom w:val="double" w:sz="6" w:space="0" w:color="auto"/>
                    <w:right w:val="nil"/>
                  </w:tcBorders>
                  <w:shd w:val="clear" w:color="auto" w:fill="auto"/>
                  <w:noWrap/>
                  <w:vAlign w:val="bottom"/>
                  <w:hideMark/>
                  <w:tcPrChange w:id="1161" w:author="Christopher Boyer" w:date="2015-07-10T16:46:00Z">
                    <w:tcPr>
                      <w:tcW w:w="755" w:type="pct"/>
                      <w:gridSpan w:val="2"/>
                      <w:tcBorders>
                        <w:top w:val="nil"/>
                        <w:left w:val="nil"/>
                        <w:bottom w:val="double" w:sz="6" w:space="0" w:color="auto"/>
                        <w:right w:val="nil"/>
                      </w:tcBorders>
                      <w:shd w:val="clear" w:color="auto" w:fill="auto"/>
                      <w:noWrap/>
                      <w:vAlign w:val="bottom"/>
                      <w:hideMark/>
                    </w:tcPr>
                  </w:tcPrChange>
                </w:tcPr>
                <w:p w14:paraId="1D0D671F" w14:textId="0BEF34C8" w:rsidR="00D83E9A" w:rsidRPr="00D83E9A" w:rsidDel="00E2396A" w:rsidRDefault="00D83E9A" w:rsidP="00D83E9A">
                  <w:pPr>
                    <w:rPr>
                      <w:ins w:id="1162" w:author="Ashwin Vasan" w:date="2015-07-09T15:28:00Z"/>
                      <w:del w:id="1163" w:author="Christopher Boyer" w:date="2015-07-11T00:08:00Z"/>
                      <w:rFonts w:ascii="Helvetica Neue" w:eastAsia="Times New Roman" w:hAnsi="Helvetica Neue" w:cs="Times New Roman"/>
                      <w:color w:val="000000"/>
                      <w:sz w:val="16"/>
                      <w:szCs w:val="16"/>
                    </w:rPr>
                  </w:pPr>
                  <w:ins w:id="1164" w:author="Ashwin Vasan" w:date="2015-07-09T15:28:00Z">
                    <w:del w:id="116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29" w:type="pct"/>
                  <w:tcBorders>
                    <w:top w:val="nil"/>
                    <w:left w:val="nil"/>
                    <w:bottom w:val="double" w:sz="6" w:space="0" w:color="auto"/>
                    <w:right w:val="nil"/>
                  </w:tcBorders>
                  <w:shd w:val="clear" w:color="auto" w:fill="auto"/>
                  <w:noWrap/>
                  <w:vAlign w:val="bottom"/>
                  <w:hideMark/>
                  <w:tcPrChange w:id="1166" w:author="Christopher Boyer" w:date="2015-07-10T16:46:00Z">
                    <w:tcPr>
                      <w:tcW w:w="234" w:type="pct"/>
                      <w:gridSpan w:val="2"/>
                      <w:tcBorders>
                        <w:top w:val="nil"/>
                        <w:left w:val="nil"/>
                        <w:bottom w:val="double" w:sz="6" w:space="0" w:color="auto"/>
                        <w:right w:val="nil"/>
                      </w:tcBorders>
                      <w:shd w:val="clear" w:color="auto" w:fill="auto"/>
                      <w:noWrap/>
                      <w:vAlign w:val="bottom"/>
                      <w:hideMark/>
                    </w:tcPr>
                  </w:tcPrChange>
                </w:tcPr>
                <w:p w14:paraId="2639CCCE" w14:textId="137C37F5" w:rsidR="00D83E9A" w:rsidRPr="00D83E9A" w:rsidDel="00E2396A" w:rsidRDefault="00D83E9A" w:rsidP="00D83E9A">
                  <w:pPr>
                    <w:jc w:val="center"/>
                    <w:rPr>
                      <w:ins w:id="1167" w:author="Ashwin Vasan" w:date="2015-07-09T15:28:00Z"/>
                      <w:del w:id="1168" w:author="Christopher Boyer" w:date="2015-07-11T00:08:00Z"/>
                      <w:rFonts w:ascii="Helvetica Neue" w:eastAsia="Times New Roman" w:hAnsi="Helvetica Neue" w:cs="Times New Roman"/>
                      <w:color w:val="000000"/>
                      <w:sz w:val="16"/>
                      <w:szCs w:val="16"/>
                    </w:rPr>
                  </w:pPr>
                  <w:ins w:id="1169" w:author="Ashwin Vasan" w:date="2015-07-09T15:28:00Z">
                    <w:del w:id="117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1171"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1272CBB0" w14:textId="5D835F40" w:rsidR="00D83E9A" w:rsidRPr="00D83E9A" w:rsidDel="00E2396A" w:rsidRDefault="00D83E9A" w:rsidP="00D83E9A">
                  <w:pPr>
                    <w:jc w:val="center"/>
                    <w:rPr>
                      <w:ins w:id="1172" w:author="Ashwin Vasan" w:date="2015-07-09T15:28:00Z"/>
                      <w:del w:id="1173" w:author="Christopher Boyer" w:date="2015-07-11T00:08:00Z"/>
                      <w:rFonts w:ascii="Helvetica Neue" w:eastAsia="Times New Roman" w:hAnsi="Helvetica Neue" w:cs="Times New Roman"/>
                      <w:color w:val="000000"/>
                      <w:sz w:val="16"/>
                      <w:szCs w:val="16"/>
                    </w:rPr>
                  </w:pPr>
                  <w:ins w:id="1174" w:author="Ashwin Vasan" w:date="2015-07-09T15:28:00Z">
                    <w:del w:id="117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17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58FCD20A" w14:textId="10FB2B65" w:rsidR="00D83E9A" w:rsidRPr="00D83E9A" w:rsidDel="00E2396A" w:rsidRDefault="00D83E9A" w:rsidP="00D83E9A">
                  <w:pPr>
                    <w:jc w:val="center"/>
                    <w:rPr>
                      <w:ins w:id="1177" w:author="Ashwin Vasan" w:date="2015-07-09T15:28:00Z"/>
                      <w:del w:id="1178" w:author="Christopher Boyer" w:date="2015-07-11T00:08:00Z"/>
                      <w:rFonts w:ascii="Helvetica Neue" w:eastAsia="Times New Roman" w:hAnsi="Helvetica Neue" w:cs="Times New Roman"/>
                      <w:color w:val="000000"/>
                      <w:sz w:val="16"/>
                      <w:szCs w:val="16"/>
                    </w:rPr>
                  </w:pPr>
                  <w:ins w:id="1179" w:author="Ashwin Vasan" w:date="2015-07-09T15:28:00Z">
                    <w:del w:id="118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18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76129ED3" w14:textId="6DA5D2C6" w:rsidR="00D83E9A" w:rsidRPr="00D83E9A" w:rsidDel="00E2396A" w:rsidRDefault="00D83E9A" w:rsidP="00D83E9A">
                  <w:pPr>
                    <w:jc w:val="center"/>
                    <w:rPr>
                      <w:ins w:id="1182" w:author="Ashwin Vasan" w:date="2015-07-09T15:28:00Z"/>
                      <w:del w:id="1183" w:author="Christopher Boyer" w:date="2015-07-11T00:08:00Z"/>
                      <w:rFonts w:ascii="Helvetica Neue" w:eastAsia="Times New Roman" w:hAnsi="Helvetica Neue" w:cs="Times New Roman"/>
                      <w:color w:val="000000"/>
                      <w:sz w:val="16"/>
                      <w:szCs w:val="16"/>
                    </w:rPr>
                  </w:pPr>
                  <w:ins w:id="1184" w:author="Ashwin Vasan" w:date="2015-07-09T15:28:00Z">
                    <w:del w:id="118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73" w:type="pct"/>
                  <w:tcBorders>
                    <w:top w:val="nil"/>
                    <w:left w:val="nil"/>
                    <w:bottom w:val="double" w:sz="6" w:space="0" w:color="auto"/>
                    <w:right w:val="nil"/>
                  </w:tcBorders>
                  <w:shd w:val="clear" w:color="auto" w:fill="auto"/>
                  <w:noWrap/>
                  <w:vAlign w:val="bottom"/>
                  <w:hideMark/>
                  <w:tcPrChange w:id="1186" w:author="Christopher Boyer" w:date="2015-07-10T16:46:00Z">
                    <w:tcPr>
                      <w:tcW w:w="381" w:type="pct"/>
                      <w:gridSpan w:val="3"/>
                      <w:tcBorders>
                        <w:top w:val="nil"/>
                        <w:left w:val="nil"/>
                        <w:bottom w:val="double" w:sz="6" w:space="0" w:color="auto"/>
                        <w:right w:val="nil"/>
                      </w:tcBorders>
                      <w:shd w:val="clear" w:color="auto" w:fill="auto"/>
                      <w:noWrap/>
                      <w:vAlign w:val="bottom"/>
                      <w:hideMark/>
                    </w:tcPr>
                  </w:tcPrChange>
                </w:tcPr>
                <w:p w14:paraId="4363F2A6" w14:textId="007306CF" w:rsidR="00D83E9A" w:rsidRPr="00D83E9A" w:rsidDel="00E2396A" w:rsidRDefault="00D83E9A" w:rsidP="00D83E9A">
                  <w:pPr>
                    <w:jc w:val="center"/>
                    <w:rPr>
                      <w:ins w:id="1187" w:author="Ashwin Vasan" w:date="2015-07-09T15:28:00Z"/>
                      <w:del w:id="1188" w:author="Christopher Boyer" w:date="2015-07-11T00:08:00Z"/>
                      <w:rFonts w:ascii="Helvetica Neue" w:eastAsia="Times New Roman" w:hAnsi="Helvetica Neue" w:cs="Times New Roman"/>
                      <w:color w:val="000000"/>
                      <w:sz w:val="16"/>
                      <w:szCs w:val="16"/>
                    </w:rPr>
                  </w:pPr>
                  <w:ins w:id="1189" w:author="Ashwin Vasan" w:date="2015-07-09T15:28:00Z">
                    <w:del w:id="1190"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191"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6C6096A7" w14:textId="37A3262F" w:rsidR="00D83E9A" w:rsidRPr="00D83E9A" w:rsidDel="00E2396A" w:rsidRDefault="00D83E9A" w:rsidP="00D83E9A">
                  <w:pPr>
                    <w:rPr>
                      <w:ins w:id="1192" w:author="Ashwin Vasan" w:date="2015-07-09T15:28:00Z"/>
                      <w:del w:id="1193" w:author="Christopher Boyer" w:date="2015-07-11T00:08:00Z"/>
                      <w:rFonts w:ascii="Helvetica Neue" w:eastAsia="Times New Roman" w:hAnsi="Helvetica Neue" w:cs="Times New Roman"/>
                      <w:color w:val="000000"/>
                      <w:sz w:val="16"/>
                      <w:szCs w:val="16"/>
                    </w:rPr>
                  </w:pPr>
                  <w:ins w:id="1194" w:author="Ashwin Vasan" w:date="2015-07-09T15:28:00Z">
                    <w:del w:id="1195"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02" w:type="pct"/>
                  <w:tcBorders>
                    <w:top w:val="nil"/>
                    <w:left w:val="nil"/>
                    <w:bottom w:val="double" w:sz="6" w:space="0" w:color="auto"/>
                    <w:right w:val="nil"/>
                  </w:tcBorders>
                  <w:shd w:val="clear" w:color="auto" w:fill="auto"/>
                  <w:noWrap/>
                  <w:vAlign w:val="bottom"/>
                  <w:hideMark/>
                  <w:tcPrChange w:id="1196" w:author="Christopher Boyer" w:date="2015-07-10T16:46:00Z">
                    <w:tcPr>
                      <w:tcW w:w="203" w:type="pct"/>
                      <w:gridSpan w:val="2"/>
                      <w:tcBorders>
                        <w:top w:val="nil"/>
                        <w:left w:val="nil"/>
                        <w:bottom w:val="double" w:sz="6" w:space="0" w:color="auto"/>
                        <w:right w:val="nil"/>
                      </w:tcBorders>
                      <w:shd w:val="clear" w:color="auto" w:fill="auto"/>
                      <w:noWrap/>
                      <w:vAlign w:val="bottom"/>
                      <w:hideMark/>
                    </w:tcPr>
                  </w:tcPrChange>
                </w:tcPr>
                <w:p w14:paraId="50808864" w14:textId="618B0B20" w:rsidR="00D83E9A" w:rsidRPr="00D83E9A" w:rsidDel="00E2396A" w:rsidRDefault="00D83E9A" w:rsidP="00D83E9A">
                  <w:pPr>
                    <w:jc w:val="center"/>
                    <w:rPr>
                      <w:ins w:id="1197" w:author="Ashwin Vasan" w:date="2015-07-09T15:28:00Z"/>
                      <w:del w:id="1198" w:author="Christopher Boyer" w:date="2015-07-11T00:08:00Z"/>
                      <w:rFonts w:ascii="Helvetica Neue" w:eastAsia="Times New Roman" w:hAnsi="Helvetica Neue" w:cs="Times New Roman"/>
                      <w:color w:val="000000"/>
                      <w:sz w:val="16"/>
                      <w:szCs w:val="16"/>
                    </w:rPr>
                  </w:pPr>
                  <w:ins w:id="1199" w:author="Ashwin Vasan" w:date="2015-07-09T15:28:00Z">
                    <w:del w:id="120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7" w:type="pct"/>
                  <w:tcBorders>
                    <w:top w:val="nil"/>
                    <w:left w:val="nil"/>
                    <w:bottom w:val="double" w:sz="6" w:space="0" w:color="auto"/>
                    <w:right w:val="nil"/>
                  </w:tcBorders>
                  <w:shd w:val="clear" w:color="auto" w:fill="auto"/>
                  <w:noWrap/>
                  <w:vAlign w:val="bottom"/>
                  <w:hideMark/>
                  <w:tcPrChange w:id="1201" w:author="Christopher Boyer" w:date="2015-07-10T16:46:00Z">
                    <w:tcPr>
                      <w:tcW w:w="326" w:type="pct"/>
                      <w:gridSpan w:val="2"/>
                      <w:tcBorders>
                        <w:top w:val="nil"/>
                        <w:left w:val="nil"/>
                        <w:bottom w:val="double" w:sz="6" w:space="0" w:color="auto"/>
                        <w:right w:val="nil"/>
                      </w:tcBorders>
                      <w:shd w:val="clear" w:color="auto" w:fill="auto"/>
                      <w:noWrap/>
                      <w:vAlign w:val="bottom"/>
                      <w:hideMark/>
                    </w:tcPr>
                  </w:tcPrChange>
                </w:tcPr>
                <w:p w14:paraId="6DFD4AC1" w14:textId="05554C9C" w:rsidR="00D83E9A" w:rsidRPr="00D83E9A" w:rsidDel="00E2396A" w:rsidRDefault="00D83E9A" w:rsidP="00D83E9A">
                  <w:pPr>
                    <w:jc w:val="center"/>
                    <w:rPr>
                      <w:ins w:id="1202" w:author="Ashwin Vasan" w:date="2015-07-09T15:28:00Z"/>
                      <w:del w:id="1203" w:author="Christopher Boyer" w:date="2015-07-11T00:08:00Z"/>
                      <w:rFonts w:ascii="Helvetica Neue" w:eastAsia="Times New Roman" w:hAnsi="Helvetica Neue" w:cs="Times New Roman"/>
                      <w:color w:val="000000"/>
                      <w:sz w:val="16"/>
                      <w:szCs w:val="16"/>
                    </w:rPr>
                  </w:pPr>
                  <w:ins w:id="1204" w:author="Ashwin Vasan" w:date="2015-07-09T15:28:00Z">
                    <w:del w:id="120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20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2929B391" w14:textId="2C889284" w:rsidR="00D83E9A" w:rsidRPr="00D83E9A" w:rsidDel="00E2396A" w:rsidRDefault="00D83E9A" w:rsidP="00D83E9A">
                  <w:pPr>
                    <w:jc w:val="center"/>
                    <w:rPr>
                      <w:ins w:id="1207" w:author="Ashwin Vasan" w:date="2015-07-09T15:28:00Z"/>
                      <w:del w:id="1208" w:author="Christopher Boyer" w:date="2015-07-11T00:08:00Z"/>
                      <w:rFonts w:ascii="Helvetica Neue" w:eastAsia="Times New Roman" w:hAnsi="Helvetica Neue" w:cs="Times New Roman"/>
                      <w:color w:val="000000"/>
                      <w:sz w:val="16"/>
                      <w:szCs w:val="16"/>
                    </w:rPr>
                  </w:pPr>
                  <w:ins w:id="1209" w:author="Ashwin Vasan" w:date="2015-07-09T15:28:00Z">
                    <w:del w:id="121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21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3FDA996B" w14:textId="059D2BAF" w:rsidR="00D83E9A" w:rsidRPr="00D83E9A" w:rsidDel="00E2396A" w:rsidRDefault="00D83E9A" w:rsidP="00D83E9A">
                  <w:pPr>
                    <w:jc w:val="center"/>
                    <w:rPr>
                      <w:ins w:id="1212" w:author="Ashwin Vasan" w:date="2015-07-09T15:28:00Z"/>
                      <w:del w:id="1213" w:author="Christopher Boyer" w:date="2015-07-11T00:08:00Z"/>
                      <w:rFonts w:ascii="Helvetica Neue" w:eastAsia="Times New Roman" w:hAnsi="Helvetica Neue" w:cs="Times New Roman"/>
                      <w:color w:val="000000"/>
                      <w:sz w:val="16"/>
                      <w:szCs w:val="16"/>
                    </w:rPr>
                  </w:pPr>
                  <w:ins w:id="1214" w:author="Ashwin Vasan" w:date="2015-07-09T15:28:00Z">
                    <w:del w:id="121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06" w:type="pct"/>
                  <w:tcBorders>
                    <w:top w:val="nil"/>
                    <w:left w:val="nil"/>
                    <w:bottom w:val="double" w:sz="6" w:space="0" w:color="auto"/>
                    <w:right w:val="nil"/>
                  </w:tcBorders>
                  <w:shd w:val="clear" w:color="auto" w:fill="auto"/>
                  <w:noWrap/>
                  <w:vAlign w:val="bottom"/>
                  <w:hideMark/>
                  <w:tcPrChange w:id="1216" w:author="Christopher Boyer" w:date="2015-07-10T16:46:00Z">
                    <w:tcPr>
                      <w:tcW w:w="414" w:type="pct"/>
                      <w:gridSpan w:val="3"/>
                      <w:tcBorders>
                        <w:top w:val="nil"/>
                        <w:left w:val="nil"/>
                        <w:bottom w:val="double" w:sz="6" w:space="0" w:color="auto"/>
                        <w:right w:val="nil"/>
                      </w:tcBorders>
                      <w:shd w:val="clear" w:color="auto" w:fill="auto"/>
                      <w:noWrap/>
                      <w:vAlign w:val="bottom"/>
                      <w:hideMark/>
                    </w:tcPr>
                  </w:tcPrChange>
                </w:tcPr>
                <w:p w14:paraId="403C6C3F" w14:textId="439836A3" w:rsidR="00D83E9A" w:rsidRPr="00D83E9A" w:rsidDel="00E2396A" w:rsidRDefault="00D83E9A" w:rsidP="00D83E9A">
                  <w:pPr>
                    <w:jc w:val="center"/>
                    <w:rPr>
                      <w:ins w:id="1217" w:author="Ashwin Vasan" w:date="2015-07-09T15:28:00Z"/>
                      <w:del w:id="1218" w:author="Christopher Boyer" w:date="2015-07-11T00:08:00Z"/>
                      <w:rFonts w:ascii="Helvetica Neue" w:eastAsia="Times New Roman" w:hAnsi="Helvetica Neue" w:cs="Times New Roman"/>
                      <w:color w:val="000000"/>
                      <w:sz w:val="16"/>
                      <w:szCs w:val="16"/>
                    </w:rPr>
                  </w:pPr>
                  <w:ins w:id="1219" w:author="Ashwin Vasan" w:date="2015-07-09T15:28:00Z">
                    <w:del w:id="1220"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221" w:author="Christopher Boyer" w:date="2015-07-10T16:46:00Z">
                    <w:tcPr>
                      <w:tcW w:w="110" w:type="pct"/>
                      <w:gridSpan w:val="3"/>
                      <w:tcBorders>
                        <w:top w:val="nil"/>
                        <w:left w:val="nil"/>
                        <w:bottom w:val="double" w:sz="6" w:space="0" w:color="auto"/>
                        <w:right w:val="nil"/>
                      </w:tcBorders>
                      <w:shd w:val="clear" w:color="auto" w:fill="auto"/>
                      <w:noWrap/>
                      <w:vAlign w:val="bottom"/>
                      <w:hideMark/>
                    </w:tcPr>
                  </w:tcPrChange>
                </w:tcPr>
                <w:p w14:paraId="69118693" w14:textId="3F35FCB8" w:rsidR="00D83E9A" w:rsidRPr="00D83E9A" w:rsidDel="00E2396A" w:rsidRDefault="00D83E9A" w:rsidP="00D83E9A">
                  <w:pPr>
                    <w:rPr>
                      <w:ins w:id="1222" w:author="Ashwin Vasan" w:date="2015-07-09T15:28:00Z"/>
                      <w:del w:id="1223" w:author="Christopher Boyer" w:date="2015-07-11T00:08:00Z"/>
                      <w:rFonts w:ascii="Calibri" w:eastAsia="Times New Roman" w:hAnsi="Calibri" w:cs="Times New Roman"/>
                      <w:color w:val="000000"/>
                      <w:sz w:val="16"/>
                      <w:szCs w:val="16"/>
                    </w:rPr>
                  </w:pPr>
                  <w:ins w:id="1224" w:author="Ashwin Vasan" w:date="2015-07-09T15:28:00Z">
                    <w:del w:id="1225" w:author="Christopher Boyer" w:date="2015-07-11T00:08:00Z">
                      <w:r w:rsidRPr="00D83E9A" w:rsidDel="00E2396A">
                        <w:rPr>
                          <w:rFonts w:ascii="Calibri" w:eastAsia="Times New Roman" w:hAnsi="Calibri" w:cs="Times New Roman"/>
                          <w:color w:val="000000"/>
                          <w:sz w:val="16"/>
                          <w:szCs w:val="16"/>
                        </w:rPr>
                        <w:delText> </w:delText>
                      </w:r>
                    </w:del>
                  </w:ins>
                </w:p>
              </w:tc>
              <w:tc>
                <w:tcPr>
                  <w:tcW w:w="204" w:type="pct"/>
                  <w:tcBorders>
                    <w:top w:val="nil"/>
                    <w:left w:val="nil"/>
                    <w:bottom w:val="double" w:sz="6" w:space="0" w:color="auto"/>
                    <w:right w:val="nil"/>
                  </w:tcBorders>
                  <w:shd w:val="clear" w:color="auto" w:fill="auto"/>
                  <w:noWrap/>
                  <w:vAlign w:val="bottom"/>
                  <w:hideMark/>
                  <w:tcPrChange w:id="1226" w:author="Christopher Boyer" w:date="2015-07-10T16:46:00Z">
                    <w:tcPr>
                      <w:tcW w:w="205" w:type="pct"/>
                      <w:gridSpan w:val="3"/>
                      <w:tcBorders>
                        <w:top w:val="nil"/>
                        <w:left w:val="nil"/>
                        <w:bottom w:val="double" w:sz="6" w:space="0" w:color="auto"/>
                        <w:right w:val="nil"/>
                      </w:tcBorders>
                      <w:shd w:val="clear" w:color="auto" w:fill="auto"/>
                      <w:noWrap/>
                      <w:vAlign w:val="bottom"/>
                      <w:hideMark/>
                    </w:tcPr>
                  </w:tcPrChange>
                </w:tcPr>
                <w:p w14:paraId="60649F80" w14:textId="7A7DD589" w:rsidR="00D83E9A" w:rsidRPr="00D83E9A" w:rsidDel="00E2396A" w:rsidRDefault="00D83E9A" w:rsidP="00D83E9A">
                  <w:pPr>
                    <w:jc w:val="center"/>
                    <w:rPr>
                      <w:ins w:id="1227" w:author="Ashwin Vasan" w:date="2015-07-09T15:28:00Z"/>
                      <w:del w:id="1228" w:author="Christopher Boyer" w:date="2015-07-11T00:08:00Z"/>
                      <w:rFonts w:ascii="Helvetica Neue" w:eastAsia="Times New Roman" w:hAnsi="Helvetica Neue" w:cs="Times New Roman"/>
                      <w:color w:val="000000"/>
                      <w:sz w:val="16"/>
                      <w:szCs w:val="16"/>
                    </w:rPr>
                  </w:pPr>
                  <w:ins w:id="1229" w:author="Ashwin Vasan" w:date="2015-07-09T15:28:00Z">
                    <w:del w:id="1230"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314" w:type="pct"/>
                  <w:tcBorders>
                    <w:top w:val="nil"/>
                    <w:left w:val="nil"/>
                    <w:bottom w:val="double" w:sz="6" w:space="0" w:color="auto"/>
                    <w:right w:val="nil"/>
                  </w:tcBorders>
                  <w:shd w:val="clear" w:color="auto" w:fill="auto"/>
                  <w:noWrap/>
                  <w:vAlign w:val="bottom"/>
                  <w:hideMark/>
                  <w:tcPrChange w:id="1231" w:author="Christopher Boyer" w:date="2015-07-10T16:46:00Z">
                    <w:tcPr>
                      <w:tcW w:w="324" w:type="pct"/>
                      <w:gridSpan w:val="2"/>
                      <w:tcBorders>
                        <w:top w:val="nil"/>
                        <w:left w:val="nil"/>
                        <w:bottom w:val="double" w:sz="6" w:space="0" w:color="auto"/>
                        <w:right w:val="nil"/>
                      </w:tcBorders>
                      <w:shd w:val="clear" w:color="auto" w:fill="auto"/>
                      <w:noWrap/>
                      <w:vAlign w:val="bottom"/>
                      <w:hideMark/>
                    </w:tcPr>
                  </w:tcPrChange>
                </w:tcPr>
                <w:p w14:paraId="0F47D323" w14:textId="6C2D0495" w:rsidR="00D83E9A" w:rsidRPr="00D83E9A" w:rsidDel="00E2396A" w:rsidRDefault="00D83E9A" w:rsidP="00D83E9A">
                  <w:pPr>
                    <w:jc w:val="center"/>
                    <w:rPr>
                      <w:ins w:id="1232" w:author="Ashwin Vasan" w:date="2015-07-09T15:28:00Z"/>
                      <w:del w:id="1233" w:author="Christopher Boyer" w:date="2015-07-11T00:08:00Z"/>
                      <w:rFonts w:ascii="Helvetica Neue" w:eastAsia="Times New Roman" w:hAnsi="Helvetica Neue" w:cs="Times New Roman"/>
                      <w:color w:val="000000"/>
                      <w:sz w:val="16"/>
                      <w:szCs w:val="16"/>
                    </w:rPr>
                  </w:pPr>
                  <w:ins w:id="1234" w:author="Ashwin Vasan" w:date="2015-07-09T15:28:00Z">
                    <w:del w:id="1235" w:author="Christopher Boyer" w:date="2015-07-11T00:08:00Z">
                      <w:r w:rsidRPr="00D83E9A" w:rsidDel="00E2396A">
                        <w:rPr>
                          <w:rFonts w:ascii="Helvetica Neue" w:eastAsia="Times New Roman" w:hAnsi="Helvetica Neue" w:cs="Times New Roman"/>
                          <w:color w:val="000000"/>
                          <w:sz w:val="16"/>
                          <w:szCs w:val="16"/>
                        </w:rPr>
                        <w:delText>95% CI</w:delText>
                      </w:r>
                    </w:del>
                  </w:ins>
                </w:p>
              </w:tc>
              <w:tc>
                <w:tcPr>
                  <w:tcW w:w="108" w:type="pct"/>
                  <w:tcBorders>
                    <w:top w:val="nil"/>
                    <w:left w:val="nil"/>
                    <w:bottom w:val="double" w:sz="6" w:space="0" w:color="auto"/>
                    <w:right w:val="nil"/>
                  </w:tcBorders>
                  <w:shd w:val="clear" w:color="auto" w:fill="auto"/>
                  <w:noWrap/>
                  <w:vAlign w:val="bottom"/>
                  <w:hideMark/>
                  <w:tcPrChange w:id="1236" w:author="Christopher Boyer" w:date="2015-07-10T16:46:00Z">
                    <w:tcPr>
                      <w:tcW w:w="110" w:type="pct"/>
                      <w:gridSpan w:val="2"/>
                      <w:tcBorders>
                        <w:top w:val="nil"/>
                        <w:left w:val="nil"/>
                        <w:bottom w:val="double" w:sz="6" w:space="0" w:color="auto"/>
                        <w:right w:val="nil"/>
                      </w:tcBorders>
                      <w:shd w:val="clear" w:color="auto" w:fill="auto"/>
                      <w:noWrap/>
                      <w:vAlign w:val="bottom"/>
                      <w:hideMark/>
                    </w:tcPr>
                  </w:tcPrChange>
                </w:tcPr>
                <w:p w14:paraId="517B8CD4" w14:textId="5D2ED123" w:rsidR="00D83E9A" w:rsidRPr="00D83E9A" w:rsidDel="00E2396A" w:rsidRDefault="00D83E9A" w:rsidP="00D83E9A">
                  <w:pPr>
                    <w:jc w:val="center"/>
                    <w:rPr>
                      <w:ins w:id="1237" w:author="Ashwin Vasan" w:date="2015-07-09T15:28:00Z"/>
                      <w:del w:id="1238" w:author="Christopher Boyer" w:date="2015-07-11T00:08:00Z"/>
                      <w:rFonts w:ascii="Helvetica Neue" w:eastAsia="Times New Roman" w:hAnsi="Helvetica Neue" w:cs="Times New Roman"/>
                      <w:color w:val="000000"/>
                      <w:sz w:val="16"/>
                      <w:szCs w:val="16"/>
                    </w:rPr>
                  </w:pPr>
                  <w:ins w:id="1239" w:author="Ashwin Vasan" w:date="2015-07-09T15:28:00Z">
                    <w:del w:id="1240" w:author="Christopher Boyer" w:date="2015-07-11T00:08:00Z">
                      <w:r w:rsidRPr="00D83E9A" w:rsidDel="00E2396A">
                        <w:rPr>
                          <w:rFonts w:ascii="Helvetica Neue" w:eastAsia="Times New Roman" w:hAnsi="Helvetica Neue" w:cs="Times New Roman"/>
                          <w:color w:val="000000"/>
                          <w:sz w:val="16"/>
                          <w:szCs w:val="16"/>
                        </w:rPr>
                        <w:delText> </w:delText>
                      </w:r>
                    </w:del>
                  </w:ins>
                </w:p>
              </w:tc>
              <w:tc>
                <w:tcPr>
                  <w:tcW w:w="276" w:type="pct"/>
                  <w:tcBorders>
                    <w:top w:val="nil"/>
                    <w:left w:val="nil"/>
                    <w:bottom w:val="double" w:sz="6" w:space="0" w:color="auto"/>
                    <w:right w:val="nil"/>
                  </w:tcBorders>
                  <w:shd w:val="clear" w:color="auto" w:fill="auto"/>
                  <w:noWrap/>
                  <w:vAlign w:val="bottom"/>
                  <w:hideMark/>
                  <w:tcPrChange w:id="1241" w:author="Christopher Boyer" w:date="2015-07-10T16:46:00Z">
                    <w:tcPr>
                      <w:tcW w:w="282" w:type="pct"/>
                      <w:gridSpan w:val="2"/>
                      <w:tcBorders>
                        <w:top w:val="nil"/>
                        <w:left w:val="nil"/>
                        <w:bottom w:val="double" w:sz="6" w:space="0" w:color="auto"/>
                        <w:right w:val="nil"/>
                      </w:tcBorders>
                      <w:shd w:val="clear" w:color="auto" w:fill="auto"/>
                      <w:noWrap/>
                      <w:vAlign w:val="bottom"/>
                      <w:hideMark/>
                    </w:tcPr>
                  </w:tcPrChange>
                </w:tcPr>
                <w:p w14:paraId="0BD673D1" w14:textId="4D89D9C3" w:rsidR="00D83E9A" w:rsidRPr="00D83E9A" w:rsidDel="00E2396A" w:rsidRDefault="00D83E9A" w:rsidP="00D83E9A">
                  <w:pPr>
                    <w:jc w:val="center"/>
                    <w:rPr>
                      <w:ins w:id="1242" w:author="Ashwin Vasan" w:date="2015-07-09T15:28:00Z"/>
                      <w:del w:id="1243" w:author="Christopher Boyer" w:date="2015-07-11T00:08:00Z"/>
                      <w:rFonts w:ascii="Helvetica Neue" w:eastAsia="Times New Roman" w:hAnsi="Helvetica Neue" w:cs="Times New Roman"/>
                      <w:color w:val="000000"/>
                      <w:sz w:val="16"/>
                      <w:szCs w:val="16"/>
                    </w:rPr>
                  </w:pPr>
                  <w:ins w:id="1244" w:author="Ashwin Vasan" w:date="2015-07-09T15:28:00Z">
                    <w:del w:id="1245" w:author="Christopher Boyer" w:date="2015-07-11T00:08:00Z">
                      <w:r w:rsidRPr="00D83E9A" w:rsidDel="00E2396A">
                        <w:rPr>
                          <w:rFonts w:ascii="Helvetica Neue" w:eastAsia="Times New Roman" w:hAnsi="Helvetica Neue" w:cs="Times New Roman"/>
                          <w:color w:val="000000"/>
                          <w:sz w:val="16"/>
                          <w:szCs w:val="16"/>
                        </w:rPr>
                        <w:delText>OR</w:delText>
                      </w:r>
                    </w:del>
                  </w:ins>
                </w:p>
              </w:tc>
              <w:tc>
                <w:tcPr>
                  <w:tcW w:w="473" w:type="pct"/>
                  <w:tcBorders>
                    <w:top w:val="nil"/>
                    <w:left w:val="nil"/>
                    <w:bottom w:val="double" w:sz="6" w:space="0" w:color="auto"/>
                    <w:right w:val="nil"/>
                  </w:tcBorders>
                  <w:shd w:val="clear" w:color="auto" w:fill="auto"/>
                  <w:noWrap/>
                  <w:vAlign w:val="bottom"/>
                  <w:hideMark/>
                  <w:tcPrChange w:id="1246" w:author="Christopher Boyer" w:date="2015-07-10T16:46:00Z">
                    <w:tcPr>
                      <w:tcW w:w="381" w:type="pct"/>
                      <w:gridSpan w:val="2"/>
                      <w:tcBorders>
                        <w:top w:val="nil"/>
                        <w:left w:val="nil"/>
                        <w:bottom w:val="double" w:sz="6" w:space="0" w:color="auto"/>
                        <w:right w:val="nil"/>
                      </w:tcBorders>
                      <w:shd w:val="clear" w:color="auto" w:fill="auto"/>
                      <w:noWrap/>
                      <w:vAlign w:val="bottom"/>
                      <w:hideMark/>
                    </w:tcPr>
                  </w:tcPrChange>
                </w:tcPr>
                <w:p w14:paraId="3D25C163" w14:textId="43D9C369" w:rsidR="00D83E9A" w:rsidRPr="00D83E9A" w:rsidDel="00E2396A" w:rsidRDefault="00D83E9A" w:rsidP="00D83E9A">
                  <w:pPr>
                    <w:jc w:val="center"/>
                    <w:rPr>
                      <w:ins w:id="1247" w:author="Ashwin Vasan" w:date="2015-07-09T15:28:00Z"/>
                      <w:del w:id="1248" w:author="Christopher Boyer" w:date="2015-07-11T00:08:00Z"/>
                      <w:rFonts w:ascii="Helvetica Neue" w:eastAsia="Times New Roman" w:hAnsi="Helvetica Neue" w:cs="Times New Roman"/>
                      <w:color w:val="000000"/>
                      <w:sz w:val="16"/>
                      <w:szCs w:val="16"/>
                    </w:rPr>
                  </w:pPr>
                  <w:ins w:id="1249" w:author="Ashwin Vasan" w:date="2015-07-09T15:28:00Z">
                    <w:del w:id="1250" w:author="Christopher Boyer" w:date="2015-07-11T00:08:00Z">
                      <w:r w:rsidRPr="00D83E9A" w:rsidDel="00E2396A">
                        <w:rPr>
                          <w:rFonts w:ascii="Helvetica Neue" w:eastAsia="Times New Roman" w:hAnsi="Helvetica Neue" w:cs="Times New Roman"/>
                          <w:color w:val="000000"/>
                          <w:sz w:val="16"/>
                          <w:szCs w:val="16"/>
                        </w:rPr>
                        <w:delText>95% CI</w:delText>
                      </w:r>
                    </w:del>
                  </w:ins>
                </w:p>
              </w:tc>
            </w:tr>
            <w:tr w:rsidR="00D83E9A" w:rsidRPr="00D83E9A" w:rsidDel="00E2396A" w14:paraId="6993C441" w14:textId="5915B64D" w:rsidTr="00EA4956">
              <w:tblPrEx>
                <w:tblPrExChange w:id="1251" w:author="Christopher Boyer" w:date="2015-07-10T16:46:00Z">
                  <w:tblPrEx>
                    <w:tblW w:w="11562" w:type="dxa"/>
                    <w:tblLayout w:type="fixed"/>
                  </w:tblPrEx>
                </w:tblPrExChange>
              </w:tblPrEx>
              <w:trPr>
                <w:trHeight w:val="300"/>
                <w:ins w:id="1252" w:author="Ashwin Vasan" w:date="2015-07-09T15:28:00Z"/>
                <w:del w:id="1253" w:author="Christopher Boyer" w:date="2015-07-11T00:08:00Z"/>
                <w:trPrChange w:id="125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25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71D446D1" w14:textId="510C6D09" w:rsidR="00D83E9A" w:rsidRPr="00D83E9A" w:rsidDel="00E2396A" w:rsidRDefault="00D83E9A" w:rsidP="00D83E9A">
                  <w:pPr>
                    <w:rPr>
                      <w:ins w:id="1256" w:author="Ashwin Vasan" w:date="2015-07-09T15:28:00Z"/>
                      <w:del w:id="1257" w:author="Christopher Boyer" w:date="2015-07-11T00:08:00Z"/>
                      <w:rFonts w:ascii="Helvetica Neue" w:eastAsia="Times New Roman" w:hAnsi="Helvetica Neue" w:cs="Times New Roman"/>
                      <w:b/>
                      <w:bCs/>
                      <w:color w:val="000000"/>
                      <w:sz w:val="16"/>
                      <w:szCs w:val="16"/>
                    </w:rPr>
                  </w:pPr>
                  <w:ins w:id="1258" w:author="Ashwin Vasan" w:date="2015-07-09T15:28:00Z">
                    <w:del w:id="1259" w:author="Christopher Boyer" w:date="2015-07-11T00:08:00Z">
                      <w:r w:rsidRPr="00D83E9A" w:rsidDel="00E2396A">
                        <w:rPr>
                          <w:rFonts w:ascii="Helvetica Neue" w:eastAsia="Times New Roman" w:hAnsi="Helvetica Neue" w:cs="Times New Roman"/>
                          <w:b/>
                          <w:bCs/>
                          <w:color w:val="000000"/>
                          <w:sz w:val="16"/>
                          <w:szCs w:val="16"/>
                        </w:rPr>
                        <w:delText>IMAI trained</w:delText>
                      </w:r>
                    </w:del>
                  </w:ins>
                </w:p>
              </w:tc>
              <w:tc>
                <w:tcPr>
                  <w:tcW w:w="229" w:type="pct"/>
                  <w:tcBorders>
                    <w:top w:val="nil"/>
                    <w:left w:val="nil"/>
                    <w:bottom w:val="nil"/>
                    <w:right w:val="nil"/>
                  </w:tcBorders>
                  <w:shd w:val="clear" w:color="auto" w:fill="auto"/>
                  <w:noWrap/>
                  <w:vAlign w:val="bottom"/>
                  <w:hideMark/>
                  <w:tcPrChange w:id="1260" w:author="Christopher Boyer" w:date="2015-07-10T16:46:00Z">
                    <w:tcPr>
                      <w:tcW w:w="234" w:type="pct"/>
                      <w:gridSpan w:val="2"/>
                      <w:tcBorders>
                        <w:top w:val="nil"/>
                        <w:left w:val="nil"/>
                        <w:bottom w:val="nil"/>
                        <w:right w:val="nil"/>
                      </w:tcBorders>
                      <w:shd w:val="clear" w:color="auto" w:fill="auto"/>
                      <w:noWrap/>
                      <w:vAlign w:val="bottom"/>
                      <w:hideMark/>
                    </w:tcPr>
                  </w:tcPrChange>
                </w:tcPr>
                <w:p w14:paraId="77ADA3F4" w14:textId="64BFC237" w:rsidR="00D83E9A" w:rsidRPr="00D83E9A" w:rsidDel="00E2396A" w:rsidRDefault="00D83E9A" w:rsidP="00D83E9A">
                  <w:pPr>
                    <w:jc w:val="right"/>
                    <w:rPr>
                      <w:ins w:id="1261" w:author="Ashwin Vasan" w:date="2015-07-09T15:28:00Z"/>
                      <w:del w:id="1262"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1263"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B77B45C" w14:textId="2B8AB0EB" w:rsidR="00D83E9A" w:rsidRPr="00D83E9A" w:rsidDel="00E2396A" w:rsidRDefault="00D83E9A" w:rsidP="00D83E9A">
                  <w:pPr>
                    <w:jc w:val="right"/>
                    <w:rPr>
                      <w:ins w:id="1264" w:author="Ashwin Vasan" w:date="2015-07-09T15:28:00Z"/>
                      <w:del w:id="1265"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26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A4F1CD8" w14:textId="02B1E14B" w:rsidR="00D83E9A" w:rsidRPr="00D83E9A" w:rsidDel="00E2396A" w:rsidRDefault="00D83E9A" w:rsidP="00D83E9A">
                  <w:pPr>
                    <w:jc w:val="right"/>
                    <w:rPr>
                      <w:ins w:id="1267" w:author="Ashwin Vasan" w:date="2015-07-09T15:28:00Z"/>
                      <w:del w:id="1268"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26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681241C4" w14:textId="7D1CBD61" w:rsidR="00D83E9A" w:rsidRPr="00D83E9A" w:rsidDel="00E2396A" w:rsidRDefault="00D83E9A" w:rsidP="00D83E9A">
                  <w:pPr>
                    <w:jc w:val="right"/>
                    <w:rPr>
                      <w:ins w:id="1270" w:author="Ashwin Vasan" w:date="2015-07-09T15:28:00Z"/>
                      <w:del w:id="1271" w:author="Christopher Boyer" w:date="2015-07-11T00:08:00Z"/>
                      <w:rFonts w:ascii="Helvetica Neue" w:eastAsia="Times New Roman" w:hAnsi="Helvetica Neue" w:cs="Times New Roman"/>
                      <w:color w:val="000000"/>
                      <w:sz w:val="16"/>
                      <w:szCs w:val="16"/>
                    </w:rPr>
                  </w:pPr>
                </w:p>
              </w:tc>
              <w:tc>
                <w:tcPr>
                  <w:tcW w:w="373" w:type="pct"/>
                  <w:tcBorders>
                    <w:top w:val="nil"/>
                    <w:left w:val="nil"/>
                    <w:bottom w:val="nil"/>
                    <w:right w:val="nil"/>
                  </w:tcBorders>
                  <w:shd w:val="clear" w:color="auto" w:fill="auto"/>
                  <w:noWrap/>
                  <w:vAlign w:val="bottom"/>
                  <w:hideMark/>
                  <w:tcPrChange w:id="1272" w:author="Christopher Boyer" w:date="2015-07-10T16:46:00Z">
                    <w:tcPr>
                      <w:tcW w:w="381" w:type="pct"/>
                      <w:gridSpan w:val="3"/>
                      <w:tcBorders>
                        <w:top w:val="nil"/>
                        <w:left w:val="nil"/>
                        <w:bottom w:val="nil"/>
                        <w:right w:val="nil"/>
                      </w:tcBorders>
                      <w:shd w:val="clear" w:color="auto" w:fill="auto"/>
                      <w:noWrap/>
                      <w:vAlign w:val="bottom"/>
                      <w:hideMark/>
                    </w:tcPr>
                  </w:tcPrChange>
                </w:tcPr>
                <w:p w14:paraId="1F71D7FE" w14:textId="529A28DA" w:rsidR="00D83E9A" w:rsidRPr="00D83E9A" w:rsidDel="00E2396A" w:rsidRDefault="00D83E9A" w:rsidP="00D83E9A">
                  <w:pPr>
                    <w:jc w:val="right"/>
                    <w:rPr>
                      <w:ins w:id="1273" w:author="Ashwin Vasan" w:date="2015-07-09T15:28:00Z"/>
                      <w:del w:id="127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275"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D77F24E" w14:textId="7F1E1247" w:rsidR="00D83E9A" w:rsidRPr="00D83E9A" w:rsidDel="00E2396A" w:rsidRDefault="00D83E9A" w:rsidP="00D83E9A">
                  <w:pPr>
                    <w:rPr>
                      <w:ins w:id="1276" w:author="Ashwin Vasan" w:date="2015-07-09T15:28:00Z"/>
                      <w:del w:id="1277"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278" w:author="Christopher Boyer" w:date="2015-07-10T16:46:00Z">
                    <w:tcPr>
                      <w:tcW w:w="203" w:type="pct"/>
                      <w:gridSpan w:val="2"/>
                      <w:tcBorders>
                        <w:top w:val="nil"/>
                        <w:left w:val="nil"/>
                        <w:bottom w:val="nil"/>
                        <w:right w:val="nil"/>
                      </w:tcBorders>
                      <w:shd w:val="clear" w:color="auto" w:fill="auto"/>
                      <w:noWrap/>
                      <w:vAlign w:val="bottom"/>
                      <w:hideMark/>
                    </w:tcPr>
                  </w:tcPrChange>
                </w:tcPr>
                <w:p w14:paraId="2D977BAB" w14:textId="3FB01AE4" w:rsidR="00D83E9A" w:rsidRPr="00D83E9A" w:rsidDel="00E2396A" w:rsidRDefault="00D83E9A" w:rsidP="00D83E9A">
                  <w:pPr>
                    <w:rPr>
                      <w:ins w:id="1279" w:author="Ashwin Vasan" w:date="2015-07-09T15:28:00Z"/>
                      <w:del w:id="1280"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128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770272A" w14:textId="62046249" w:rsidR="00D83E9A" w:rsidRPr="00D83E9A" w:rsidDel="00E2396A" w:rsidRDefault="00D83E9A" w:rsidP="00D83E9A">
                  <w:pPr>
                    <w:rPr>
                      <w:ins w:id="1282" w:author="Ashwin Vasan" w:date="2015-07-09T15:28:00Z"/>
                      <w:del w:id="1283"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28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49B3A25" w14:textId="5D3B72F8" w:rsidR="00D83E9A" w:rsidRPr="00D83E9A" w:rsidDel="00E2396A" w:rsidRDefault="00D83E9A" w:rsidP="00D83E9A">
                  <w:pPr>
                    <w:rPr>
                      <w:ins w:id="1285" w:author="Ashwin Vasan" w:date="2015-07-09T15:28:00Z"/>
                      <w:del w:id="1286"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287"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21266A6" w14:textId="4CB675E0" w:rsidR="00D83E9A" w:rsidRPr="00D83E9A" w:rsidDel="00E2396A" w:rsidRDefault="00D83E9A" w:rsidP="00D83E9A">
                  <w:pPr>
                    <w:rPr>
                      <w:ins w:id="1288" w:author="Ashwin Vasan" w:date="2015-07-09T15:28:00Z"/>
                      <w:del w:id="1289" w:author="Christopher Boyer" w:date="2015-07-11T00:08:00Z"/>
                      <w:rFonts w:ascii="Calibri" w:eastAsia="Times New Roman" w:hAnsi="Calibri" w:cs="Times New Roman"/>
                      <w:color w:val="000000"/>
                      <w:sz w:val="16"/>
                      <w:szCs w:val="16"/>
                    </w:rPr>
                  </w:pPr>
                </w:p>
              </w:tc>
              <w:tc>
                <w:tcPr>
                  <w:tcW w:w="406" w:type="pct"/>
                  <w:tcBorders>
                    <w:top w:val="nil"/>
                    <w:left w:val="nil"/>
                    <w:bottom w:val="nil"/>
                    <w:right w:val="nil"/>
                  </w:tcBorders>
                  <w:shd w:val="clear" w:color="auto" w:fill="auto"/>
                  <w:noWrap/>
                  <w:vAlign w:val="bottom"/>
                  <w:hideMark/>
                  <w:tcPrChange w:id="1290" w:author="Christopher Boyer" w:date="2015-07-10T16:46:00Z">
                    <w:tcPr>
                      <w:tcW w:w="414" w:type="pct"/>
                      <w:gridSpan w:val="3"/>
                      <w:tcBorders>
                        <w:top w:val="nil"/>
                        <w:left w:val="nil"/>
                        <w:bottom w:val="nil"/>
                        <w:right w:val="nil"/>
                      </w:tcBorders>
                      <w:shd w:val="clear" w:color="auto" w:fill="auto"/>
                      <w:noWrap/>
                      <w:vAlign w:val="bottom"/>
                      <w:hideMark/>
                    </w:tcPr>
                  </w:tcPrChange>
                </w:tcPr>
                <w:p w14:paraId="36F8B38A" w14:textId="0ED4EDCA" w:rsidR="00D83E9A" w:rsidRPr="00D83E9A" w:rsidDel="00E2396A" w:rsidRDefault="00D83E9A" w:rsidP="00D83E9A">
                  <w:pPr>
                    <w:rPr>
                      <w:ins w:id="1291" w:author="Ashwin Vasan" w:date="2015-07-09T15:28:00Z"/>
                      <w:del w:id="1292" w:author="Christopher Boyer" w:date="2015-07-11T00:08:00Z"/>
                      <w:rFonts w:ascii="Calibri" w:eastAsia="Times New Roman" w:hAnsi="Calibri" w:cs="Times New Roman"/>
                      <w:color w:val="000000"/>
                      <w:sz w:val="16"/>
                      <w:szCs w:val="16"/>
                    </w:rPr>
                  </w:pPr>
                </w:p>
              </w:tc>
              <w:tc>
                <w:tcPr>
                  <w:tcW w:w="108" w:type="pct"/>
                  <w:tcBorders>
                    <w:top w:val="nil"/>
                    <w:left w:val="nil"/>
                    <w:bottom w:val="nil"/>
                    <w:right w:val="nil"/>
                  </w:tcBorders>
                  <w:shd w:val="clear" w:color="auto" w:fill="auto"/>
                  <w:noWrap/>
                  <w:vAlign w:val="bottom"/>
                  <w:hideMark/>
                  <w:tcPrChange w:id="129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E0C88AD" w14:textId="19B328F0" w:rsidR="00D83E9A" w:rsidRPr="00D83E9A" w:rsidDel="00E2396A" w:rsidRDefault="00D83E9A" w:rsidP="00D83E9A">
                  <w:pPr>
                    <w:rPr>
                      <w:ins w:id="1294" w:author="Ashwin Vasan" w:date="2015-07-09T15:28:00Z"/>
                      <w:del w:id="1295" w:author="Christopher Boyer" w:date="2015-07-11T00:08:00Z"/>
                      <w:rFonts w:ascii="Calibri" w:eastAsia="Times New Roman" w:hAnsi="Calibri" w:cs="Times New Roman"/>
                      <w:color w:val="000000"/>
                      <w:sz w:val="16"/>
                      <w:szCs w:val="16"/>
                    </w:rPr>
                  </w:pPr>
                </w:p>
              </w:tc>
              <w:tc>
                <w:tcPr>
                  <w:tcW w:w="204" w:type="pct"/>
                  <w:tcBorders>
                    <w:top w:val="nil"/>
                    <w:left w:val="nil"/>
                    <w:bottom w:val="nil"/>
                    <w:right w:val="nil"/>
                  </w:tcBorders>
                  <w:shd w:val="clear" w:color="auto" w:fill="auto"/>
                  <w:noWrap/>
                  <w:vAlign w:val="bottom"/>
                  <w:hideMark/>
                  <w:tcPrChange w:id="1296" w:author="Christopher Boyer" w:date="2015-07-10T16:46:00Z">
                    <w:tcPr>
                      <w:tcW w:w="205" w:type="pct"/>
                      <w:gridSpan w:val="3"/>
                      <w:tcBorders>
                        <w:top w:val="nil"/>
                        <w:left w:val="nil"/>
                        <w:bottom w:val="nil"/>
                        <w:right w:val="nil"/>
                      </w:tcBorders>
                      <w:shd w:val="clear" w:color="auto" w:fill="auto"/>
                      <w:noWrap/>
                      <w:vAlign w:val="bottom"/>
                      <w:hideMark/>
                    </w:tcPr>
                  </w:tcPrChange>
                </w:tcPr>
                <w:p w14:paraId="41E442FE" w14:textId="09364EC4" w:rsidR="00D83E9A" w:rsidRPr="00D83E9A" w:rsidDel="00E2396A" w:rsidRDefault="00D83E9A" w:rsidP="00D83E9A">
                  <w:pPr>
                    <w:rPr>
                      <w:ins w:id="1297" w:author="Ashwin Vasan" w:date="2015-07-09T15:28:00Z"/>
                      <w:del w:id="1298"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bottom"/>
                  <w:hideMark/>
                  <w:tcPrChange w:id="1299" w:author="Christopher Boyer" w:date="2015-07-10T16:46:00Z">
                    <w:tcPr>
                      <w:tcW w:w="324" w:type="pct"/>
                      <w:gridSpan w:val="2"/>
                      <w:tcBorders>
                        <w:top w:val="nil"/>
                        <w:left w:val="nil"/>
                        <w:bottom w:val="nil"/>
                        <w:right w:val="nil"/>
                      </w:tcBorders>
                      <w:shd w:val="clear" w:color="auto" w:fill="auto"/>
                      <w:noWrap/>
                      <w:vAlign w:val="bottom"/>
                      <w:hideMark/>
                    </w:tcPr>
                  </w:tcPrChange>
                </w:tcPr>
                <w:p w14:paraId="6CEAE4B6" w14:textId="037864F0" w:rsidR="00D83E9A" w:rsidRPr="00D83E9A" w:rsidDel="00E2396A" w:rsidRDefault="00D83E9A" w:rsidP="00D83E9A">
                  <w:pPr>
                    <w:rPr>
                      <w:ins w:id="1300" w:author="Ashwin Vasan" w:date="2015-07-09T15:28:00Z"/>
                      <w:del w:id="130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30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0A54FD2D" w14:textId="3CC4F359" w:rsidR="00D83E9A" w:rsidRPr="00D83E9A" w:rsidDel="00E2396A" w:rsidRDefault="00D83E9A" w:rsidP="00D83E9A">
                  <w:pPr>
                    <w:rPr>
                      <w:ins w:id="1303" w:author="Ashwin Vasan" w:date="2015-07-09T15:28:00Z"/>
                      <w:del w:id="130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30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9815FEA" w14:textId="6AB884F5" w:rsidR="00D83E9A" w:rsidRPr="00D83E9A" w:rsidDel="00E2396A" w:rsidRDefault="00D83E9A" w:rsidP="00D83E9A">
                  <w:pPr>
                    <w:rPr>
                      <w:ins w:id="1306" w:author="Ashwin Vasan" w:date="2015-07-09T15:28:00Z"/>
                      <w:del w:id="1307" w:author="Christopher Boyer" w:date="2015-07-11T00:08:00Z"/>
                      <w:rFonts w:ascii="Calibri" w:eastAsia="Times New Roman" w:hAnsi="Calibri" w:cs="Times New Roman"/>
                      <w:color w:val="000000"/>
                      <w:sz w:val="16"/>
                      <w:szCs w:val="16"/>
                    </w:rPr>
                  </w:pPr>
                </w:p>
              </w:tc>
              <w:tc>
                <w:tcPr>
                  <w:tcW w:w="473" w:type="pct"/>
                  <w:tcBorders>
                    <w:top w:val="nil"/>
                    <w:left w:val="nil"/>
                    <w:bottom w:val="nil"/>
                    <w:right w:val="nil"/>
                  </w:tcBorders>
                  <w:shd w:val="clear" w:color="auto" w:fill="auto"/>
                  <w:noWrap/>
                  <w:vAlign w:val="bottom"/>
                  <w:hideMark/>
                  <w:tcPrChange w:id="1308" w:author="Christopher Boyer" w:date="2015-07-10T16:46:00Z">
                    <w:tcPr>
                      <w:tcW w:w="381" w:type="pct"/>
                      <w:gridSpan w:val="2"/>
                      <w:tcBorders>
                        <w:top w:val="nil"/>
                        <w:left w:val="nil"/>
                        <w:bottom w:val="nil"/>
                        <w:right w:val="nil"/>
                      </w:tcBorders>
                      <w:shd w:val="clear" w:color="auto" w:fill="auto"/>
                      <w:noWrap/>
                      <w:vAlign w:val="bottom"/>
                      <w:hideMark/>
                    </w:tcPr>
                  </w:tcPrChange>
                </w:tcPr>
                <w:p w14:paraId="73499987" w14:textId="43D18CDC" w:rsidR="00D83E9A" w:rsidRPr="00D83E9A" w:rsidDel="00E2396A" w:rsidRDefault="00D83E9A" w:rsidP="00D83E9A">
                  <w:pPr>
                    <w:rPr>
                      <w:ins w:id="1309" w:author="Ashwin Vasan" w:date="2015-07-09T15:28:00Z"/>
                      <w:del w:id="1310" w:author="Christopher Boyer" w:date="2015-07-11T00:08:00Z"/>
                      <w:rFonts w:ascii="Calibri" w:eastAsia="Times New Roman" w:hAnsi="Calibri" w:cs="Times New Roman"/>
                      <w:color w:val="000000"/>
                      <w:sz w:val="16"/>
                      <w:szCs w:val="16"/>
                    </w:rPr>
                  </w:pPr>
                </w:p>
              </w:tc>
            </w:tr>
            <w:tr w:rsidR="00D83E9A" w:rsidRPr="00D83E9A" w:rsidDel="00E2396A" w14:paraId="13A89A19" w14:textId="751BFD93" w:rsidTr="00EA4956">
              <w:tblPrEx>
                <w:tblPrExChange w:id="1311" w:author="Christopher Boyer" w:date="2015-07-10T16:46:00Z">
                  <w:tblPrEx>
                    <w:tblW w:w="11562" w:type="dxa"/>
                    <w:tblLayout w:type="fixed"/>
                  </w:tblPrEx>
                </w:tblPrExChange>
              </w:tblPrEx>
              <w:trPr>
                <w:trHeight w:val="300"/>
                <w:ins w:id="1312" w:author="Ashwin Vasan" w:date="2015-07-09T15:28:00Z"/>
                <w:del w:id="1313" w:author="Christopher Boyer" w:date="2015-07-11T00:08:00Z"/>
                <w:trPrChange w:id="1314"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315" w:author="Christopher Boyer" w:date="2015-07-10T16:46:00Z">
                    <w:tcPr>
                      <w:tcW w:w="755" w:type="pct"/>
                      <w:gridSpan w:val="2"/>
                      <w:tcBorders>
                        <w:top w:val="nil"/>
                        <w:left w:val="nil"/>
                        <w:bottom w:val="nil"/>
                        <w:right w:val="nil"/>
                      </w:tcBorders>
                      <w:shd w:val="clear" w:color="auto" w:fill="auto"/>
                      <w:noWrap/>
                      <w:vAlign w:val="bottom"/>
                      <w:hideMark/>
                    </w:tcPr>
                  </w:tcPrChange>
                </w:tcPr>
                <w:p w14:paraId="64DCE753" w14:textId="57FB1984" w:rsidR="00D83E9A" w:rsidRPr="00D83E9A" w:rsidDel="00E2396A" w:rsidRDefault="00D83E9A" w:rsidP="00D83E9A">
                  <w:pPr>
                    <w:rPr>
                      <w:ins w:id="1316" w:author="Ashwin Vasan" w:date="2015-07-09T15:28:00Z"/>
                      <w:del w:id="1317" w:author="Christopher Boyer" w:date="2015-07-11T00:08:00Z"/>
                      <w:rFonts w:ascii="Helvetica Neue" w:eastAsia="Times New Roman" w:hAnsi="Helvetica Neue" w:cs="Times New Roman"/>
                      <w:color w:val="000000"/>
                      <w:sz w:val="16"/>
                      <w:szCs w:val="16"/>
                    </w:rPr>
                  </w:pPr>
                  <w:ins w:id="1318" w:author="Ashwin Vasan" w:date="2015-07-09T15:28:00Z">
                    <w:del w:id="1319" w:author="Christopher Boyer" w:date="2015-07-11T00:08:00Z">
                      <w:r w:rsidRPr="00D83E9A" w:rsidDel="00E2396A">
                        <w:rPr>
                          <w:rFonts w:ascii="Helvetica Neue" w:eastAsia="Times New Roman" w:hAnsi="Helvetica Neue" w:cs="Times New Roman"/>
                          <w:color w:val="000000"/>
                          <w:sz w:val="16"/>
                          <w:szCs w:val="16"/>
                        </w:rPr>
                        <w:delText xml:space="preserve">  No</w:delText>
                      </w:r>
                    </w:del>
                  </w:ins>
                </w:p>
              </w:tc>
              <w:tc>
                <w:tcPr>
                  <w:tcW w:w="229" w:type="pct"/>
                  <w:tcBorders>
                    <w:top w:val="nil"/>
                    <w:left w:val="nil"/>
                    <w:bottom w:val="nil"/>
                    <w:right w:val="nil"/>
                  </w:tcBorders>
                  <w:shd w:val="clear" w:color="auto" w:fill="auto"/>
                  <w:vAlign w:val="center"/>
                  <w:hideMark/>
                  <w:tcPrChange w:id="1320" w:author="Christopher Boyer" w:date="2015-07-10T16:46:00Z">
                    <w:tcPr>
                      <w:tcW w:w="234" w:type="pct"/>
                      <w:gridSpan w:val="2"/>
                      <w:tcBorders>
                        <w:top w:val="nil"/>
                        <w:left w:val="nil"/>
                        <w:bottom w:val="nil"/>
                        <w:right w:val="nil"/>
                      </w:tcBorders>
                      <w:shd w:val="clear" w:color="auto" w:fill="auto"/>
                      <w:vAlign w:val="center"/>
                      <w:hideMark/>
                    </w:tcPr>
                  </w:tcPrChange>
                </w:tcPr>
                <w:p w14:paraId="09A342B5" w14:textId="697087F6" w:rsidR="00D83E9A" w:rsidRPr="00D83E9A" w:rsidDel="00E2396A" w:rsidRDefault="00D83E9A" w:rsidP="00D83E9A">
                  <w:pPr>
                    <w:jc w:val="right"/>
                    <w:rPr>
                      <w:ins w:id="1321" w:author="Ashwin Vasan" w:date="2015-07-09T15:28:00Z"/>
                      <w:del w:id="1322" w:author="Christopher Boyer" w:date="2015-07-11T00:08:00Z"/>
                      <w:rFonts w:ascii="Helvetica Neue" w:eastAsia="Times New Roman" w:hAnsi="Helvetica Neue" w:cs="Times New Roman"/>
                      <w:color w:val="262626"/>
                      <w:sz w:val="16"/>
                      <w:szCs w:val="16"/>
                    </w:rPr>
                  </w:pPr>
                  <w:ins w:id="1323" w:author="Ashwin Vasan" w:date="2015-07-09T15:28:00Z">
                    <w:del w:id="1324" w:author="Christopher Boyer" w:date="2015-07-11T00:08:00Z">
                      <w:r w:rsidRPr="00D83E9A" w:rsidDel="00E2396A">
                        <w:rPr>
                          <w:rFonts w:ascii="Helvetica Neue" w:eastAsia="Times New Roman" w:hAnsi="Helvetica Neue" w:cs="Times New Roman"/>
                          <w:color w:val="262626"/>
                          <w:sz w:val="16"/>
                          <w:szCs w:val="16"/>
                        </w:rPr>
                        <w:delText>1</w:delText>
                      </w:r>
                    </w:del>
                  </w:ins>
                </w:p>
              </w:tc>
              <w:tc>
                <w:tcPr>
                  <w:tcW w:w="373" w:type="pct"/>
                  <w:tcBorders>
                    <w:top w:val="nil"/>
                    <w:left w:val="nil"/>
                    <w:bottom w:val="nil"/>
                    <w:right w:val="nil"/>
                  </w:tcBorders>
                  <w:shd w:val="clear" w:color="auto" w:fill="auto"/>
                  <w:noWrap/>
                  <w:vAlign w:val="bottom"/>
                  <w:hideMark/>
                  <w:tcPrChange w:id="132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742CE47" w14:textId="75AC01E5" w:rsidR="00D83E9A" w:rsidRPr="00D83E9A" w:rsidDel="00E2396A" w:rsidRDefault="00D83E9A" w:rsidP="00D83E9A">
                  <w:pPr>
                    <w:jc w:val="right"/>
                    <w:rPr>
                      <w:ins w:id="1326" w:author="Ashwin Vasan" w:date="2015-07-09T15:28:00Z"/>
                      <w:del w:id="1327" w:author="Christopher Boyer" w:date="2015-07-11T00:08:00Z"/>
                      <w:rFonts w:ascii="Helvetica Neue" w:eastAsia="Times New Roman" w:hAnsi="Helvetica Neue" w:cs="Times New Roman"/>
                      <w:color w:val="000000"/>
                      <w:sz w:val="16"/>
                      <w:szCs w:val="16"/>
                    </w:rPr>
                  </w:pPr>
                  <w:ins w:id="1328" w:author="Ashwin Vasan" w:date="2015-07-09T15:28:00Z">
                    <w:del w:id="1329"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33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38F0604C" w14:textId="62D19CA2" w:rsidR="00D83E9A" w:rsidRPr="00D83E9A" w:rsidDel="00E2396A" w:rsidRDefault="00D83E9A" w:rsidP="00D83E9A">
                  <w:pPr>
                    <w:jc w:val="right"/>
                    <w:rPr>
                      <w:ins w:id="1331" w:author="Ashwin Vasan" w:date="2015-07-09T15:28:00Z"/>
                      <w:del w:id="1332"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33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8AB09AA" w14:textId="3967C2D4" w:rsidR="00D83E9A" w:rsidRPr="00D83E9A" w:rsidDel="00E2396A" w:rsidRDefault="00D83E9A" w:rsidP="00D83E9A">
                  <w:pPr>
                    <w:jc w:val="right"/>
                    <w:rPr>
                      <w:ins w:id="1334" w:author="Ashwin Vasan" w:date="2015-07-09T15:28:00Z"/>
                      <w:del w:id="1335" w:author="Christopher Boyer" w:date="2015-07-11T00:08:00Z"/>
                      <w:rFonts w:ascii="Helvetica Neue" w:eastAsia="Times New Roman" w:hAnsi="Helvetica Neue" w:cs="Times New Roman"/>
                      <w:color w:val="000000"/>
                      <w:sz w:val="16"/>
                      <w:szCs w:val="16"/>
                    </w:rPr>
                  </w:pPr>
                  <w:ins w:id="1336" w:author="Ashwin Vasan" w:date="2015-07-09T15:28:00Z">
                    <w:del w:id="1337"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373" w:type="pct"/>
                  <w:tcBorders>
                    <w:top w:val="nil"/>
                    <w:left w:val="nil"/>
                    <w:bottom w:val="nil"/>
                    <w:right w:val="nil"/>
                  </w:tcBorders>
                  <w:shd w:val="clear" w:color="auto" w:fill="auto"/>
                  <w:noWrap/>
                  <w:vAlign w:val="bottom"/>
                  <w:hideMark/>
                  <w:tcPrChange w:id="1338" w:author="Christopher Boyer" w:date="2015-07-10T16:46:00Z">
                    <w:tcPr>
                      <w:tcW w:w="381" w:type="pct"/>
                      <w:gridSpan w:val="3"/>
                      <w:tcBorders>
                        <w:top w:val="nil"/>
                        <w:left w:val="nil"/>
                        <w:bottom w:val="nil"/>
                        <w:right w:val="nil"/>
                      </w:tcBorders>
                      <w:shd w:val="clear" w:color="auto" w:fill="auto"/>
                      <w:noWrap/>
                      <w:vAlign w:val="bottom"/>
                      <w:hideMark/>
                    </w:tcPr>
                  </w:tcPrChange>
                </w:tcPr>
                <w:p w14:paraId="549EB897" w14:textId="057F901D" w:rsidR="00D83E9A" w:rsidRPr="00D83E9A" w:rsidDel="00E2396A" w:rsidRDefault="00D83E9A" w:rsidP="00D83E9A">
                  <w:pPr>
                    <w:jc w:val="right"/>
                    <w:rPr>
                      <w:ins w:id="1339" w:author="Ashwin Vasan" w:date="2015-07-09T15:28:00Z"/>
                      <w:del w:id="1340" w:author="Christopher Boyer" w:date="2015-07-11T00:08:00Z"/>
                      <w:rFonts w:ascii="Helvetica Neue" w:eastAsia="Times New Roman" w:hAnsi="Helvetica Neue" w:cs="Times New Roman"/>
                      <w:color w:val="000000"/>
                      <w:sz w:val="16"/>
                      <w:szCs w:val="16"/>
                    </w:rPr>
                  </w:pPr>
                  <w:ins w:id="1341" w:author="Ashwin Vasan" w:date="2015-07-09T15:28:00Z">
                    <w:del w:id="1342" w:author="Christopher Boyer" w:date="2015-07-11T00:08:00Z">
                      <w:r w:rsidRPr="00D83E9A" w:rsidDel="00E2396A">
                        <w:rPr>
                          <w:rFonts w:ascii="Helvetica Neue" w:eastAsia="Times New Roman" w:hAnsi="Helvetica Neue" w:cs="Times New Roman"/>
                          <w:color w:val="000000"/>
                          <w:sz w:val="16"/>
                          <w:szCs w:val="16"/>
                        </w:rPr>
                        <w:delText>0.74 - 2.37</w:delText>
                      </w:r>
                    </w:del>
                  </w:ins>
                </w:p>
              </w:tc>
              <w:tc>
                <w:tcPr>
                  <w:tcW w:w="108" w:type="pct"/>
                  <w:tcBorders>
                    <w:top w:val="nil"/>
                    <w:left w:val="nil"/>
                    <w:bottom w:val="nil"/>
                    <w:right w:val="nil"/>
                  </w:tcBorders>
                  <w:shd w:val="clear" w:color="auto" w:fill="auto"/>
                  <w:noWrap/>
                  <w:vAlign w:val="bottom"/>
                  <w:hideMark/>
                  <w:tcPrChange w:id="134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681C602E" w14:textId="09C8526C" w:rsidR="00D83E9A" w:rsidRPr="00D83E9A" w:rsidDel="00E2396A" w:rsidRDefault="00D83E9A" w:rsidP="00D83E9A">
                  <w:pPr>
                    <w:rPr>
                      <w:ins w:id="1344" w:author="Ashwin Vasan" w:date="2015-07-09T15:28:00Z"/>
                      <w:del w:id="1345"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346" w:author="Christopher Boyer" w:date="2015-07-10T16:46:00Z">
                    <w:tcPr>
                      <w:tcW w:w="203" w:type="pct"/>
                      <w:gridSpan w:val="2"/>
                      <w:tcBorders>
                        <w:top w:val="nil"/>
                        <w:left w:val="nil"/>
                        <w:bottom w:val="nil"/>
                        <w:right w:val="nil"/>
                      </w:tcBorders>
                      <w:shd w:val="clear" w:color="auto" w:fill="auto"/>
                      <w:noWrap/>
                      <w:vAlign w:val="bottom"/>
                      <w:hideMark/>
                    </w:tcPr>
                  </w:tcPrChange>
                </w:tcPr>
                <w:p w14:paraId="23A2B10F" w14:textId="021B103B" w:rsidR="00D83E9A" w:rsidRPr="00D83E9A" w:rsidDel="00E2396A" w:rsidRDefault="00D83E9A" w:rsidP="00D83E9A">
                  <w:pPr>
                    <w:jc w:val="right"/>
                    <w:rPr>
                      <w:ins w:id="1347" w:author="Ashwin Vasan" w:date="2015-07-09T15:28:00Z"/>
                      <w:del w:id="1348" w:author="Christopher Boyer" w:date="2015-07-11T00:08:00Z"/>
                      <w:rFonts w:ascii="Helvetica Neue" w:eastAsia="Times New Roman" w:hAnsi="Helvetica Neue" w:cs="Times New Roman"/>
                      <w:color w:val="000000"/>
                      <w:sz w:val="16"/>
                      <w:szCs w:val="16"/>
                    </w:rPr>
                  </w:pPr>
                  <w:ins w:id="1349" w:author="Ashwin Vasan" w:date="2015-07-09T15:28:00Z">
                    <w:del w:id="1350"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1351" w:author="Christopher Boyer" w:date="2015-07-10T16:46:00Z">
                    <w:tcPr>
                      <w:tcW w:w="326" w:type="pct"/>
                      <w:gridSpan w:val="2"/>
                      <w:tcBorders>
                        <w:top w:val="nil"/>
                        <w:left w:val="nil"/>
                        <w:bottom w:val="nil"/>
                        <w:right w:val="nil"/>
                      </w:tcBorders>
                      <w:shd w:val="clear" w:color="auto" w:fill="auto"/>
                      <w:noWrap/>
                      <w:vAlign w:val="bottom"/>
                      <w:hideMark/>
                    </w:tcPr>
                  </w:tcPrChange>
                </w:tcPr>
                <w:p w14:paraId="336F58F4" w14:textId="3360F2EB" w:rsidR="00D83E9A" w:rsidRPr="00D83E9A" w:rsidDel="00E2396A" w:rsidRDefault="00D83E9A" w:rsidP="00D83E9A">
                  <w:pPr>
                    <w:jc w:val="right"/>
                    <w:rPr>
                      <w:ins w:id="1352" w:author="Ashwin Vasan" w:date="2015-07-09T15:28:00Z"/>
                      <w:del w:id="1353" w:author="Christopher Boyer" w:date="2015-07-11T00:08:00Z"/>
                      <w:rFonts w:ascii="Helvetica Neue" w:eastAsia="Times New Roman" w:hAnsi="Helvetica Neue" w:cs="Times New Roman"/>
                      <w:color w:val="000000"/>
                      <w:sz w:val="16"/>
                      <w:szCs w:val="16"/>
                    </w:rPr>
                  </w:pPr>
                  <w:ins w:id="1354" w:author="Ashwin Vasan" w:date="2015-07-09T15:28:00Z">
                    <w:del w:id="1355"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35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1B44D93" w14:textId="2953FAC3" w:rsidR="00D83E9A" w:rsidRPr="00D83E9A" w:rsidDel="00E2396A" w:rsidRDefault="00D83E9A" w:rsidP="00D83E9A">
                  <w:pPr>
                    <w:rPr>
                      <w:ins w:id="1357" w:author="Ashwin Vasan" w:date="2015-07-09T15:28:00Z"/>
                      <w:del w:id="1358"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35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0D10DE71" w14:textId="2EDF2CEE" w:rsidR="00D83E9A" w:rsidRPr="00D83E9A" w:rsidDel="00E2396A" w:rsidRDefault="00D83E9A" w:rsidP="00D83E9A">
                  <w:pPr>
                    <w:jc w:val="right"/>
                    <w:rPr>
                      <w:ins w:id="1360" w:author="Ashwin Vasan" w:date="2015-07-09T15:28:00Z"/>
                      <w:del w:id="1361" w:author="Christopher Boyer" w:date="2015-07-11T00:08:00Z"/>
                      <w:rFonts w:ascii="Helvetica Neue" w:eastAsia="Times New Roman" w:hAnsi="Helvetica Neue" w:cs="Times New Roman"/>
                      <w:color w:val="000000"/>
                      <w:sz w:val="16"/>
                      <w:szCs w:val="16"/>
                    </w:rPr>
                  </w:pPr>
                  <w:ins w:id="1362" w:author="Ashwin Vasan" w:date="2015-07-09T15:28:00Z">
                    <w:del w:id="1363" w:author="Christopher Boyer" w:date="2015-07-11T00:08:00Z">
                      <w:r w:rsidRPr="00D83E9A" w:rsidDel="00E2396A">
                        <w:rPr>
                          <w:rFonts w:ascii="Helvetica Neue" w:eastAsia="Times New Roman" w:hAnsi="Helvetica Neue" w:cs="Times New Roman"/>
                          <w:color w:val="000000"/>
                          <w:sz w:val="16"/>
                          <w:szCs w:val="16"/>
                        </w:rPr>
                        <w:delText>1.33</w:delText>
                      </w:r>
                    </w:del>
                  </w:ins>
                </w:p>
              </w:tc>
              <w:tc>
                <w:tcPr>
                  <w:tcW w:w="406" w:type="pct"/>
                  <w:tcBorders>
                    <w:top w:val="nil"/>
                    <w:left w:val="nil"/>
                    <w:bottom w:val="nil"/>
                    <w:right w:val="nil"/>
                  </w:tcBorders>
                  <w:shd w:val="clear" w:color="auto" w:fill="auto"/>
                  <w:noWrap/>
                  <w:vAlign w:val="bottom"/>
                  <w:hideMark/>
                  <w:tcPrChange w:id="1364" w:author="Christopher Boyer" w:date="2015-07-10T16:46:00Z">
                    <w:tcPr>
                      <w:tcW w:w="414" w:type="pct"/>
                      <w:gridSpan w:val="3"/>
                      <w:tcBorders>
                        <w:top w:val="nil"/>
                        <w:left w:val="nil"/>
                        <w:bottom w:val="nil"/>
                        <w:right w:val="nil"/>
                      </w:tcBorders>
                      <w:shd w:val="clear" w:color="auto" w:fill="auto"/>
                      <w:noWrap/>
                      <w:vAlign w:val="bottom"/>
                      <w:hideMark/>
                    </w:tcPr>
                  </w:tcPrChange>
                </w:tcPr>
                <w:p w14:paraId="5B3246F4" w14:textId="11F21393" w:rsidR="00D83E9A" w:rsidRPr="00D83E9A" w:rsidDel="00E2396A" w:rsidRDefault="00D83E9A" w:rsidP="00D83E9A">
                  <w:pPr>
                    <w:jc w:val="right"/>
                    <w:rPr>
                      <w:ins w:id="1365" w:author="Ashwin Vasan" w:date="2015-07-09T15:28:00Z"/>
                      <w:del w:id="1366" w:author="Christopher Boyer" w:date="2015-07-11T00:08:00Z"/>
                      <w:rFonts w:ascii="Helvetica Neue" w:eastAsia="Times New Roman" w:hAnsi="Helvetica Neue" w:cs="Times New Roman"/>
                      <w:color w:val="000000"/>
                      <w:sz w:val="16"/>
                      <w:szCs w:val="16"/>
                    </w:rPr>
                  </w:pPr>
                  <w:ins w:id="1367" w:author="Ashwin Vasan" w:date="2015-07-09T15:28:00Z">
                    <w:del w:id="1368" w:author="Christopher Boyer" w:date="2015-07-11T00:08:00Z">
                      <w:r w:rsidRPr="00D83E9A" w:rsidDel="00E2396A">
                        <w:rPr>
                          <w:rFonts w:ascii="Helvetica Neue" w:eastAsia="Times New Roman" w:hAnsi="Helvetica Neue" w:cs="Times New Roman"/>
                          <w:color w:val="000000"/>
                          <w:sz w:val="16"/>
                          <w:szCs w:val="16"/>
                        </w:rPr>
                        <w:delText>0.74 - 2.37</w:delText>
                      </w:r>
                    </w:del>
                  </w:ins>
                </w:p>
              </w:tc>
              <w:tc>
                <w:tcPr>
                  <w:tcW w:w="108" w:type="pct"/>
                  <w:tcBorders>
                    <w:top w:val="nil"/>
                    <w:left w:val="nil"/>
                    <w:bottom w:val="nil"/>
                    <w:right w:val="nil"/>
                  </w:tcBorders>
                  <w:shd w:val="clear" w:color="auto" w:fill="auto"/>
                  <w:noWrap/>
                  <w:vAlign w:val="bottom"/>
                  <w:hideMark/>
                  <w:tcPrChange w:id="1369" w:author="Christopher Boyer" w:date="2015-07-10T16:46:00Z">
                    <w:tcPr>
                      <w:tcW w:w="110" w:type="pct"/>
                      <w:gridSpan w:val="3"/>
                      <w:tcBorders>
                        <w:top w:val="nil"/>
                        <w:left w:val="nil"/>
                        <w:bottom w:val="nil"/>
                        <w:right w:val="nil"/>
                      </w:tcBorders>
                      <w:shd w:val="clear" w:color="auto" w:fill="auto"/>
                      <w:noWrap/>
                      <w:vAlign w:val="bottom"/>
                      <w:hideMark/>
                    </w:tcPr>
                  </w:tcPrChange>
                </w:tcPr>
                <w:p w14:paraId="32D8D76F" w14:textId="0EE59C90" w:rsidR="00D83E9A" w:rsidRPr="00D83E9A" w:rsidDel="00E2396A" w:rsidRDefault="00D83E9A" w:rsidP="00D83E9A">
                  <w:pPr>
                    <w:rPr>
                      <w:ins w:id="1370" w:author="Ashwin Vasan" w:date="2015-07-09T15:28:00Z"/>
                      <w:del w:id="1371" w:author="Christopher Boyer" w:date="2015-07-11T00:08:00Z"/>
                      <w:rFonts w:ascii="Helvetica Neue" w:eastAsia="Times New Roman" w:hAnsi="Helvetica Neue" w:cs="Times New Roman"/>
                      <w:color w:val="000000"/>
                      <w:sz w:val="16"/>
                      <w:szCs w:val="16"/>
                    </w:rPr>
                  </w:pPr>
                </w:p>
              </w:tc>
              <w:tc>
                <w:tcPr>
                  <w:tcW w:w="204" w:type="pct"/>
                  <w:vMerge w:val="restart"/>
                  <w:tcBorders>
                    <w:top w:val="nil"/>
                    <w:left w:val="nil"/>
                    <w:bottom w:val="nil"/>
                    <w:right w:val="nil"/>
                  </w:tcBorders>
                  <w:shd w:val="clear" w:color="auto" w:fill="auto"/>
                  <w:noWrap/>
                  <w:vAlign w:val="center"/>
                  <w:hideMark/>
                  <w:tcPrChange w:id="1372" w:author="Christopher Boyer" w:date="2015-07-10T16:46:00Z">
                    <w:tcPr>
                      <w:tcW w:w="205" w:type="pct"/>
                      <w:gridSpan w:val="3"/>
                      <w:vMerge w:val="restart"/>
                      <w:tcBorders>
                        <w:top w:val="nil"/>
                        <w:left w:val="nil"/>
                        <w:bottom w:val="nil"/>
                        <w:right w:val="nil"/>
                      </w:tcBorders>
                      <w:shd w:val="clear" w:color="auto" w:fill="auto"/>
                      <w:noWrap/>
                      <w:vAlign w:val="center"/>
                      <w:hideMark/>
                    </w:tcPr>
                  </w:tcPrChange>
                </w:tcPr>
                <w:p w14:paraId="43CD7A2B" w14:textId="26FB654C" w:rsidR="00D83E9A" w:rsidRPr="00D83E9A" w:rsidDel="00E2396A" w:rsidRDefault="00D83E9A" w:rsidP="00D83E9A">
                  <w:pPr>
                    <w:jc w:val="right"/>
                    <w:rPr>
                      <w:ins w:id="1373" w:author="Ashwin Vasan" w:date="2015-07-09T15:28:00Z"/>
                      <w:del w:id="1374" w:author="Christopher Boyer" w:date="2015-07-11T00:08:00Z"/>
                      <w:rFonts w:ascii="Helvetica Neue" w:eastAsia="Times New Roman" w:hAnsi="Helvetica Neue" w:cs="Times New Roman"/>
                      <w:color w:val="000000"/>
                      <w:sz w:val="16"/>
                      <w:szCs w:val="16"/>
                    </w:rPr>
                  </w:pPr>
                  <w:ins w:id="1375" w:author="Ashwin Vasan" w:date="2015-07-09T15:28:00Z">
                    <w:del w:id="1376"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4" w:type="pct"/>
                  <w:vMerge w:val="restart"/>
                  <w:tcBorders>
                    <w:top w:val="nil"/>
                    <w:left w:val="nil"/>
                    <w:bottom w:val="nil"/>
                    <w:right w:val="nil"/>
                  </w:tcBorders>
                  <w:shd w:val="clear" w:color="auto" w:fill="auto"/>
                  <w:noWrap/>
                  <w:vAlign w:val="center"/>
                  <w:hideMark/>
                  <w:tcPrChange w:id="1377" w:author="Christopher Boyer" w:date="2015-07-10T16:46:00Z">
                    <w:tcPr>
                      <w:tcW w:w="324" w:type="pct"/>
                      <w:gridSpan w:val="2"/>
                      <w:vMerge w:val="restart"/>
                      <w:tcBorders>
                        <w:top w:val="nil"/>
                        <w:left w:val="nil"/>
                        <w:bottom w:val="nil"/>
                        <w:right w:val="nil"/>
                      </w:tcBorders>
                      <w:shd w:val="clear" w:color="auto" w:fill="auto"/>
                      <w:noWrap/>
                      <w:vAlign w:val="center"/>
                      <w:hideMark/>
                    </w:tcPr>
                  </w:tcPrChange>
                </w:tcPr>
                <w:p w14:paraId="3CD489FB" w14:textId="1BF34331" w:rsidR="00D83E9A" w:rsidRPr="00D83E9A" w:rsidDel="00E2396A" w:rsidRDefault="00D83E9A" w:rsidP="00D83E9A">
                  <w:pPr>
                    <w:jc w:val="right"/>
                    <w:rPr>
                      <w:ins w:id="1378" w:author="Ashwin Vasan" w:date="2015-07-09T15:28:00Z"/>
                      <w:del w:id="1379" w:author="Christopher Boyer" w:date="2015-07-11T00:08:00Z"/>
                      <w:rFonts w:ascii="Helvetica Neue" w:eastAsia="Times New Roman" w:hAnsi="Helvetica Neue" w:cs="Times New Roman"/>
                      <w:color w:val="000000"/>
                      <w:sz w:val="16"/>
                      <w:szCs w:val="16"/>
                    </w:rPr>
                  </w:pPr>
                  <w:ins w:id="1380" w:author="Ashwin Vasan" w:date="2015-07-09T15:28:00Z">
                    <w:del w:id="1381"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38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40BE2B2A" w14:textId="5E657FF2" w:rsidR="00D83E9A" w:rsidRPr="00D83E9A" w:rsidDel="00E2396A" w:rsidRDefault="00D83E9A" w:rsidP="00D83E9A">
                  <w:pPr>
                    <w:rPr>
                      <w:ins w:id="1383" w:author="Ashwin Vasan" w:date="2015-07-09T15:28:00Z"/>
                      <w:del w:id="138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38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A8AC0F3" w14:textId="17E1EE53" w:rsidR="00D83E9A" w:rsidRPr="00D83E9A" w:rsidDel="00E2396A" w:rsidRDefault="00D83E9A" w:rsidP="00D83E9A">
                  <w:pPr>
                    <w:jc w:val="right"/>
                    <w:rPr>
                      <w:ins w:id="1386" w:author="Ashwin Vasan" w:date="2015-07-09T15:28:00Z"/>
                      <w:del w:id="1387" w:author="Christopher Boyer" w:date="2015-07-11T00:08:00Z"/>
                      <w:rFonts w:ascii="Helvetica Neue" w:eastAsia="Times New Roman" w:hAnsi="Helvetica Neue" w:cs="Times New Roman"/>
                      <w:color w:val="000000"/>
                      <w:sz w:val="16"/>
                      <w:szCs w:val="16"/>
                    </w:rPr>
                  </w:pPr>
                  <w:ins w:id="1388" w:author="Ashwin Vasan" w:date="2015-07-09T15:28:00Z">
                    <w:del w:id="1389" w:author="Christopher Boyer" w:date="2015-07-11T00:08:00Z">
                      <w:r w:rsidRPr="00D83E9A" w:rsidDel="00E2396A">
                        <w:rPr>
                          <w:rFonts w:ascii="Helvetica Neue" w:eastAsia="Times New Roman" w:hAnsi="Helvetica Neue" w:cs="Times New Roman"/>
                          <w:color w:val="000000"/>
                          <w:sz w:val="16"/>
                          <w:szCs w:val="16"/>
                        </w:rPr>
                        <w:delText>1.43</w:delText>
                      </w:r>
                    </w:del>
                  </w:ins>
                </w:p>
              </w:tc>
              <w:tc>
                <w:tcPr>
                  <w:tcW w:w="473" w:type="pct"/>
                  <w:tcBorders>
                    <w:top w:val="nil"/>
                    <w:left w:val="nil"/>
                    <w:bottom w:val="nil"/>
                    <w:right w:val="nil"/>
                  </w:tcBorders>
                  <w:shd w:val="clear" w:color="auto" w:fill="auto"/>
                  <w:noWrap/>
                  <w:vAlign w:val="bottom"/>
                  <w:hideMark/>
                  <w:tcPrChange w:id="139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18190A30" w14:textId="50D421A8" w:rsidR="00D83E9A" w:rsidRPr="00D83E9A" w:rsidDel="00E2396A" w:rsidRDefault="00D83E9A" w:rsidP="00D83E9A">
                  <w:pPr>
                    <w:jc w:val="right"/>
                    <w:rPr>
                      <w:ins w:id="1391" w:author="Ashwin Vasan" w:date="2015-07-09T15:28:00Z"/>
                      <w:del w:id="1392" w:author="Christopher Boyer" w:date="2015-07-11T00:08:00Z"/>
                      <w:rFonts w:ascii="Helvetica Neue" w:eastAsia="Times New Roman" w:hAnsi="Helvetica Neue" w:cs="Times New Roman"/>
                      <w:color w:val="000000"/>
                      <w:sz w:val="16"/>
                      <w:szCs w:val="16"/>
                    </w:rPr>
                  </w:pPr>
                  <w:ins w:id="1393" w:author="Ashwin Vasan" w:date="2015-07-09T15:28:00Z">
                    <w:del w:id="1394" w:author="Christopher Boyer" w:date="2015-07-11T00:08:00Z">
                      <w:r w:rsidRPr="00D83E9A" w:rsidDel="00E2396A">
                        <w:rPr>
                          <w:rFonts w:ascii="Helvetica Neue" w:eastAsia="Times New Roman" w:hAnsi="Helvetica Neue" w:cs="Times New Roman"/>
                          <w:color w:val="000000"/>
                          <w:sz w:val="16"/>
                          <w:szCs w:val="16"/>
                        </w:rPr>
                        <w:delText>0.79 - 2.59</w:delText>
                      </w:r>
                    </w:del>
                  </w:ins>
                </w:p>
              </w:tc>
            </w:tr>
            <w:tr w:rsidR="00D83E9A" w:rsidRPr="00D83E9A" w:rsidDel="00E2396A" w14:paraId="76803058" w14:textId="6AA6FC52" w:rsidTr="00EA4956">
              <w:tblPrEx>
                <w:tblPrExChange w:id="1395" w:author="Christopher Boyer" w:date="2015-07-10T16:46:00Z">
                  <w:tblPrEx>
                    <w:tblW w:w="11562" w:type="dxa"/>
                    <w:tblLayout w:type="fixed"/>
                  </w:tblPrEx>
                </w:tblPrExChange>
              </w:tblPrEx>
              <w:trPr>
                <w:trHeight w:val="300"/>
                <w:ins w:id="1396" w:author="Ashwin Vasan" w:date="2015-07-09T15:28:00Z"/>
                <w:del w:id="1397" w:author="Christopher Boyer" w:date="2015-07-11T00:08:00Z"/>
                <w:trPrChange w:id="1398"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399" w:author="Christopher Boyer" w:date="2015-07-10T16:46:00Z">
                    <w:tcPr>
                      <w:tcW w:w="755" w:type="pct"/>
                      <w:gridSpan w:val="2"/>
                      <w:tcBorders>
                        <w:top w:val="nil"/>
                        <w:left w:val="nil"/>
                        <w:bottom w:val="nil"/>
                        <w:right w:val="nil"/>
                      </w:tcBorders>
                      <w:shd w:val="clear" w:color="auto" w:fill="auto"/>
                      <w:noWrap/>
                      <w:vAlign w:val="bottom"/>
                      <w:hideMark/>
                    </w:tcPr>
                  </w:tcPrChange>
                </w:tcPr>
                <w:p w14:paraId="462C6F92" w14:textId="06F57B4D" w:rsidR="00D83E9A" w:rsidRPr="00D83E9A" w:rsidDel="00E2396A" w:rsidRDefault="00D83E9A" w:rsidP="00D83E9A">
                  <w:pPr>
                    <w:rPr>
                      <w:ins w:id="1400" w:author="Ashwin Vasan" w:date="2015-07-09T15:28:00Z"/>
                      <w:del w:id="1401" w:author="Christopher Boyer" w:date="2015-07-11T00:08:00Z"/>
                      <w:rFonts w:ascii="Helvetica Neue" w:eastAsia="Times New Roman" w:hAnsi="Helvetica Neue" w:cs="Times New Roman"/>
                      <w:color w:val="000000"/>
                      <w:sz w:val="16"/>
                      <w:szCs w:val="16"/>
                    </w:rPr>
                  </w:pPr>
                  <w:ins w:id="1402" w:author="Ashwin Vasan" w:date="2015-07-09T15:28:00Z">
                    <w:del w:id="1403" w:author="Christopher Boyer" w:date="2015-07-11T00:08:00Z">
                      <w:r w:rsidRPr="00D83E9A" w:rsidDel="00E2396A">
                        <w:rPr>
                          <w:rFonts w:ascii="Helvetica Neue" w:eastAsia="Times New Roman" w:hAnsi="Helvetica Neue" w:cs="Times New Roman"/>
                          <w:color w:val="000000"/>
                          <w:sz w:val="16"/>
                          <w:szCs w:val="16"/>
                        </w:rPr>
                        <w:delText xml:space="preserve">  Yes (Mar. cohort)</w:delText>
                      </w:r>
                    </w:del>
                  </w:ins>
                </w:p>
              </w:tc>
              <w:tc>
                <w:tcPr>
                  <w:tcW w:w="229" w:type="pct"/>
                  <w:tcBorders>
                    <w:top w:val="nil"/>
                    <w:left w:val="nil"/>
                    <w:bottom w:val="nil"/>
                    <w:right w:val="nil"/>
                  </w:tcBorders>
                  <w:shd w:val="clear" w:color="auto" w:fill="auto"/>
                  <w:vAlign w:val="center"/>
                  <w:hideMark/>
                  <w:tcPrChange w:id="1404" w:author="Christopher Boyer" w:date="2015-07-10T16:46:00Z">
                    <w:tcPr>
                      <w:tcW w:w="234" w:type="pct"/>
                      <w:gridSpan w:val="2"/>
                      <w:tcBorders>
                        <w:top w:val="nil"/>
                        <w:left w:val="nil"/>
                        <w:bottom w:val="nil"/>
                        <w:right w:val="nil"/>
                      </w:tcBorders>
                      <w:shd w:val="clear" w:color="auto" w:fill="auto"/>
                      <w:vAlign w:val="center"/>
                      <w:hideMark/>
                    </w:tcPr>
                  </w:tcPrChange>
                </w:tcPr>
                <w:p w14:paraId="31C1209D" w14:textId="04E8598C" w:rsidR="00D83E9A" w:rsidRPr="00D83E9A" w:rsidDel="00E2396A" w:rsidRDefault="00D83E9A" w:rsidP="00D83E9A">
                  <w:pPr>
                    <w:jc w:val="right"/>
                    <w:rPr>
                      <w:ins w:id="1405" w:author="Ashwin Vasan" w:date="2015-07-09T15:28:00Z"/>
                      <w:del w:id="1406" w:author="Christopher Boyer" w:date="2015-07-11T00:08:00Z"/>
                      <w:rFonts w:ascii="Helvetica Neue" w:eastAsia="Times New Roman" w:hAnsi="Helvetica Neue" w:cs="Times New Roman"/>
                      <w:color w:val="262626"/>
                      <w:sz w:val="16"/>
                      <w:szCs w:val="16"/>
                    </w:rPr>
                  </w:pPr>
                  <w:ins w:id="1407" w:author="Ashwin Vasan" w:date="2015-07-09T15:28:00Z">
                    <w:del w:id="1408" w:author="Christopher Boyer" w:date="2015-07-11T00:08:00Z">
                      <w:r w:rsidRPr="00D83E9A" w:rsidDel="00E2396A">
                        <w:rPr>
                          <w:rFonts w:ascii="Helvetica Neue" w:eastAsia="Times New Roman" w:hAnsi="Helvetica Neue" w:cs="Times New Roman"/>
                          <w:color w:val="262626"/>
                          <w:sz w:val="16"/>
                          <w:szCs w:val="16"/>
                        </w:rPr>
                        <w:delText>0.94</w:delText>
                      </w:r>
                    </w:del>
                  </w:ins>
                </w:p>
              </w:tc>
              <w:tc>
                <w:tcPr>
                  <w:tcW w:w="373" w:type="pct"/>
                  <w:tcBorders>
                    <w:top w:val="nil"/>
                    <w:left w:val="nil"/>
                    <w:bottom w:val="nil"/>
                    <w:right w:val="nil"/>
                  </w:tcBorders>
                  <w:shd w:val="clear" w:color="auto" w:fill="auto"/>
                  <w:noWrap/>
                  <w:vAlign w:val="bottom"/>
                  <w:hideMark/>
                  <w:tcPrChange w:id="1409"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90CE214" w14:textId="40023AC9" w:rsidR="00D83E9A" w:rsidRPr="00D83E9A" w:rsidDel="00E2396A" w:rsidRDefault="00D83E9A" w:rsidP="00D83E9A">
                  <w:pPr>
                    <w:jc w:val="right"/>
                    <w:rPr>
                      <w:ins w:id="1410" w:author="Ashwin Vasan" w:date="2015-07-09T15:28:00Z"/>
                      <w:del w:id="1411" w:author="Christopher Boyer" w:date="2015-07-11T00:08:00Z"/>
                      <w:rFonts w:ascii="Helvetica Neue" w:eastAsia="Times New Roman" w:hAnsi="Helvetica Neue" w:cs="Times New Roman"/>
                      <w:color w:val="000000"/>
                      <w:sz w:val="16"/>
                      <w:szCs w:val="16"/>
                    </w:rPr>
                  </w:pPr>
                  <w:ins w:id="1412" w:author="Ashwin Vasan" w:date="2015-07-09T15:28:00Z">
                    <w:del w:id="1413" w:author="Christopher Boyer" w:date="2015-07-11T00:08:00Z">
                      <w:r w:rsidRPr="00D83E9A" w:rsidDel="00E2396A">
                        <w:rPr>
                          <w:rFonts w:ascii="Helvetica Neue" w:eastAsia="Times New Roman" w:hAnsi="Helvetica Neue" w:cs="Times New Roman"/>
                          <w:color w:val="000000"/>
                          <w:sz w:val="16"/>
                          <w:szCs w:val="16"/>
                        </w:rPr>
                        <w:delText>0.49 - 1.78</w:delText>
                      </w:r>
                    </w:del>
                  </w:ins>
                </w:p>
              </w:tc>
              <w:tc>
                <w:tcPr>
                  <w:tcW w:w="108" w:type="pct"/>
                  <w:tcBorders>
                    <w:top w:val="nil"/>
                    <w:left w:val="nil"/>
                    <w:bottom w:val="nil"/>
                    <w:right w:val="nil"/>
                  </w:tcBorders>
                  <w:shd w:val="clear" w:color="auto" w:fill="auto"/>
                  <w:noWrap/>
                  <w:vAlign w:val="bottom"/>
                  <w:hideMark/>
                  <w:tcPrChange w:id="141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E49F833" w14:textId="309617F9" w:rsidR="00D83E9A" w:rsidRPr="00D83E9A" w:rsidDel="00E2396A" w:rsidRDefault="00D83E9A" w:rsidP="00D83E9A">
                  <w:pPr>
                    <w:jc w:val="right"/>
                    <w:rPr>
                      <w:ins w:id="1415" w:author="Ashwin Vasan" w:date="2015-07-09T15:28:00Z"/>
                      <w:del w:id="1416"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noWrap/>
                  <w:vAlign w:val="bottom"/>
                  <w:hideMark/>
                  <w:tcPrChange w:id="1417" w:author="Christopher Boyer" w:date="2015-07-10T16:46:00Z">
                    <w:tcPr>
                      <w:tcW w:w="282" w:type="pct"/>
                      <w:gridSpan w:val="2"/>
                      <w:tcBorders>
                        <w:top w:val="nil"/>
                        <w:left w:val="nil"/>
                        <w:bottom w:val="nil"/>
                        <w:right w:val="nil"/>
                      </w:tcBorders>
                      <w:shd w:val="clear" w:color="auto" w:fill="auto"/>
                      <w:noWrap/>
                      <w:vAlign w:val="bottom"/>
                      <w:hideMark/>
                    </w:tcPr>
                  </w:tcPrChange>
                </w:tcPr>
                <w:p w14:paraId="56C39BAF" w14:textId="09EDE27A" w:rsidR="00D83E9A" w:rsidRPr="00D83E9A" w:rsidDel="00E2396A" w:rsidRDefault="00D83E9A" w:rsidP="00D83E9A">
                  <w:pPr>
                    <w:jc w:val="right"/>
                    <w:rPr>
                      <w:ins w:id="1418" w:author="Ashwin Vasan" w:date="2015-07-09T15:28:00Z"/>
                      <w:del w:id="1419" w:author="Christopher Boyer" w:date="2015-07-11T00:08:00Z"/>
                      <w:rFonts w:ascii="Helvetica Neue" w:eastAsia="Times New Roman" w:hAnsi="Helvetica Neue" w:cs="Times New Roman"/>
                      <w:color w:val="000000"/>
                      <w:sz w:val="16"/>
                      <w:szCs w:val="16"/>
                    </w:rPr>
                  </w:pPr>
                  <w:ins w:id="1420" w:author="Ashwin Vasan" w:date="2015-07-09T15:28:00Z">
                    <w:del w:id="1421" w:author="Christopher Boyer" w:date="2015-07-11T00:08:00Z">
                      <w:r w:rsidRPr="00D83E9A" w:rsidDel="00E2396A">
                        <w:rPr>
                          <w:rFonts w:ascii="Helvetica Neue" w:eastAsia="Times New Roman" w:hAnsi="Helvetica Neue" w:cs="Times New Roman"/>
                          <w:color w:val="000000"/>
                          <w:sz w:val="16"/>
                          <w:szCs w:val="16"/>
                        </w:rPr>
                        <w:delText>1.65</w:delText>
                      </w:r>
                    </w:del>
                  </w:ins>
                </w:p>
              </w:tc>
              <w:tc>
                <w:tcPr>
                  <w:tcW w:w="373" w:type="pct"/>
                  <w:tcBorders>
                    <w:top w:val="nil"/>
                    <w:left w:val="nil"/>
                    <w:bottom w:val="nil"/>
                    <w:right w:val="nil"/>
                  </w:tcBorders>
                  <w:shd w:val="clear" w:color="auto" w:fill="auto"/>
                  <w:noWrap/>
                  <w:vAlign w:val="bottom"/>
                  <w:hideMark/>
                  <w:tcPrChange w:id="1422"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9387CA4" w14:textId="1AA4E9E2" w:rsidR="00D83E9A" w:rsidRPr="00D83E9A" w:rsidDel="00E2396A" w:rsidRDefault="00D83E9A" w:rsidP="00D83E9A">
                  <w:pPr>
                    <w:jc w:val="right"/>
                    <w:rPr>
                      <w:ins w:id="1423" w:author="Ashwin Vasan" w:date="2015-07-09T15:28:00Z"/>
                      <w:del w:id="1424" w:author="Christopher Boyer" w:date="2015-07-11T00:08:00Z"/>
                      <w:rFonts w:ascii="Helvetica Neue" w:eastAsia="Times New Roman" w:hAnsi="Helvetica Neue" w:cs="Times New Roman"/>
                      <w:color w:val="000000"/>
                      <w:sz w:val="16"/>
                      <w:szCs w:val="16"/>
                    </w:rPr>
                  </w:pPr>
                  <w:ins w:id="1425" w:author="Ashwin Vasan" w:date="2015-07-09T15:28:00Z">
                    <w:del w:id="1426" w:author="Christopher Boyer" w:date="2015-07-11T00:08:00Z">
                      <w:r w:rsidRPr="00D83E9A" w:rsidDel="00E2396A">
                        <w:rPr>
                          <w:rFonts w:ascii="Helvetica Neue" w:eastAsia="Times New Roman" w:hAnsi="Helvetica Neue" w:cs="Times New Roman"/>
                          <w:color w:val="000000"/>
                          <w:sz w:val="16"/>
                          <w:szCs w:val="16"/>
                        </w:rPr>
                        <w:delText>0.78 - 3.47</w:delText>
                      </w:r>
                    </w:del>
                  </w:ins>
                </w:p>
              </w:tc>
              <w:tc>
                <w:tcPr>
                  <w:tcW w:w="108" w:type="pct"/>
                  <w:tcBorders>
                    <w:top w:val="nil"/>
                    <w:left w:val="nil"/>
                    <w:bottom w:val="nil"/>
                    <w:right w:val="nil"/>
                  </w:tcBorders>
                  <w:shd w:val="clear" w:color="auto" w:fill="auto"/>
                  <w:noWrap/>
                  <w:vAlign w:val="bottom"/>
                  <w:hideMark/>
                  <w:tcPrChange w:id="1427"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1260EA" w14:textId="43AD4F4E" w:rsidR="00D83E9A" w:rsidRPr="00D83E9A" w:rsidDel="00E2396A" w:rsidRDefault="00D83E9A" w:rsidP="00D83E9A">
                  <w:pPr>
                    <w:rPr>
                      <w:ins w:id="1428" w:author="Ashwin Vasan" w:date="2015-07-09T15:28:00Z"/>
                      <w:del w:id="1429"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430" w:author="Christopher Boyer" w:date="2015-07-10T16:46:00Z">
                    <w:tcPr>
                      <w:tcW w:w="203" w:type="pct"/>
                      <w:gridSpan w:val="2"/>
                      <w:tcBorders>
                        <w:top w:val="nil"/>
                        <w:left w:val="nil"/>
                        <w:bottom w:val="nil"/>
                        <w:right w:val="nil"/>
                      </w:tcBorders>
                      <w:shd w:val="clear" w:color="auto" w:fill="auto"/>
                      <w:noWrap/>
                      <w:vAlign w:val="bottom"/>
                      <w:hideMark/>
                    </w:tcPr>
                  </w:tcPrChange>
                </w:tcPr>
                <w:p w14:paraId="171CD9D6" w14:textId="1D502B00" w:rsidR="00D83E9A" w:rsidRPr="00D83E9A" w:rsidDel="00E2396A" w:rsidRDefault="00D83E9A" w:rsidP="00D83E9A">
                  <w:pPr>
                    <w:jc w:val="right"/>
                    <w:rPr>
                      <w:ins w:id="1431" w:author="Ashwin Vasan" w:date="2015-07-09T15:28:00Z"/>
                      <w:del w:id="1432" w:author="Christopher Boyer" w:date="2015-07-11T00:08:00Z"/>
                      <w:rFonts w:ascii="Helvetica Neue" w:eastAsia="Times New Roman" w:hAnsi="Helvetica Neue" w:cs="Times New Roman"/>
                      <w:color w:val="000000"/>
                      <w:sz w:val="16"/>
                      <w:szCs w:val="16"/>
                    </w:rPr>
                  </w:pPr>
                  <w:ins w:id="1433" w:author="Ashwin Vasan" w:date="2015-07-09T15:28:00Z">
                    <w:del w:id="1434"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Change w:id="1435" w:author="Christopher Boyer" w:date="2015-07-10T16:46:00Z">
                    <w:tcPr>
                      <w:tcW w:w="326" w:type="pct"/>
                      <w:gridSpan w:val="2"/>
                      <w:tcBorders>
                        <w:top w:val="nil"/>
                        <w:left w:val="nil"/>
                        <w:bottom w:val="nil"/>
                        <w:right w:val="nil"/>
                      </w:tcBorders>
                      <w:shd w:val="clear" w:color="auto" w:fill="auto"/>
                      <w:noWrap/>
                      <w:vAlign w:val="bottom"/>
                      <w:hideMark/>
                    </w:tcPr>
                  </w:tcPrChange>
                </w:tcPr>
                <w:p w14:paraId="48DD9EB7" w14:textId="198BE92B" w:rsidR="00D83E9A" w:rsidRPr="00D83E9A" w:rsidDel="00E2396A" w:rsidRDefault="00D83E9A" w:rsidP="00D83E9A">
                  <w:pPr>
                    <w:jc w:val="right"/>
                    <w:rPr>
                      <w:ins w:id="1436" w:author="Ashwin Vasan" w:date="2015-07-09T15:28:00Z"/>
                      <w:del w:id="1437" w:author="Christopher Boyer" w:date="2015-07-11T00:08:00Z"/>
                      <w:rFonts w:ascii="Helvetica Neue" w:eastAsia="Times New Roman" w:hAnsi="Helvetica Neue" w:cs="Times New Roman"/>
                      <w:color w:val="000000"/>
                      <w:sz w:val="16"/>
                      <w:szCs w:val="16"/>
                    </w:rPr>
                  </w:pPr>
                  <w:ins w:id="1438" w:author="Ashwin Vasan" w:date="2015-07-09T15:28:00Z">
                    <w:del w:id="1439"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Change w:id="1440" w:author="Christopher Boyer" w:date="2015-07-10T16:46:00Z">
                    <w:tcPr>
                      <w:tcW w:w="110" w:type="pct"/>
                      <w:gridSpan w:val="2"/>
                      <w:tcBorders>
                        <w:top w:val="nil"/>
                        <w:left w:val="nil"/>
                        <w:bottom w:val="nil"/>
                        <w:right w:val="nil"/>
                      </w:tcBorders>
                      <w:shd w:val="clear" w:color="auto" w:fill="auto"/>
                      <w:noWrap/>
                      <w:vAlign w:val="bottom"/>
                      <w:hideMark/>
                    </w:tcPr>
                  </w:tcPrChange>
                </w:tcPr>
                <w:p w14:paraId="791EA041" w14:textId="277CD50A" w:rsidR="00D83E9A" w:rsidRPr="00D83E9A" w:rsidDel="00E2396A" w:rsidRDefault="00D83E9A" w:rsidP="00D83E9A">
                  <w:pPr>
                    <w:rPr>
                      <w:ins w:id="1441" w:author="Ashwin Vasan" w:date="2015-07-09T15:28:00Z"/>
                      <w:del w:id="1442"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443" w:author="Christopher Boyer" w:date="2015-07-10T16:46:00Z">
                    <w:tcPr>
                      <w:tcW w:w="282" w:type="pct"/>
                      <w:gridSpan w:val="2"/>
                      <w:tcBorders>
                        <w:top w:val="nil"/>
                        <w:left w:val="nil"/>
                        <w:bottom w:val="nil"/>
                        <w:right w:val="nil"/>
                      </w:tcBorders>
                      <w:shd w:val="clear" w:color="auto" w:fill="auto"/>
                      <w:noWrap/>
                      <w:vAlign w:val="bottom"/>
                      <w:hideMark/>
                    </w:tcPr>
                  </w:tcPrChange>
                </w:tcPr>
                <w:p w14:paraId="26F6CC49" w14:textId="21D3138B" w:rsidR="00D83E9A" w:rsidRPr="00D83E9A" w:rsidDel="00E2396A" w:rsidRDefault="00D83E9A" w:rsidP="00D83E9A">
                  <w:pPr>
                    <w:jc w:val="right"/>
                    <w:rPr>
                      <w:ins w:id="1444" w:author="Ashwin Vasan" w:date="2015-07-09T15:28:00Z"/>
                      <w:del w:id="1445" w:author="Christopher Boyer" w:date="2015-07-11T00:08:00Z"/>
                      <w:rFonts w:ascii="Helvetica Neue" w:eastAsia="Times New Roman" w:hAnsi="Helvetica Neue" w:cs="Times New Roman"/>
                      <w:b/>
                      <w:bCs/>
                      <w:color w:val="000000"/>
                      <w:sz w:val="16"/>
                      <w:szCs w:val="16"/>
                    </w:rPr>
                  </w:pPr>
                  <w:ins w:id="1446" w:author="Ashwin Vasan" w:date="2015-07-09T15:28:00Z">
                    <w:del w:id="1447" w:author="Christopher Boyer" w:date="2015-07-11T00:08:00Z">
                      <w:r w:rsidRPr="00D83E9A" w:rsidDel="00E2396A">
                        <w:rPr>
                          <w:rFonts w:ascii="Helvetica Neue" w:eastAsia="Times New Roman" w:hAnsi="Helvetica Neue" w:cs="Times New Roman"/>
                          <w:b/>
                          <w:bCs/>
                          <w:color w:val="000000"/>
                          <w:sz w:val="16"/>
                          <w:szCs w:val="16"/>
                        </w:rPr>
                        <w:delText>1.76***</w:delText>
                      </w:r>
                    </w:del>
                  </w:ins>
                </w:p>
              </w:tc>
              <w:tc>
                <w:tcPr>
                  <w:tcW w:w="406" w:type="pct"/>
                  <w:tcBorders>
                    <w:top w:val="nil"/>
                    <w:left w:val="nil"/>
                    <w:bottom w:val="nil"/>
                    <w:right w:val="nil"/>
                  </w:tcBorders>
                  <w:shd w:val="clear" w:color="auto" w:fill="auto"/>
                  <w:noWrap/>
                  <w:vAlign w:val="bottom"/>
                  <w:hideMark/>
                  <w:tcPrChange w:id="1448" w:author="Christopher Boyer" w:date="2015-07-10T16:46:00Z">
                    <w:tcPr>
                      <w:tcW w:w="414" w:type="pct"/>
                      <w:gridSpan w:val="3"/>
                      <w:tcBorders>
                        <w:top w:val="nil"/>
                        <w:left w:val="nil"/>
                        <w:bottom w:val="nil"/>
                        <w:right w:val="nil"/>
                      </w:tcBorders>
                      <w:shd w:val="clear" w:color="auto" w:fill="auto"/>
                      <w:noWrap/>
                      <w:vAlign w:val="bottom"/>
                      <w:hideMark/>
                    </w:tcPr>
                  </w:tcPrChange>
                </w:tcPr>
                <w:p w14:paraId="6507CAEF" w14:textId="01E30FDB" w:rsidR="00D83E9A" w:rsidRPr="00D83E9A" w:rsidDel="00E2396A" w:rsidRDefault="00D83E9A" w:rsidP="00D83E9A">
                  <w:pPr>
                    <w:jc w:val="right"/>
                    <w:rPr>
                      <w:ins w:id="1449" w:author="Ashwin Vasan" w:date="2015-07-09T15:28:00Z"/>
                      <w:del w:id="1450" w:author="Christopher Boyer" w:date="2015-07-11T00:08:00Z"/>
                      <w:rFonts w:ascii="Helvetica Neue" w:eastAsia="Times New Roman" w:hAnsi="Helvetica Neue" w:cs="Times New Roman"/>
                      <w:color w:val="000000"/>
                      <w:sz w:val="16"/>
                      <w:szCs w:val="16"/>
                    </w:rPr>
                  </w:pPr>
                  <w:ins w:id="1451" w:author="Ashwin Vasan" w:date="2015-07-09T15:28:00Z">
                    <w:del w:id="1452" w:author="Christopher Boyer" w:date="2015-07-11T00:08:00Z">
                      <w:r w:rsidRPr="00D83E9A" w:rsidDel="00E2396A">
                        <w:rPr>
                          <w:rFonts w:ascii="Helvetica Neue" w:eastAsia="Times New Roman" w:hAnsi="Helvetica Neue" w:cs="Times New Roman"/>
                          <w:color w:val="000000"/>
                          <w:sz w:val="16"/>
                          <w:szCs w:val="16"/>
                        </w:rPr>
                        <w:delText>1.42 - 2.18</w:delText>
                      </w:r>
                    </w:del>
                  </w:ins>
                </w:p>
              </w:tc>
              <w:tc>
                <w:tcPr>
                  <w:tcW w:w="108" w:type="pct"/>
                  <w:tcBorders>
                    <w:top w:val="nil"/>
                    <w:left w:val="nil"/>
                    <w:bottom w:val="nil"/>
                    <w:right w:val="nil"/>
                  </w:tcBorders>
                  <w:shd w:val="clear" w:color="auto" w:fill="auto"/>
                  <w:noWrap/>
                  <w:vAlign w:val="bottom"/>
                  <w:hideMark/>
                  <w:tcPrChange w:id="1453" w:author="Christopher Boyer" w:date="2015-07-10T16:46:00Z">
                    <w:tcPr>
                      <w:tcW w:w="110" w:type="pct"/>
                      <w:gridSpan w:val="3"/>
                      <w:tcBorders>
                        <w:top w:val="nil"/>
                        <w:left w:val="nil"/>
                        <w:bottom w:val="nil"/>
                        <w:right w:val="nil"/>
                      </w:tcBorders>
                      <w:shd w:val="clear" w:color="auto" w:fill="auto"/>
                      <w:noWrap/>
                      <w:vAlign w:val="bottom"/>
                      <w:hideMark/>
                    </w:tcPr>
                  </w:tcPrChange>
                </w:tcPr>
                <w:p w14:paraId="7701186D" w14:textId="7EE3FC60" w:rsidR="00D83E9A" w:rsidRPr="00D83E9A" w:rsidDel="00E2396A" w:rsidRDefault="00D83E9A" w:rsidP="00D83E9A">
                  <w:pPr>
                    <w:rPr>
                      <w:ins w:id="1454" w:author="Ashwin Vasan" w:date="2015-07-09T15:28:00Z"/>
                      <w:del w:id="1455"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Change w:id="1456" w:author="Christopher Boyer" w:date="2015-07-10T16:46:00Z">
                    <w:tcPr>
                      <w:tcW w:w="205" w:type="pct"/>
                      <w:gridSpan w:val="3"/>
                      <w:vMerge/>
                      <w:tcBorders>
                        <w:top w:val="nil"/>
                        <w:left w:val="nil"/>
                        <w:bottom w:val="nil"/>
                        <w:right w:val="nil"/>
                      </w:tcBorders>
                      <w:vAlign w:val="center"/>
                      <w:hideMark/>
                    </w:tcPr>
                  </w:tcPrChange>
                </w:tcPr>
                <w:p w14:paraId="0012F321" w14:textId="0B55FB72" w:rsidR="00D83E9A" w:rsidRPr="00D83E9A" w:rsidDel="00E2396A" w:rsidRDefault="00D83E9A" w:rsidP="00D83E9A">
                  <w:pPr>
                    <w:rPr>
                      <w:ins w:id="1457" w:author="Ashwin Vasan" w:date="2015-07-09T15:28:00Z"/>
                      <w:del w:id="1458"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Change w:id="1459" w:author="Christopher Boyer" w:date="2015-07-10T16:46:00Z">
                    <w:tcPr>
                      <w:tcW w:w="324" w:type="pct"/>
                      <w:gridSpan w:val="2"/>
                      <w:vMerge/>
                      <w:tcBorders>
                        <w:top w:val="nil"/>
                        <w:left w:val="nil"/>
                        <w:bottom w:val="nil"/>
                        <w:right w:val="nil"/>
                      </w:tcBorders>
                      <w:vAlign w:val="center"/>
                      <w:hideMark/>
                    </w:tcPr>
                  </w:tcPrChange>
                </w:tcPr>
                <w:p w14:paraId="7205F142" w14:textId="7C9C05AC" w:rsidR="00D83E9A" w:rsidRPr="00D83E9A" w:rsidDel="00E2396A" w:rsidRDefault="00D83E9A" w:rsidP="00D83E9A">
                  <w:pPr>
                    <w:rPr>
                      <w:ins w:id="1460" w:author="Ashwin Vasan" w:date="2015-07-09T15:28:00Z"/>
                      <w:del w:id="1461"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462" w:author="Christopher Boyer" w:date="2015-07-10T16:46:00Z">
                    <w:tcPr>
                      <w:tcW w:w="110" w:type="pct"/>
                      <w:gridSpan w:val="2"/>
                      <w:tcBorders>
                        <w:top w:val="nil"/>
                        <w:left w:val="nil"/>
                        <w:bottom w:val="nil"/>
                        <w:right w:val="nil"/>
                      </w:tcBorders>
                      <w:shd w:val="clear" w:color="auto" w:fill="auto"/>
                      <w:noWrap/>
                      <w:vAlign w:val="bottom"/>
                      <w:hideMark/>
                    </w:tcPr>
                  </w:tcPrChange>
                </w:tcPr>
                <w:p w14:paraId="69055AA0" w14:textId="08929FB5" w:rsidR="00D83E9A" w:rsidRPr="00D83E9A" w:rsidDel="00E2396A" w:rsidRDefault="00D83E9A" w:rsidP="00D83E9A">
                  <w:pPr>
                    <w:rPr>
                      <w:ins w:id="1463" w:author="Ashwin Vasan" w:date="2015-07-09T15:28:00Z"/>
                      <w:del w:id="1464"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465" w:author="Christopher Boyer" w:date="2015-07-10T16:46:00Z">
                    <w:tcPr>
                      <w:tcW w:w="282" w:type="pct"/>
                      <w:gridSpan w:val="2"/>
                      <w:tcBorders>
                        <w:top w:val="nil"/>
                        <w:left w:val="nil"/>
                        <w:bottom w:val="nil"/>
                        <w:right w:val="nil"/>
                      </w:tcBorders>
                      <w:shd w:val="clear" w:color="auto" w:fill="auto"/>
                      <w:noWrap/>
                      <w:vAlign w:val="bottom"/>
                      <w:hideMark/>
                    </w:tcPr>
                  </w:tcPrChange>
                </w:tcPr>
                <w:p w14:paraId="0D72981A" w14:textId="7EAE981A" w:rsidR="00D83E9A" w:rsidRPr="00D83E9A" w:rsidDel="00E2396A" w:rsidRDefault="00D83E9A" w:rsidP="00D83E9A">
                  <w:pPr>
                    <w:jc w:val="right"/>
                    <w:rPr>
                      <w:ins w:id="1466" w:author="Ashwin Vasan" w:date="2015-07-09T15:28:00Z"/>
                      <w:del w:id="1467" w:author="Christopher Boyer" w:date="2015-07-11T00:08:00Z"/>
                      <w:rFonts w:ascii="Helvetica Neue" w:eastAsia="Times New Roman" w:hAnsi="Helvetica Neue" w:cs="Times New Roman"/>
                      <w:b/>
                      <w:bCs/>
                      <w:color w:val="000000"/>
                      <w:sz w:val="16"/>
                      <w:szCs w:val="16"/>
                    </w:rPr>
                  </w:pPr>
                  <w:ins w:id="1468" w:author="Ashwin Vasan" w:date="2015-07-09T15:28:00Z">
                    <w:del w:id="1469" w:author="Christopher Boyer" w:date="2015-07-11T00:08:00Z">
                      <w:r w:rsidRPr="00D83E9A" w:rsidDel="00E2396A">
                        <w:rPr>
                          <w:rFonts w:ascii="Helvetica Neue" w:eastAsia="Times New Roman" w:hAnsi="Helvetica Neue" w:cs="Times New Roman"/>
                          <w:b/>
                          <w:bCs/>
                          <w:color w:val="000000"/>
                          <w:sz w:val="16"/>
                          <w:szCs w:val="16"/>
                        </w:rPr>
                        <w:delText>1.79**</w:delText>
                      </w:r>
                    </w:del>
                  </w:ins>
                </w:p>
              </w:tc>
              <w:tc>
                <w:tcPr>
                  <w:tcW w:w="473" w:type="pct"/>
                  <w:tcBorders>
                    <w:top w:val="nil"/>
                    <w:left w:val="nil"/>
                    <w:bottom w:val="nil"/>
                    <w:right w:val="nil"/>
                  </w:tcBorders>
                  <w:shd w:val="clear" w:color="auto" w:fill="auto"/>
                  <w:noWrap/>
                  <w:vAlign w:val="bottom"/>
                  <w:hideMark/>
                  <w:tcPrChange w:id="147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0041C71C" w14:textId="34E25A17" w:rsidR="00D83E9A" w:rsidRPr="00D83E9A" w:rsidDel="00E2396A" w:rsidRDefault="00D83E9A" w:rsidP="00D83E9A">
                  <w:pPr>
                    <w:jc w:val="right"/>
                    <w:rPr>
                      <w:ins w:id="1471" w:author="Ashwin Vasan" w:date="2015-07-09T15:28:00Z"/>
                      <w:del w:id="1472" w:author="Christopher Boyer" w:date="2015-07-11T00:08:00Z"/>
                      <w:rFonts w:ascii="Helvetica Neue" w:eastAsia="Times New Roman" w:hAnsi="Helvetica Neue" w:cs="Times New Roman"/>
                      <w:color w:val="000000"/>
                      <w:sz w:val="16"/>
                      <w:szCs w:val="16"/>
                    </w:rPr>
                  </w:pPr>
                  <w:ins w:id="1473" w:author="Ashwin Vasan" w:date="2015-07-09T15:28:00Z">
                    <w:del w:id="1474" w:author="Christopher Boyer" w:date="2015-07-11T00:08:00Z">
                      <w:r w:rsidRPr="00D83E9A" w:rsidDel="00E2396A">
                        <w:rPr>
                          <w:rFonts w:ascii="Helvetica Neue" w:eastAsia="Times New Roman" w:hAnsi="Helvetica Neue" w:cs="Times New Roman"/>
                          <w:color w:val="000000"/>
                          <w:sz w:val="16"/>
                          <w:szCs w:val="16"/>
                        </w:rPr>
                        <w:delText>1.16 - 2.73</w:delText>
                      </w:r>
                    </w:del>
                  </w:ins>
                </w:p>
              </w:tc>
            </w:tr>
            <w:tr w:rsidR="00E2396A" w:rsidRPr="00D83E9A" w:rsidDel="00E2396A" w14:paraId="7995BF3B" w14:textId="43516016" w:rsidTr="00EA4956">
              <w:trPr>
                <w:trHeight w:val="300"/>
                <w:ins w:id="1475" w:author="Ashwin Vasan" w:date="2015-07-09T15:28:00Z"/>
                <w:del w:id="1476" w:author="Christopher Boyer" w:date="2015-07-11T00:08:00Z"/>
              </w:trPr>
              <w:tc>
                <w:tcPr>
                  <w:tcW w:w="740" w:type="pct"/>
                  <w:tcBorders>
                    <w:top w:val="nil"/>
                    <w:left w:val="nil"/>
                    <w:bottom w:val="nil"/>
                    <w:right w:val="nil"/>
                  </w:tcBorders>
                  <w:shd w:val="clear" w:color="auto" w:fill="auto"/>
                  <w:noWrap/>
                  <w:vAlign w:val="bottom"/>
                  <w:hideMark/>
                </w:tcPr>
                <w:p w14:paraId="2ECBA27F" w14:textId="390AB4DE" w:rsidR="00D83E9A" w:rsidRPr="00D83E9A" w:rsidDel="00E2396A" w:rsidRDefault="00D83E9A" w:rsidP="00D83E9A">
                  <w:pPr>
                    <w:rPr>
                      <w:ins w:id="1477" w:author="Ashwin Vasan" w:date="2015-07-09T15:28:00Z"/>
                      <w:del w:id="1478" w:author="Christopher Boyer" w:date="2015-07-11T00:08:00Z"/>
                      <w:rFonts w:ascii="Helvetica Neue" w:eastAsia="Times New Roman" w:hAnsi="Helvetica Neue" w:cs="Times New Roman"/>
                      <w:color w:val="000000"/>
                      <w:sz w:val="16"/>
                      <w:szCs w:val="16"/>
                    </w:rPr>
                  </w:pPr>
                  <w:ins w:id="1479" w:author="Ashwin Vasan" w:date="2015-07-09T15:28:00Z">
                    <w:del w:id="1480" w:author="Christopher Boyer" w:date="2015-07-11T00:08:00Z">
                      <w:r w:rsidRPr="00D83E9A" w:rsidDel="00E2396A">
                        <w:rPr>
                          <w:rFonts w:ascii="Helvetica Neue" w:eastAsia="Times New Roman" w:hAnsi="Helvetica Neue" w:cs="Times New Roman"/>
                          <w:color w:val="000000"/>
                          <w:sz w:val="16"/>
                          <w:szCs w:val="16"/>
                        </w:rPr>
                        <w:delText xml:space="preserve">  Yes (Oct. cohort)</w:delText>
                      </w:r>
                    </w:del>
                  </w:ins>
                </w:p>
              </w:tc>
              <w:tc>
                <w:tcPr>
                  <w:tcW w:w="229" w:type="pct"/>
                  <w:tcBorders>
                    <w:top w:val="nil"/>
                    <w:left w:val="nil"/>
                    <w:bottom w:val="nil"/>
                    <w:right w:val="nil"/>
                  </w:tcBorders>
                  <w:shd w:val="clear" w:color="auto" w:fill="auto"/>
                  <w:vAlign w:val="center"/>
                  <w:hideMark/>
                </w:tcPr>
                <w:p w14:paraId="5525B408" w14:textId="4C7AEB4B" w:rsidR="00D83E9A" w:rsidRPr="00D83E9A" w:rsidDel="00E2396A" w:rsidRDefault="00D83E9A" w:rsidP="00D83E9A">
                  <w:pPr>
                    <w:jc w:val="right"/>
                    <w:rPr>
                      <w:ins w:id="1481" w:author="Ashwin Vasan" w:date="2015-07-09T15:28:00Z"/>
                      <w:del w:id="1482" w:author="Christopher Boyer" w:date="2015-07-11T00:08:00Z"/>
                      <w:rFonts w:ascii="Helvetica Neue" w:eastAsia="Times New Roman" w:hAnsi="Helvetica Neue" w:cs="Times New Roman"/>
                      <w:color w:val="262626"/>
                      <w:sz w:val="16"/>
                      <w:szCs w:val="16"/>
                    </w:rPr>
                  </w:pPr>
                  <w:ins w:id="1483" w:author="Ashwin Vasan" w:date="2015-07-09T15:28:00Z">
                    <w:del w:id="1484" w:author="Christopher Boyer" w:date="2015-07-11T00:08:00Z">
                      <w:r w:rsidRPr="00D83E9A" w:rsidDel="00E2396A">
                        <w:rPr>
                          <w:rFonts w:ascii="Helvetica Neue" w:eastAsia="Times New Roman" w:hAnsi="Helvetica Neue" w:cs="Times New Roman"/>
                          <w:color w:val="262626"/>
                          <w:sz w:val="16"/>
                          <w:szCs w:val="16"/>
                        </w:rPr>
                        <w:delText>0.84</w:delText>
                      </w:r>
                    </w:del>
                  </w:ins>
                </w:p>
              </w:tc>
              <w:tc>
                <w:tcPr>
                  <w:tcW w:w="373" w:type="pct"/>
                  <w:tcBorders>
                    <w:top w:val="nil"/>
                    <w:left w:val="nil"/>
                    <w:bottom w:val="nil"/>
                    <w:right w:val="nil"/>
                  </w:tcBorders>
                  <w:shd w:val="clear" w:color="auto" w:fill="auto"/>
                  <w:noWrap/>
                  <w:vAlign w:val="bottom"/>
                  <w:hideMark/>
                </w:tcPr>
                <w:p w14:paraId="22788534" w14:textId="27A37703" w:rsidR="00D83E9A" w:rsidRPr="00D83E9A" w:rsidDel="00E2396A" w:rsidRDefault="00D83E9A" w:rsidP="00D83E9A">
                  <w:pPr>
                    <w:jc w:val="right"/>
                    <w:rPr>
                      <w:ins w:id="1485" w:author="Ashwin Vasan" w:date="2015-07-09T15:28:00Z"/>
                      <w:del w:id="1486" w:author="Christopher Boyer" w:date="2015-07-11T00:08:00Z"/>
                      <w:rFonts w:ascii="Helvetica Neue" w:eastAsia="Times New Roman" w:hAnsi="Helvetica Neue" w:cs="Times New Roman"/>
                      <w:color w:val="000000"/>
                      <w:sz w:val="16"/>
                      <w:szCs w:val="16"/>
                    </w:rPr>
                  </w:pPr>
                  <w:ins w:id="1487" w:author="Ashwin Vasan" w:date="2015-07-09T15:28:00Z">
                    <w:del w:id="1488" w:author="Christopher Boyer" w:date="2015-07-11T00:08:00Z">
                      <w:r w:rsidRPr="00D83E9A" w:rsidDel="00E2396A">
                        <w:rPr>
                          <w:rFonts w:ascii="Helvetica Neue" w:eastAsia="Times New Roman" w:hAnsi="Helvetica Neue" w:cs="Times New Roman"/>
                          <w:color w:val="000000"/>
                          <w:sz w:val="16"/>
                          <w:szCs w:val="16"/>
                        </w:rPr>
                        <w:delText>0.34 - 2.05</w:delText>
                      </w:r>
                    </w:del>
                  </w:ins>
                </w:p>
              </w:tc>
              <w:tc>
                <w:tcPr>
                  <w:tcW w:w="108" w:type="pct"/>
                  <w:tcBorders>
                    <w:top w:val="nil"/>
                    <w:left w:val="nil"/>
                    <w:bottom w:val="nil"/>
                    <w:right w:val="nil"/>
                  </w:tcBorders>
                  <w:shd w:val="clear" w:color="auto" w:fill="auto"/>
                  <w:noWrap/>
                  <w:vAlign w:val="bottom"/>
                  <w:hideMark/>
                </w:tcPr>
                <w:p w14:paraId="049ADDC2" w14:textId="45196636" w:rsidR="00D83E9A" w:rsidRPr="00D83E9A" w:rsidDel="00E2396A" w:rsidRDefault="00D83E9A" w:rsidP="00D83E9A">
                  <w:pPr>
                    <w:jc w:val="right"/>
                    <w:rPr>
                      <w:ins w:id="1489" w:author="Ashwin Vasan" w:date="2015-07-09T15:28:00Z"/>
                      <w:del w:id="149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
                <w:p w14:paraId="443A01FD" w14:textId="2906D9F2" w:rsidR="00D83E9A" w:rsidRPr="00D83E9A" w:rsidDel="00E2396A" w:rsidRDefault="00D83E9A" w:rsidP="00D83E9A">
                  <w:pPr>
                    <w:jc w:val="right"/>
                    <w:rPr>
                      <w:ins w:id="1491" w:author="Ashwin Vasan" w:date="2015-07-09T15:28:00Z"/>
                      <w:del w:id="1492" w:author="Christopher Boyer" w:date="2015-07-11T00:08:00Z"/>
                      <w:rFonts w:ascii="Helvetica Neue" w:eastAsia="Times New Roman" w:hAnsi="Helvetica Neue" w:cs="Times New Roman"/>
                      <w:b/>
                      <w:bCs/>
                      <w:color w:val="262626"/>
                      <w:sz w:val="16"/>
                      <w:szCs w:val="16"/>
                    </w:rPr>
                  </w:pPr>
                  <w:ins w:id="1493" w:author="Ashwin Vasan" w:date="2015-07-09T15:28:00Z">
                    <w:del w:id="1494" w:author="Christopher Boyer" w:date="2015-07-11T00:08:00Z">
                      <w:r w:rsidRPr="00D83E9A" w:rsidDel="00E2396A">
                        <w:rPr>
                          <w:rFonts w:ascii="Helvetica Neue" w:eastAsia="Times New Roman" w:hAnsi="Helvetica Neue" w:cs="Times New Roman"/>
                          <w:b/>
                          <w:bCs/>
                          <w:color w:val="262626"/>
                          <w:sz w:val="16"/>
                          <w:szCs w:val="16"/>
                        </w:rPr>
                        <w:delText>4.22***</w:delText>
                      </w:r>
                    </w:del>
                  </w:ins>
                </w:p>
              </w:tc>
              <w:tc>
                <w:tcPr>
                  <w:tcW w:w="373" w:type="pct"/>
                  <w:tcBorders>
                    <w:top w:val="nil"/>
                    <w:left w:val="nil"/>
                    <w:bottom w:val="nil"/>
                    <w:right w:val="nil"/>
                  </w:tcBorders>
                  <w:shd w:val="clear" w:color="auto" w:fill="auto"/>
                  <w:noWrap/>
                  <w:vAlign w:val="bottom"/>
                  <w:hideMark/>
                </w:tcPr>
                <w:p w14:paraId="006B2EB1" w14:textId="6DE555D3" w:rsidR="00D83E9A" w:rsidRPr="00D83E9A" w:rsidDel="00E2396A" w:rsidRDefault="00D83E9A" w:rsidP="00D83E9A">
                  <w:pPr>
                    <w:jc w:val="right"/>
                    <w:rPr>
                      <w:ins w:id="1495" w:author="Ashwin Vasan" w:date="2015-07-09T15:28:00Z"/>
                      <w:del w:id="1496" w:author="Christopher Boyer" w:date="2015-07-11T00:08:00Z"/>
                      <w:rFonts w:ascii="Helvetica Neue" w:eastAsia="Times New Roman" w:hAnsi="Helvetica Neue" w:cs="Times New Roman"/>
                      <w:color w:val="000000"/>
                      <w:sz w:val="16"/>
                      <w:szCs w:val="16"/>
                    </w:rPr>
                  </w:pPr>
                  <w:ins w:id="1497" w:author="Ashwin Vasan" w:date="2015-07-09T15:28:00Z">
                    <w:del w:id="1498" w:author="Christopher Boyer" w:date="2015-07-11T00:08:00Z">
                      <w:r w:rsidRPr="00D83E9A" w:rsidDel="00E2396A">
                        <w:rPr>
                          <w:rFonts w:ascii="Helvetica Neue" w:eastAsia="Times New Roman" w:hAnsi="Helvetica Neue" w:cs="Times New Roman"/>
                          <w:color w:val="000000"/>
                          <w:sz w:val="16"/>
                          <w:szCs w:val="16"/>
                        </w:rPr>
                        <w:delText>2.11 - 8.39</w:delText>
                      </w:r>
                    </w:del>
                  </w:ins>
                </w:p>
              </w:tc>
              <w:tc>
                <w:tcPr>
                  <w:tcW w:w="108" w:type="pct"/>
                  <w:tcBorders>
                    <w:top w:val="nil"/>
                    <w:left w:val="nil"/>
                    <w:bottom w:val="nil"/>
                    <w:right w:val="nil"/>
                  </w:tcBorders>
                  <w:shd w:val="clear" w:color="auto" w:fill="auto"/>
                  <w:noWrap/>
                  <w:vAlign w:val="bottom"/>
                  <w:hideMark/>
                </w:tcPr>
                <w:p w14:paraId="2AEADF5E" w14:textId="121A6256" w:rsidR="00D83E9A" w:rsidRPr="00D83E9A" w:rsidDel="00E2396A" w:rsidRDefault="00D83E9A" w:rsidP="00D83E9A">
                  <w:pPr>
                    <w:rPr>
                      <w:ins w:id="1499" w:author="Ashwin Vasan" w:date="2015-07-09T15:28:00Z"/>
                      <w:del w:id="1500"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
                <w:p w14:paraId="0F87F34B" w14:textId="101085C7" w:rsidR="00D83E9A" w:rsidRPr="00D83E9A" w:rsidDel="00E2396A" w:rsidRDefault="00D83E9A" w:rsidP="00D83E9A">
                  <w:pPr>
                    <w:jc w:val="right"/>
                    <w:rPr>
                      <w:ins w:id="1501" w:author="Ashwin Vasan" w:date="2015-07-09T15:28:00Z"/>
                      <w:del w:id="1502" w:author="Christopher Boyer" w:date="2015-07-11T00:08:00Z"/>
                      <w:rFonts w:ascii="Helvetica Neue" w:eastAsia="Times New Roman" w:hAnsi="Helvetica Neue" w:cs="Times New Roman"/>
                      <w:color w:val="000000"/>
                      <w:sz w:val="16"/>
                      <w:szCs w:val="16"/>
                    </w:rPr>
                  </w:pPr>
                  <w:ins w:id="1503" w:author="Ashwin Vasan" w:date="2015-07-09T15:28:00Z">
                    <w:del w:id="1504" w:author="Christopher Boyer" w:date="2015-07-11T00:08:00Z">
                      <w:r w:rsidRPr="00D83E9A" w:rsidDel="00E2396A">
                        <w:rPr>
                          <w:rFonts w:ascii="Helvetica Neue" w:eastAsia="Times New Roman" w:hAnsi="Helvetica Neue" w:cs="Times New Roman"/>
                          <w:color w:val="000000"/>
                          <w:sz w:val="16"/>
                          <w:szCs w:val="16"/>
                        </w:rPr>
                        <w:delText>1</w:delText>
                      </w:r>
                    </w:del>
                  </w:ins>
                </w:p>
              </w:tc>
              <w:tc>
                <w:tcPr>
                  <w:tcW w:w="317" w:type="pct"/>
                  <w:tcBorders>
                    <w:top w:val="nil"/>
                    <w:left w:val="nil"/>
                    <w:bottom w:val="nil"/>
                    <w:right w:val="nil"/>
                  </w:tcBorders>
                  <w:shd w:val="clear" w:color="auto" w:fill="auto"/>
                  <w:noWrap/>
                  <w:vAlign w:val="bottom"/>
                  <w:hideMark/>
                </w:tcPr>
                <w:p w14:paraId="6D8D3090" w14:textId="5208A64F" w:rsidR="00D83E9A" w:rsidRPr="00D83E9A" w:rsidDel="00E2396A" w:rsidRDefault="00D83E9A" w:rsidP="00D83E9A">
                  <w:pPr>
                    <w:jc w:val="right"/>
                    <w:rPr>
                      <w:ins w:id="1505" w:author="Ashwin Vasan" w:date="2015-07-09T15:28:00Z"/>
                      <w:del w:id="1506" w:author="Christopher Boyer" w:date="2015-07-11T00:08:00Z"/>
                      <w:rFonts w:ascii="Helvetica Neue" w:eastAsia="Times New Roman" w:hAnsi="Helvetica Neue" w:cs="Times New Roman"/>
                      <w:color w:val="000000"/>
                      <w:sz w:val="16"/>
                      <w:szCs w:val="16"/>
                    </w:rPr>
                  </w:pPr>
                  <w:ins w:id="1507" w:author="Ashwin Vasan" w:date="2015-07-09T15:28:00Z">
                    <w:del w:id="1508" w:author="Christopher Boyer" w:date="2015-07-11T00:08:00Z">
                      <w:r w:rsidRPr="00D83E9A" w:rsidDel="00E2396A">
                        <w:rPr>
                          <w:rFonts w:ascii="Helvetica Neue" w:eastAsia="Times New Roman" w:hAnsi="Helvetica Neue" w:cs="Times New Roman"/>
                          <w:color w:val="000000"/>
                          <w:sz w:val="16"/>
                          <w:szCs w:val="16"/>
                        </w:rPr>
                        <w:delText>ref</w:delText>
                      </w:r>
                    </w:del>
                  </w:ins>
                </w:p>
              </w:tc>
              <w:tc>
                <w:tcPr>
                  <w:tcW w:w="108" w:type="pct"/>
                  <w:tcBorders>
                    <w:top w:val="nil"/>
                    <w:left w:val="nil"/>
                    <w:bottom w:val="nil"/>
                    <w:right w:val="nil"/>
                  </w:tcBorders>
                  <w:shd w:val="clear" w:color="auto" w:fill="auto"/>
                  <w:noWrap/>
                  <w:vAlign w:val="bottom"/>
                  <w:hideMark/>
                </w:tcPr>
                <w:p w14:paraId="5C8D023A" w14:textId="30E104FC" w:rsidR="00D83E9A" w:rsidRPr="00D83E9A" w:rsidDel="00E2396A" w:rsidRDefault="00D83E9A" w:rsidP="00D83E9A">
                  <w:pPr>
                    <w:rPr>
                      <w:ins w:id="1509" w:author="Ashwin Vasan" w:date="2015-07-09T15:28:00Z"/>
                      <w:del w:id="1510"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289B61AF" w14:textId="7905DBD2" w:rsidR="00D83E9A" w:rsidRPr="00D83E9A" w:rsidDel="00E2396A" w:rsidRDefault="00D83E9A" w:rsidP="00D83E9A">
                  <w:pPr>
                    <w:jc w:val="right"/>
                    <w:rPr>
                      <w:ins w:id="1511" w:author="Ashwin Vasan" w:date="2015-07-09T15:28:00Z"/>
                      <w:del w:id="1512" w:author="Christopher Boyer" w:date="2015-07-11T00:08:00Z"/>
                      <w:rFonts w:ascii="Helvetica Neue" w:eastAsia="Times New Roman" w:hAnsi="Helvetica Neue" w:cs="Times New Roman"/>
                      <w:b/>
                      <w:bCs/>
                      <w:color w:val="000000"/>
                      <w:sz w:val="16"/>
                      <w:szCs w:val="16"/>
                    </w:rPr>
                  </w:pPr>
                  <w:ins w:id="1513" w:author="Ashwin Vasan" w:date="2015-07-09T15:28:00Z">
                    <w:del w:id="1514" w:author="Christopher Boyer" w:date="2015-07-11T00:08:00Z">
                      <w:r w:rsidRPr="00D83E9A" w:rsidDel="00E2396A">
                        <w:rPr>
                          <w:rFonts w:ascii="Helvetica Neue" w:eastAsia="Times New Roman" w:hAnsi="Helvetica Neue" w:cs="Times New Roman"/>
                          <w:b/>
                          <w:bCs/>
                          <w:color w:val="000000"/>
                          <w:sz w:val="16"/>
                          <w:szCs w:val="16"/>
                        </w:rPr>
                        <w:delText>5.02***</w:delText>
                      </w:r>
                    </w:del>
                  </w:ins>
                </w:p>
              </w:tc>
              <w:tc>
                <w:tcPr>
                  <w:tcW w:w="406" w:type="pct"/>
                  <w:tcBorders>
                    <w:top w:val="nil"/>
                    <w:left w:val="nil"/>
                    <w:bottom w:val="nil"/>
                    <w:right w:val="nil"/>
                  </w:tcBorders>
                  <w:shd w:val="clear" w:color="auto" w:fill="auto"/>
                  <w:noWrap/>
                  <w:vAlign w:val="bottom"/>
                  <w:hideMark/>
                </w:tcPr>
                <w:p w14:paraId="6BFF3EA7" w14:textId="4EB5FD3F" w:rsidR="00D83E9A" w:rsidRPr="00D83E9A" w:rsidDel="00E2396A" w:rsidRDefault="00D83E9A" w:rsidP="00D83E9A">
                  <w:pPr>
                    <w:jc w:val="right"/>
                    <w:rPr>
                      <w:ins w:id="1515" w:author="Ashwin Vasan" w:date="2015-07-09T15:28:00Z"/>
                      <w:del w:id="1516" w:author="Christopher Boyer" w:date="2015-07-11T00:08:00Z"/>
                      <w:rFonts w:ascii="Helvetica Neue" w:eastAsia="Times New Roman" w:hAnsi="Helvetica Neue" w:cs="Times New Roman"/>
                      <w:color w:val="000000"/>
                      <w:sz w:val="16"/>
                      <w:szCs w:val="16"/>
                    </w:rPr>
                  </w:pPr>
                  <w:ins w:id="1517" w:author="Ashwin Vasan" w:date="2015-07-09T15:28:00Z">
                    <w:del w:id="1518" w:author="Christopher Boyer" w:date="2015-07-11T00:08:00Z">
                      <w:r w:rsidRPr="00D83E9A" w:rsidDel="00E2396A">
                        <w:rPr>
                          <w:rFonts w:ascii="Helvetica Neue" w:eastAsia="Times New Roman" w:hAnsi="Helvetica Neue" w:cs="Times New Roman"/>
                          <w:color w:val="000000"/>
                          <w:sz w:val="16"/>
                          <w:szCs w:val="16"/>
                        </w:rPr>
                        <w:delText>2.35 - 10.74</w:delText>
                      </w:r>
                    </w:del>
                  </w:ins>
                </w:p>
              </w:tc>
              <w:tc>
                <w:tcPr>
                  <w:tcW w:w="108" w:type="pct"/>
                  <w:tcBorders>
                    <w:top w:val="nil"/>
                    <w:left w:val="nil"/>
                    <w:bottom w:val="nil"/>
                    <w:right w:val="nil"/>
                  </w:tcBorders>
                  <w:shd w:val="clear" w:color="auto" w:fill="auto"/>
                  <w:noWrap/>
                  <w:vAlign w:val="bottom"/>
                  <w:hideMark/>
                </w:tcPr>
                <w:p w14:paraId="3A1382D5" w14:textId="36C12C89" w:rsidR="00D83E9A" w:rsidRPr="00D83E9A" w:rsidDel="00E2396A" w:rsidRDefault="00D83E9A" w:rsidP="00D83E9A">
                  <w:pPr>
                    <w:rPr>
                      <w:ins w:id="1519" w:author="Ashwin Vasan" w:date="2015-07-09T15:28:00Z"/>
                      <w:del w:id="1520" w:author="Christopher Boyer" w:date="2015-07-11T00:08:00Z"/>
                      <w:rFonts w:ascii="Helvetica Neue" w:eastAsia="Times New Roman" w:hAnsi="Helvetica Neue" w:cs="Times New Roman"/>
                      <w:color w:val="000000"/>
                      <w:sz w:val="16"/>
                      <w:szCs w:val="16"/>
                    </w:rPr>
                  </w:pPr>
                </w:p>
              </w:tc>
              <w:tc>
                <w:tcPr>
                  <w:tcW w:w="204" w:type="pct"/>
                  <w:vMerge/>
                  <w:tcBorders>
                    <w:top w:val="nil"/>
                    <w:left w:val="nil"/>
                    <w:bottom w:val="nil"/>
                    <w:right w:val="nil"/>
                  </w:tcBorders>
                  <w:vAlign w:val="center"/>
                  <w:hideMark/>
                </w:tcPr>
                <w:p w14:paraId="198EEA17" w14:textId="2BD644A9" w:rsidR="00D83E9A" w:rsidRPr="00D83E9A" w:rsidDel="00E2396A" w:rsidRDefault="00D83E9A" w:rsidP="00D83E9A">
                  <w:pPr>
                    <w:rPr>
                      <w:ins w:id="1521" w:author="Ashwin Vasan" w:date="2015-07-09T15:28:00Z"/>
                      <w:del w:id="1522" w:author="Christopher Boyer" w:date="2015-07-11T00:08:00Z"/>
                      <w:rFonts w:ascii="Helvetica Neue" w:eastAsia="Times New Roman" w:hAnsi="Helvetica Neue" w:cs="Times New Roman"/>
                      <w:color w:val="000000"/>
                      <w:sz w:val="16"/>
                      <w:szCs w:val="16"/>
                    </w:rPr>
                  </w:pPr>
                </w:p>
              </w:tc>
              <w:tc>
                <w:tcPr>
                  <w:tcW w:w="314" w:type="pct"/>
                  <w:vMerge/>
                  <w:tcBorders>
                    <w:top w:val="nil"/>
                    <w:left w:val="nil"/>
                    <w:bottom w:val="nil"/>
                    <w:right w:val="nil"/>
                  </w:tcBorders>
                  <w:vAlign w:val="center"/>
                  <w:hideMark/>
                </w:tcPr>
                <w:p w14:paraId="1AB73D7D" w14:textId="5614C669" w:rsidR="00D83E9A" w:rsidRPr="00D83E9A" w:rsidDel="00E2396A" w:rsidRDefault="00D83E9A" w:rsidP="00D83E9A">
                  <w:pPr>
                    <w:rPr>
                      <w:ins w:id="1523" w:author="Ashwin Vasan" w:date="2015-07-09T15:28:00Z"/>
                      <w:del w:id="152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
                <w:p w14:paraId="02BEA2AE" w14:textId="760C7AC4" w:rsidR="00D83E9A" w:rsidRPr="00D83E9A" w:rsidDel="00E2396A" w:rsidRDefault="00D83E9A" w:rsidP="00D83E9A">
                  <w:pPr>
                    <w:rPr>
                      <w:ins w:id="1525" w:author="Ashwin Vasan" w:date="2015-07-09T15:28:00Z"/>
                      <w:del w:id="1526"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
                <w:p w14:paraId="66739E83" w14:textId="2C485942" w:rsidR="00D83E9A" w:rsidRPr="00D83E9A" w:rsidDel="00E2396A" w:rsidRDefault="00D83E9A" w:rsidP="00D83E9A">
                  <w:pPr>
                    <w:jc w:val="right"/>
                    <w:rPr>
                      <w:ins w:id="1527" w:author="Ashwin Vasan" w:date="2015-07-09T15:28:00Z"/>
                      <w:del w:id="1528" w:author="Christopher Boyer" w:date="2015-07-11T00:08:00Z"/>
                      <w:rFonts w:ascii="Helvetica Neue" w:eastAsia="Times New Roman" w:hAnsi="Helvetica Neue" w:cs="Times New Roman"/>
                      <w:b/>
                      <w:bCs/>
                      <w:color w:val="000000"/>
                      <w:sz w:val="16"/>
                      <w:szCs w:val="16"/>
                    </w:rPr>
                  </w:pPr>
                  <w:ins w:id="1529" w:author="Ashwin Vasan" w:date="2015-07-09T15:28:00Z">
                    <w:del w:id="1530" w:author="Christopher Boyer" w:date="2015-07-11T00:08:00Z">
                      <w:r w:rsidRPr="00D83E9A" w:rsidDel="00E2396A">
                        <w:rPr>
                          <w:rFonts w:ascii="Helvetica Neue" w:eastAsia="Times New Roman" w:hAnsi="Helvetica Neue" w:cs="Times New Roman"/>
                          <w:b/>
                          <w:bCs/>
                          <w:color w:val="000000"/>
                          <w:sz w:val="16"/>
                          <w:szCs w:val="16"/>
                        </w:rPr>
                        <w:delText>4.55***</w:delText>
                      </w:r>
                    </w:del>
                  </w:ins>
                </w:p>
              </w:tc>
              <w:tc>
                <w:tcPr>
                  <w:tcW w:w="473" w:type="pct"/>
                  <w:tcBorders>
                    <w:top w:val="nil"/>
                    <w:left w:val="nil"/>
                    <w:bottom w:val="nil"/>
                    <w:right w:val="nil"/>
                  </w:tcBorders>
                  <w:shd w:val="clear" w:color="auto" w:fill="auto"/>
                  <w:noWrap/>
                  <w:vAlign w:val="bottom"/>
                  <w:hideMark/>
                </w:tcPr>
                <w:p w14:paraId="7C94F55C" w14:textId="662562EF" w:rsidR="00D83E9A" w:rsidRPr="00D83E9A" w:rsidDel="00E2396A" w:rsidRDefault="00D83E9A" w:rsidP="00D83E9A">
                  <w:pPr>
                    <w:jc w:val="right"/>
                    <w:rPr>
                      <w:ins w:id="1531" w:author="Ashwin Vasan" w:date="2015-07-09T15:28:00Z"/>
                      <w:del w:id="1532" w:author="Christopher Boyer" w:date="2015-07-11T00:08:00Z"/>
                      <w:rFonts w:ascii="Helvetica Neue" w:eastAsia="Times New Roman" w:hAnsi="Helvetica Neue" w:cs="Times New Roman"/>
                      <w:color w:val="000000"/>
                      <w:sz w:val="16"/>
                      <w:szCs w:val="16"/>
                    </w:rPr>
                  </w:pPr>
                  <w:ins w:id="1533" w:author="Ashwin Vasan" w:date="2015-07-09T15:28:00Z">
                    <w:del w:id="1534" w:author="Christopher Boyer" w:date="2015-07-11T00:08:00Z">
                      <w:r w:rsidRPr="00D83E9A" w:rsidDel="00E2396A">
                        <w:rPr>
                          <w:rFonts w:ascii="Helvetica Neue" w:eastAsia="Times New Roman" w:hAnsi="Helvetica Neue" w:cs="Times New Roman"/>
                          <w:color w:val="000000"/>
                          <w:sz w:val="16"/>
                          <w:szCs w:val="16"/>
                        </w:rPr>
                        <w:delText>2.69 - 7.72</w:delText>
                      </w:r>
                    </w:del>
                  </w:ins>
                </w:p>
              </w:tc>
            </w:tr>
            <w:tr w:rsidR="00D83E9A" w:rsidRPr="00D83E9A" w:rsidDel="00E2396A" w14:paraId="69306460" w14:textId="472593BF" w:rsidTr="00EA4956">
              <w:tblPrEx>
                <w:tblPrExChange w:id="1535" w:author="Christopher Boyer" w:date="2015-07-10T16:46:00Z">
                  <w:tblPrEx>
                    <w:tblW w:w="11562" w:type="dxa"/>
                    <w:tblLayout w:type="fixed"/>
                  </w:tblPrEx>
                </w:tblPrExChange>
              </w:tblPrEx>
              <w:trPr>
                <w:trHeight w:val="300"/>
                <w:ins w:id="1536" w:author="Ashwin Vasan" w:date="2015-07-09T15:28:00Z"/>
                <w:del w:id="1537" w:author="Christopher Boyer" w:date="2015-07-11T00:08:00Z"/>
                <w:trPrChange w:id="1538" w:author="Christopher Boyer" w:date="2015-07-10T16:46:00Z">
                  <w:trPr>
                    <w:gridAfter w:val="0"/>
                    <w:trHeight w:val="300"/>
                  </w:trPr>
                </w:trPrChange>
              </w:trPr>
              <w:tc>
                <w:tcPr>
                  <w:tcW w:w="740" w:type="pct"/>
                  <w:tcBorders>
                    <w:top w:val="nil"/>
                    <w:left w:val="nil"/>
                    <w:bottom w:val="nil"/>
                    <w:right w:val="nil"/>
                  </w:tcBorders>
                  <w:shd w:val="clear" w:color="auto" w:fill="auto"/>
                  <w:noWrap/>
                  <w:vAlign w:val="bottom"/>
                  <w:hideMark/>
                  <w:tcPrChange w:id="1539" w:author="Christopher Boyer" w:date="2015-07-10T16:46:00Z">
                    <w:tcPr>
                      <w:tcW w:w="755" w:type="pct"/>
                      <w:gridSpan w:val="2"/>
                      <w:tcBorders>
                        <w:top w:val="nil"/>
                        <w:left w:val="nil"/>
                        <w:bottom w:val="nil"/>
                        <w:right w:val="nil"/>
                      </w:tcBorders>
                      <w:shd w:val="clear" w:color="auto" w:fill="auto"/>
                      <w:noWrap/>
                      <w:vAlign w:val="bottom"/>
                      <w:hideMark/>
                    </w:tcPr>
                  </w:tcPrChange>
                </w:tcPr>
                <w:p w14:paraId="00D64189" w14:textId="23E01019" w:rsidR="00D83E9A" w:rsidRPr="00D83E9A" w:rsidDel="00E2396A" w:rsidRDefault="00D83E9A" w:rsidP="00D83E9A">
                  <w:pPr>
                    <w:rPr>
                      <w:ins w:id="1540" w:author="Ashwin Vasan" w:date="2015-07-09T15:28:00Z"/>
                      <w:del w:id="1541" w:author="Christopher Boyer" w:date="2015-07-11T00:08:00Z"/>
                      <w:rFonts w:ascii="Helvetica Neue" w:eastAsia="Times New Roman" w:hAnsi="Helvetica Neue" w:cs="Times New Roman"/>
                      <w:color w:val="000000"/>
                      <w:sz w:val="16"/>
                      <w:szCs w:val="16"/>
                    </w:rPr>
                  </w:pPr>
                </w:p>
              </w:tc>
              <w:tc>
                <w:tcPr>
                  <w:tcW w:w="229" w:type="pct"/>
                  <w:tcBorders>
                    <w:top w:val="nil"/>
                    <w:left w:val="nil"/>
                    <w:bottom w:val="nil"/>
                    <w:right w:val="nil"/>
                  </w:tcBorders>
                  <w:shd w:val="clear" w:color="auto" w:fill="auto"/>
                  <w:vAlign w:val="center"/>
                  <w:hideMark/>
                  <w:tcPrChange w:id="1542" w:author="Christopher Boyer" w:date="2015-07-10T16:46:00Z">
                    <w:tcPr>
                      <w:tcW w:w="234" w:type="pct"/>
                      <w:gridSpan w:val="2"/>
                      <w:tcBorders>
                        <w:top w:val="nil"/>
                        <w:left w:val="nil"/>
                        <w:bottom w:val="nil"/>
                        <w:right w:val="nil"/>
                      </w:tcBorders>
                      <w:shd w:val="clear" w:color="auto" w:fill="auto"/>
                      <w:vAlign w:val="center"/>
                      <w:hideMark/>
                    </w:tcPr>
                  </w:tcPrChange>
                </w:tcPr>
                <w:p w14:paraId="369CC511" w14:textId="65D65C55" w:rsidR="00D83E9A" w:rsidRPr="00D83E9A" w:rsidDel="00E2396A" w:rsidRDefault="00D83E9A" w:rsidP="00D83E9A">
                  <w:pPr>
                    <w:jc w:val="right"/>
                    <w:rPr>
                      <w:ins w:id="1543" w:author="Ashwin Vasan" w:date="2015-07-09T15:28:00Z"/>
                      <w:del w:id="1544" w:author="Christopher Boyer" w:date="2015-07-11T00:08:00Z"/>
                      <w:rFonts w:ascii="Helvetica Neue" w:eastAsia="Times New Roman" w:hAnsi="Helvetica Neue" w:cs="Times New Roman"/>
                      <w:color w:val="262626"/>
                      <w:sz w:val="16"/>
                      <w:szCs w:val="16"/>
                    </w:rPr>
                  </w:pPr>
                </w:p>
              </w:tc>
              <w:tc>
                <w:tcPr>
                  <w:tcW w:w="373" w:type="pct"/>
                  <w:tcBorders>
                    <w:top w:val="nil"/>
                    <w:left w:val="nil"/>
                    <w:bottom w:val="nil"/>
                    <w:right w:val="nil"/>
                  </w:tcBorders>
                  <w:shd w:val="clear" w:color="auto" w:fill="auto"/>
                  <w:noWrap/>
                  <w:vAlign w:val="bottom"/>
                  <w:hideMark/>
                  <w:tcPrChange w:id="1545" w:author="Christopher Boyer" w:date="2015-07-10T16:46:00Z">
                    <w:tcPr>
                      <w:tcW w:w="381" w:type="pct"/>
                      <w:gridSpan w:val="2"/>
                      <w:tcBorders>
                        <w:top w:val="nil"/>
                        <w:left w:val="nil"/>
                        <w:bottom w:val="nil"/>
                        <w:right w:val="nil"/>
                      </w:tcBorders>
                      <w:shd w:val="clear" w:color="auto" w:fill="auto"/>
                      <w:noWrap/>
                      <w:vAlign w:val="bottom"/>
                      <w:hideMark/>
                    </w:tcPr>
                  </w:tcPrChange>
                </w:tcPr>
                <w:p w14:paraId="3740DBAB" w14:textId="6BA10D21" w:rsidR="00D83E9A" w:rsidRPr="00D83E9A" w:rsidDel="00E2396A" w:rsidRDefault="00D83E9A" w:rsidP="00D83E9A">
                  <w:pPr>
                    <w:jc w:val="right"/>
                    <w:rPr>
                      <w:ins w:id="1546" w:author="Ashwin Vasan" w:date="2015-07-09T15:28:00Z"/>
                      <w:del w:id="1547"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48" w:author="Christopher Boyer" w:date="2015-07-10T16:46:00Z">
                    <w:tcPr>
                      <w:tcW w:w="110" w:type="pct"/>
                      <w:gridSpan w:val="2"/>
                      <w:tcBorders>
                        <w:top w:val="nil"/>
                        <w:left w:val="nil"/>
                        <w:bottom w:val="nil"/>
                        <w:right w:val="nil"/>
                      </w:tcBorders>
                      <w:shd w:val="clear" w:color="auto" w:fill="auto"/>
                      <w:noWrap/>
                      <w:vAlign w:val="bottom"/>
                      <w:hideMark/>
                    </w:tcPr>
                  </w:tcPrChange>
                </w:tcPr>
                <w:p w14:paraId="4E3800CB" w14:textId="1C81AC8B" w:rsidR="00D83E9A" w:rsidRPr="00D83E9A" w:rsidDel="00E2396A" w:rsidRDefault="00D83E9A" w:rsidP="00D83E9A">
                  <w:pPr>
                    <w:jc w:val="right"/>
                    <w:rPr>
                      <w:ins w:id="1549" w:author="Ashwin Vasan" w:date="2015-07-09T15:28:00Z"/>
                      <w:del w:id="1550" w:author="Christopher Boyer" w:date="2015-07-11T00:08:00Z"/>
                      <w:rFonts w:ascii="Helvetica Neue" w:eastAsia="Times New Roman" w:hAnsi="Helvetica Neue" w:cs="Times New Roman"/>
                      <w:color w:val="000000"/>
                      <w:sz w:val="16"/>
                      <w:szCs w:val="16"/>
                    </w:rPr>
                  </w:pPr>
                </w:p>
              </w:tc>
              <w:tc>
                <w:tcPr>
                  <w:tcW w:w="276" w:type="pct"/>
                  <w:tcBorders>
                    <w:top w:val="nil"/>
                    <w:left w:val="nil"/>
                    <w:bottom w:val="nil"/>
                    <w:right w:val="nil"/>
                  </w:tcBorders>
                  <w:shd w:val="clear" w:color="auto" w:fill="auto"/>
                  <w:vAlign w:val="center"/>
                  <w:hideMark/>
                  <w:tcPrChange w:id="1551" w:author="Christopher Boyer" w:date="2015-07-10T16:46:00Z">
                    <w:tcPr>
                      <w:tcW w:w="282" w:type="pct"/>
                      <w:gridSpan w:val="2"/>
                      <w:tcBorders>
                        <w:top w:val="nil"/>
                        <w:left w:val="nil"/>
                        <w:bottom w:val="nil"/>
                        <w:right w:val="nil"/>
                      </w:tcBorders>
                      <w:shd w:val="clear" w:color="auto" w:fill="auto"/>
                      <w:vAlign w:val="center"/>
                      <w:hideMark/>
                    </w:tcPr>
                  </w:tcPrChange>
                </w:tcPr>
                <w:p w14:paraId="55834522" w14:textId="35C50638" w:rsidR="00D83E9A" w:rsidRPr="00D83E9A" w:rsidDel="00E2396A" w:rsidRDefault="00D83E9A" w:rsidP="00D83E9A">
                  <w:pPr>
                    <w:jc w:val="right"/>
                    <w:rPr>
                      <w:ins w:id="1552" w:author="Ashwin Vasan" w:date="2015-07-09T15:28:00Z"/>
                      <w:del w:id="1553" w:author="Christopher Boyer" w:date="2015-07-11T00:08:00Z"/>
                      <w:rFonts w:ascii="Helvetica Neue" w:eastAsia="Times New Roman" w:hAnsi="Helvetica Neue" w:cs="Times New Roman"/>
                      <w:b/>
                      <w:bCs/>
                      <w:color w:val="262626"/>
                      <w:sz w:val="16"/>
                      <w:szCs w:val="16"/>
                    </w:rPr>
                  </w:pPr>
                </w:p>
              </w:tc>
              <w:tc>
                <w:tcPr>
                  <w:tcW w:w="373" w:type="pct"/>
                  <w:tcBorders>
                    <w:top w:val="nil"/>
                    <w:left w:val="nil"/>
                    <w:bottom w:val="nil"/>
                    <w:right w:val="nil"/>
                  </w:tcBorders>
                  <w:shd w:val="clear" w:color="auto" w:fill="auto"/>
                  <w:noWrap/>
                  <w:vAlign w:val="bottom"/>
                  <w:hideMark/>
                  <w:tcPrChange w:id="1554" w:author="Christopher Boyer" w:date="2015-07-10T16:46:00Z">
                    <w:tcPr>
                      <w:tcW w:w="381" w:type="pct"/>
                      <w:gridSpan w:val="3"/>
                      <w:tcBorders>
                        <w:top w:val="nil"/>
                        <w:left w:val="nil"/>
                        <w:bottom w:val="nil"/>
                        <w:right w:val="nil"/>
                      </w:tcBorders>
                      <w:shd w:val="clear" w:color="auto" w:fill="auto"/>
                      <w:noWrap/>
                      <w:vAlign w:val="bottom"/>
                      <w:hideMark/>
                    </w:tcPr>
                  </w:tcPrChange>
                </w:tcPr>
                <w:p w14:paraId="28001DF1" w14:textId="628C753F" w:rsidR="00D83E9A" w:rsidRPr="00D83E9A" w:rsidDel="00E2396A" w:rsidRDefault="00D83E9A" w:rsidP="00D83E9A">
                  <w:pPr>
                    <w:jc w:val="right"/>
                    <w:rPr>
                      <w:ins w:id="1555" w:author="Ashwin Vasan" w:date="2015-07-09T15:28:00Z"/>
                      <w:del w:id="1556"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57" w:author="Christopher Boyer" w:date="2015-07-10T16:46:00Z">
                    <w:tcPr>
                      <w:tcW w:w="110" w:type="pct"/>
                      <w:gridSpan w:val="3"/>
                      <w:tcBorders>
                        <w:top w:val="nil"/>
                        <w:left w:val="nil"/>
                        <w:bottom w:val="nil"/>
                        <w:right w:val="nil"/>
                      </w:tcBorders>
                      <w:shd w:val="clear" w:color="auto" w:fill="auto"/>
                      <w:noWrap/>
                      <w:vAlign w:val="bottom"/>
                      <w:hideMark/>
                    </w:tcPr>
                  </w:tcPrChange>
                </w:tcPr>
                <w:p w14:paraId="2789724E" w14:textId="417AE919" w:rsidR="00D83E9A" w:rsidRPr="00D83E9A" w:rsidDel="00E2396A" w:rsidRDefault="00D83E9A" w:rsidP="00D83E9A">
                  <w:pPr>
                    <w:rPr>
                      <w:ins w:id="1558" w:author="Ashwin Vasan" w:date="2015-07-09T15:28:00Z"/>
                      <w:del w:id="1559" w:author="Christopher Boyer" w:date="2015-07-11T00:08:00Z"/>
                      <w:rFonts w:ascii="Helvetica Neue" w:eastAsia="Times New Roman" w:hAnsi="Helvetica Neue" w:cs="Times New Roman"/>
                      <w:color w:val="000000"/>
                      <w:sz w:val="16"/>
                      <w:szCs w:val="16"/>
                    </w:rPr>
                  </w:pPr>
                </w:p>
              </w:tc>
              <w:tc>
                <w:tcPr>
                  <w:tcW w:w="202" w:type="pct"/>
                  <w:tcBorders>
                    <w:top w:val="nil"/>
                    <w:left w:val="nil"/>
                    <w:bottom w:val="nil"/>
                    <w:right w:val="nil"/>
                  </w:tcBorders>
                  <w:shd w:val="clear" w:color="auto" w:fill="auto"/>
                  <w:noWrap/>
                  <w:vAlign w:val="bottom"/>
                  <w:hideMark/>
                  <w:tcPrChange w:id="1560" w:author="Christopher Boyer" w:date="2015-07-10T16:46:00Z">
                    <w:tcPr>
                      <w:tcW w:w="203" w:type="pct"/>
                      <w:gridSpan w:val="2"/>
                      <w:tcBorders>
                        <w:top w:val="nil"/>
                        <w:left w:val="nil"/>
                        <w:bottom w:val="nil"/>
                        <w:right w:val="nil"/>
                      </w:tcBorders>
                      <w:shd w:val="clear" w:color="auto" w:fill="auto"/>
                      <w:noWrap/>
                      <w:vAlign w:val="bottom"/>
                      <w:hideMark/>
                    </w:tcPr>
                  </w:tcPrChange>
                </w:tcPr>
                <w:p w14:paraId="5EF2E650" w14:textId="234D3D8C" w:rsidR="00D83E9A" w:rsidRPr="00D83E9A" w:rsidDel="00E2396A" w:rsidRDefault="00D83E9A" w:rsidP="00D83E9A">
                  <w:pPr>
                    <w:rPr>
                      <w:ins w:id="1561" w:author="Ashwin Vasan" w:date="2015-07-09T15:28:00Z"/>
                      <w:del w:id="1562" w:author="Christopher Boyer" w:date="2015-07-11T00:08:00Z"/>
                      <w:rFonts w:ascii="Helvetica Neue" w:eastAsia="Times New Roman" w:hAnsi="Helvetica Neue" w:cs="Times New Roman"/>
                      <w:color w:val="000000"/>
                      <w:sz w:val="16"/>
                      <w:szCs w:val="16"/>
                    </w:rPr>
                  </w:pPr>
                </w:p>
              </w:tc>
              <w:tc>
                <w:tcPr>
                  <w:tcW w:w="317" w:type="pct"/>
                  <w:tcBorders>
                    <w:top w:val="nil"/>
                    <w:left w:val="nil"/>
                    <w:bottom w:val="nil"/>
                    <w:right w:val="nil"/>
                  </w:tcBorders>
                  <w:shd w:val="clear" w:color="auto" w:fill="auto"/>
                  <w:noWrap/>
                  <w:vAlign w:val="bottom"/>
                  <w:hideMark/>
                  <w:tcPrChange w:id="1563" w:author="Christopher Boyer" w:date="2015-07-10T16:46:00Z">
                    <w:tcPr>
                      <w:tcW w:w="326" w:type="pct"/>
                      <w:gridSpan w:val="2"/>
                      <w:tcBorders>
                        <w:top w:val="nil"/>
                        <w:left w:val="nil"/>
                        <w:bottom w:val="nil"/>
                        <w:right w:val="nil"/>
                      </w:tcBorders>
                      <w:shd w:val="clear" w:color="auto" w:fill="auto"/>
                      <w:noWrap/>
                      <w:vAlign w:val="bottom"/>
                      <w:hideMark/>
                    </w:tcPr>
                  </w:tcPrChange>
                </w:tcPr>
                <w:p w14:paraId="277A6BF2" w14:textId="653EF90D" w:rsidR="00D83E9A" w:rsidRPr="00D83E9A" w:rsidDel="00E2396A" w:rsidRDefault="00D83E9A" w:rsidP="00D83E9A">
                  <w:pPr>
                    <w:jc w:val="right"/>
                    <w:rPr>
                      <w:ins w:id="1564" w:author="Ashwin Vasan" w:date="2015-07-09T15:28:00Z"/>
                      <w:del w:id="1565"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66" w:author="Christopher Boyer" w:date="2015-07-10T16:46:00Z">
                    <w:tcPr>
                      <w:tcW w:w="110" w:type="pct"/>
                      <w:gridSpan w:val="2"/>
                      <w:tcBorders>
                        <w:top w:val="nil"/>
                        <w:left w:val="nil"/>
                        <w:bottom w:val="nil"/>
                        <w:right w:val="nil"/>
                      </w:tcBorders>
                      <w:shd w:val="clear" w:color="auto" w:fill="auto"/>
                      <w:noWrap/>
                      <w:vAlign w:val="bottom"/>
                      <w:hideMark/>
                    </w:tcPr>
                  </w:tcPrChange>
                </w:tcPr>
                <w:p w14:paraId="1E8BF76F" w14:textId="3BE555B8" w:rsidR="00D83E9A" w:rsidRPr="00D83E9A" w:rsidDel="00E2396A" w:rsidRDefault="00D83E9A" w:rsidP="00D83E9A">
                  <w:pPr>
                    <w:rPr>
                      <w:ins w:id="1567" w:author="Ashwin Vasan" w:date="2015-07-09T15:28:00Z"/>
                      <w:del w:id="1568"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569" w:author="Christopher Boyer" w:date="2015-07-10T16:46:00Z">
                    <w:tcPr>
                      <w:tcW w:w="282" w:type="pct"/>
                      <w:gridSpan w:val="2"/>
                      <w:tcBorders>
                        <w:top w:val="nil"/>
                        <w:left w:val="nil"/>
                        <w:bottom w:val="nil"/>
                        <w:right w:val="nil"/>
                      </w:tcBorders>
                      <w:shd w:val="clear" w:color="auto" w:fill="auto"/>
                      <w:noWrap/>
                      <w:vAlign w:val="bottom"/>
                      <w:hideMark/>
                    </w:tcPr>
                  </w:tcPrChange>
                </w:tcPr>
                <w:p w14:paraId="7AA032F7" w14:textId="68164032" w:rsidR="00D83E9A" w:rsidRPr="00D83E9A" w:rsidDel="00E2396A" w:rsidRDefault="00D83E9A" w:rsidP="00D83E9A">
                  <w:pPr>
                    <w:jc w:val="right"/>
                    <w:rPr>
                      <w:ins w:id="1570" w:author="Ashwin Vasan" w:date="2015-07-09T15:28:00Z"/>
                      <w:del w:id="1571" w:author="Christopher Boyer" w:date="2015-07-11T00:08:00Z"/>
                      <w:rFonts w:ascii="Helvetica Neue" w:eastAsia="Times New Roman" w:hAnsi="Helvetica Neue" w:cs="Times New Roman"/>
                      <w:b/>
                      <w:bCs/>
                      <w:color w:val="000000"/>
                      <w:sz w:val="16"/>
                      <w:szCs w:val="16"/>
                    </w:rPr>
                  </w:pPr>
                </w:p>
              </w:tc>
              <w:tc>
                <w:tcPr>
                  <w:tcW w:w="406" w:type="pct"/>
                  <w:tcBorders>
                    <w:top w:val="nil"/>
                    <w:left w:val="nil"/>
                    <w:bottom w:val="nil"/>
                    <w:right w:val="nil"/>
                  </w:tcBorders>
                  <w:shd w:val="clear" w:color="auto" w:fill="auto"/>
                  <w:noWrap/>
                  <w:vAlign w:val="bottom"/>
                  <w:hideMark/>
                  <w:tcPrChange w:id="1572" w:author="Christopher Boyer" w:date="2015-07-10T16:46:00Z">
                    <w:tcPr>
                      <w:tcW w:w="414" w:type="pct"/>
                      <w:gridSpan w:val="3"/>
                      <w:tcBorders>
                        <w:top w:val="nil"/>
                        <w:left w:val="nil"/>
                        <w:bottom w:val="nil"/>
                        <w:right w:val="nil"/>
                      </w:tcBorders>
                      <w:shd w:val="clear" w:color="auto" w:fill="auto"/>
                      <w:noWrap/>
                      <w:vAlign w:val="bottom"/>
                      <w:hideMark/>
                    </w:tcPr>
                  </w:tcPrChange>
                </w:tcPr>
                <w:p w14:paraId="6ED01F2B" w14:textId="38A99B87" w:rsidR="00D83E9A" w:rsidRPr="00D83E9A" w:rsidDel="00E2396A" w:rsidRDefault="00D83E9A" w:rsidP="00D83E9A">
                  <w:pPr>
                    <w:jc w:val="right"/>
                    <w:rPr>
                      <w:ins w:id="1573" w:author="Ashwin Vasan" w:date="2015-07-09T15:28:00Z"/>
                      <w:del w:id="1574"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75" w:author="Christopher Boyer" w:date="2015-07-10T16:46:00Z">
                    <w:tcPr>
                      <w:tcW w:w="110" w:type="pct"/>
                      <w:gridSpan w:val="3"/>
                      <w:tcBorders>
                        <w:top w:val="nil"/>
                        <w:left w:val="nil"/>
                        <w:bottom w:val="nil"/>
                        <w:right w:val="nil"/>
                      </w:tcBorders>
                      <w:shd w:val="clear" w:color="auto" w:fill="auto"/>
                      <w:noWrap/>
                      <w:vAlign w:val="bottom"/>
                      <w:hideMark/>
                    </w:tcPr>
                  </w:tcPrChange>
                </w:tcPr>
                <w:p w14:paraId="4148B520" w14:textId="5DC049F5" w:rsidR="00D83E9A" w:rsidRPr="00D83E9A" w:rsidDel="00E2396A" w:rsidRDefault="00D83E9A" w:rsidP="00D83E9A">
                  <w:pPr>
                    <w:rPr>
                      <w:ins w:id="1576" w:author="Ashwin Vasan" w:date="2015-07-09T15:28:00Z"/>
                      <w:del w:id="1577" w:author="Christopher Boyer" w:date="2015-07-11T00:08:00Z"/>
                      <w:rFonts w:ascii="Helvetica Neue" w:eastAsia="Times New Roman" w:hAnsi="Helvetica Neue" w:cs="Times New Roman"/>
                      <w:color w:val="000000"/>
                      <w:sz w:val="16"/>
                      <w:szCs w:val="16"/>
                    </w:rPr>
                  </w:pPr>
                </w:p>
              </w:tc>
              <w:tc>
                <w:tcPr>
                  <w:tcW w:w="204" w:type="pct"/>
                  <w:tcBorders>
                    <w:top w:val="nil"/>
                    <w:left w:val="nil"/>
                    <w:bottom w:val="nil"/>
                    <w:right w:val="nil"/>
                  </w:tcBorders>
                  <w:shd w:val="clear" w:color="auto" w:fill="auto"/>
                  <w:noWrap/>
                  <w:vAlign w:val="center"/>
                  <w:hideMark/>
                  <w:tcPrChange w:id="1578" w:author="Christopher Boyer" w:date="2015-07-10T16:46:00Z">
                    <w:tcPr>
                      <w:tcW w:w="205" w:type="pct"/>
                      <w:gridSpan w:val="3"/>
                      <w:tcBorders>
                        <w:top w:val="nil"/>
                        <w:left w:val="nil"/>
                        <w:bottom w:val="nil"/>
                        <w:right w:val="nil"/>
                      </w:tcBorders>
                      <w:shd w:val="clear" w:color="auto" w:fill="auto"/>
                      <w:noWrap/>
                      <w:vAlign w:val="center"/>
                      <w:hideMark/>
                    </w:tcPr>
                  </w:tcPrChange>
                </w:tcPr>
                <w:p w14:paraId="1D5953E2" w14:textId="34E21385" w:rsidR="00D83E9A" w:rsidRPr="00D83E9A" w:rsidDel="00E2396A" w:rsidRDefault="00D83E9A" w:rsidP="00D83E9A">
                  <w:pPr>
                    <w:jc w:val="right"/>
                    <w:rPr>
                      <w:ins w:id="1579" w:author="Ashwin Vasan" w:date="2015-07-09T15:28:00Z"/>
                      <w:del w:id="1580" w:author="Christopher Boyer" w:date="2015-07-11T00:08:00Z"/>
                      <w:rFonts w:ascii="Helvetica Neue" w:eastAsia="Times New Roman" w:hAnsi="Helvetica Neue" w:cs="Times New Roman"/>
                      <w:color w:val="000000"/>
                      <w:sz w:val="16"/>
                      <w:szCs w:val="16"/>
                    </w:rPr>
                  </w:pPr>
                </w:p>
              </w:tc>
              <w:tc>
                <w:tcPr>
                  <w:tcW w:w="314" w:type="pct"/>
                  <w:tcBorders>
                    <w:top w:val="nil"/>
                    <w:left w:val="nil"/>
                    <w:bottom w:val="nil"/>
                    <w:right w:val="nil"/>
                  </w:tcBorders>
                  <w:shd w:val="clear" w:color="auto" w:fill="auto"/>
                  <w:noWrap/>
                  <w:vAlign w:val="center"/>
                  <w:hideMark/>
                  <w:tcPrChange w:id="1581" w:author="Christopher Boyer" w:date="2015-07-10T16:46:00Z">
                    <w:tcPr>
                      <w:tcW w:w="324" w:type="pct"/>
                      <w:gridSpan w:val="2"/>
                      <w:tcBorders>
                        <w:top w:val="nil"/>
                        <w:left w:val="nil"/>
                        <w:bottom w:val="nil"/>
                        <w:right w:val="nil"/>
                      </w:tcBorders>
                      <w:shd w:val="clear" w:color="auto" w:fill="auto"/>
                      <w:noWrap/>
                      <w:vAlign w:val="center"/>
                      <w:hideMark/>
                    </w:tcPr>
                  </w:tcPrChange>
                </w:tcPr>
                <w:p w14:paraId="06F3D4FB" w14:textId="6013B526" w:rsidR="00D83E9A" w:rsidRPr="00D83E9A" w:rsidDel="00E2396A" w:rsidRDefault="00D83E9A" w:rsidP="00D83E9A">
                  <w:pPr>
                    <w:jc w:val="right"/>
                    <w:rPr>
                      <w:ins w:id="1582" w:author="Ashwin Vasan" w:date="2015-07-09T15:28:00Z"/>
                      <w:del w:id="1583" w:author="Christopher Boyer" w:date="2015-07-11T00:08:00Z"/>
                      <w:rFonts w:ascii="Helvetica Neue" w:eastAsia="Times New Roman" w:hAnsi="Helvetica Neue" w:cs="Times New Roman"/>
                      <w:color w:val="000000"/>
                      <w:sz w:val="16"/>
                      <w:szCs w:val="16"/>
                    </w:rPr>
                  </w:pPr>
                </w:p>
              </w:tc>
              <w:tc>
                <w:tcPr>
                  <w:tcW w:w="108" w:type="pct"/>
                  <w:tcBorders>
                    <w:top w:val="nil"/>
                    <w:left w:val="nil"/>
                    <w:bottom w:val="nil"/>
                    <w:right w:val="nil"/>
                  </w:tcBorders>
                  <w:shd w:val="clear" w:color="auto" w:fill="auto"/>
                  <w:noWrap/>
                  <w:vAlign w:val="bottom"/>
                  <w:hideMark/>
                  <w:tcPrChange w:id="1584" w:author="Christopher Boyer" w:date="2015-07-10T16:46:00Z">
                    <w:tcPr>
                      <w:tcW w:w="110" w:type="pct"/>
                      <w:gridSpan w:val="2"/>
                      <w:tcBorders>
                        <w:top w:val="nil"/>
                        <w:left w:val="nil"/>
                        <w:bottom w:val="nil"/>
                        <w:right w:val="nil"/>
                      </w:tcBorders>
                      <w:shd w:val="clear" w:color="auto" w:fill="auto"/>
                      <w:noWrap/>
                      <w:vAlign w:val="bottom"/>
                      <w:hideMark/>
                    </w:tcPr>
                  </w:tcPrChange>
                </w:tcPr>
                <w:p w14:paraId="533E466C" w14:textId="6F1958DB" w:rsidR="00D83E9A" w:rsidRPr="00D83E9A" w:rsidDel="00E2396A" w:rsidRDefault="00D83E9A" w:rsidP="00D83E9A">
                  <w:pPr>
                    <w:rPr>
                      <w:ins w:id="1585" w:author="Ashwin Vasan" w:date="2015-07-09T15:28:00Z"/>
                      <w:del w:id="1586" w:author="Christopher Boyer" w:date="2015-07-11T00:08:00Z"/>
                      <w:rFonts w:ascii="Calibri" w:eastAsia="Times New Roman" w:hAnsi="Calibri" w:cs="Times New Roman"/>
                      <w:color w:val="000000"/>
                      <w:sz w:val="16"/>
                      <w:szCs w:val="16"/>
                    </w:rPr>
                  </w:pPr>
                </w:p>
              </w:tc>
              <w:tc>
                <w:tcPr>
                  <w:tcW w:w="276" w:type="pct"/>
                  <w:tcBorders>
                    <w:top w:val="nil"/>
                    <w:left w:val="nil"/>
                    <w:bottom w:val="nil"/>
                    <w:right w:val="nil"/>
                  </w:tcBorders>
                  <w:shd w:val="clear" w:color="auto" w:fill="auto"/>
                  <w:noWrap/>
                  <w:vAlign w:val="bottom"/>
                  <w:hideMark/>
                  <w:tcPrChange w:id="1587" w:author="Christopher Boyer" w:date="2015-07-10T16:46:00Z">
                    <w:tcPr>
                      <w:tcW w:w="282" w:type="pct"/>
                      <w:gridSpan w:val="2"/>
                      <w:tcBorders>
                        <w:top w:val="nil"/>
                        <w:left w:val="nil"/>
                        <w:bottom w:val="nil"/>
                        <w:right w:val="nil"/>
                      </w:tcBorders>
                      <w:shd w:val="clear" w:color="auto" w:fill="auto"/>
                      <w:noWrap/>
                      <w:vAlign w:val="bottom"/>
                      <w:hideMark/>
                    </w:tcPr>
                  </w:tcPrChange>
                </w:tcPr>
                <w:p w14:paraId="172081A4" w14:textId="3A72B289" w:rsidR="00D83E9A" w:rsidRPr="00D83E9A" w:rsidDel="00E2396A" w:rsidRDefault="00D83E9A" w:rsidP="00D83E9A">
                  <w:pPr>
                    <w:jc w:val="right"/>
                    <w:rPr>
                      <w:ins w:id="1588" w:author="Ashwin Vasan" w:date="2015-07-09T15:28:00Z"/>
                      <w:del w:id="1589" w:author="Christopher Boyer" w:date="2015-07-11T00:08:00Z"/>
                      <w:rFonts w:ascii="Helvetica Neue" w:eastAsia="Times New Roman" w:hAnsi="Helvetica Neue" w:cs="Times New Roman"/>
                      <w:b/>
                      <w:bCs/>
                      <w:color w:val="000000"/>
                      <w:sz w:val="16"/>
                      <w:szCs w:val="16"/>
                    </w:rPr>
                  </w:pPr>
                </w:p>
              </w:tc>
              <w:tc>
                <w:tcPr>
                  <w:tcW w:w="473" w:type="pct"/>
                  <w:tcBorders>
                    <w:top w:val="nil"/>
                    <w:left w:val="nil"/>
                    <w:bottom w:val="nil"/>
                    <w:right w:val="nil"/>
                  </w:tcBorders>
                  <w:shd w:val="clear" w:color="auto" w:fill="auto"/>
                  <w:noWrap/>
                  <w:vAlign w:val="bottom"/>
                  <w:hideMark/>
                  <w:tcPrChange w:id="1590" w:author="Christopher Boyer" w:date="2015-07-10T16:46:00Z">
                    <w:tcPr>
                      <w:tcW w:w="381" w:type="pct"/>
                      <w:gridSpan w:val="2"/>
                      <w:tcBorders>
                        <w:top w:val="nil"/>
                        <w:left w:val="nil"/>
                        <w:bottom w:val="nil"/>
                        <w:right w:val="nil"/>
                      </w:tcBorders>
                      <w:shd w:val="clear" w:color="auto" w:fill="auto"/>
                      <w:noWrap/>
                      <w:vAlign w:val="bottom"/>
                      <w:hideMark/>
                    </w:tcPr>
                  </w:tcPrChange>
                </w:tcPr>
                <w:p w14:paraId="551A3357" w14:textId="5D37F7AD" w:rsidR="00D83E9A" w:rsidRPr="00D83E9A" w:rsidDel="00E2396A" w:rsidRDefault="00D83E9A" w:rsidP="00D83E9A">
                  <w:pPr>
                    <w:jc w:val="right"/>
                    <w:rPr>
                      <w:ins w:id="1591" w:author="Ashwin Vasan" w:date="2015-07-09T15:28:00Z"/>
                      <w:del w:id="1592" w:author="Christopher Boyer" w:date="2015-07-11T00:08:00Z"/>
                      <w:rFonts w:ascii="Helvetica Neue" w:eastAsia="Times New Roman" w:hAnsi="Helvetica Neue" w:cs="Times New Roman"/>
                      <w:color w:val="000000"/>
                      <w:sz w:val="16"/>
                      <w:szCs w:val="16"/>
                    </w:rPr>
                  </w:pPr>
                </w:p>
              </w:tc>
            </w:tr>
            <w:tr w:rsidR="00E2396A" w:rsidRPr="00D83E9A" w:rsidDel="00E2396A" w14:paraId="5BD09774" w14:textId="28052D75" w:rsidTr="00EA4956">
              <w:trPr>
                <w:trHeight w:val="300"/>
                <w:ins w:id="1593" w:author="Ashwin Vasan" w:date="2015-07-09T15:28:00Z"/>
                <w:del w:id="1594" w:author="Christopher Boyer" w:date="2015-07-11T00:08:00Z"/>
              </w:trPr>
              <w:tc>
                <w:tcPr>
                  <w:tcW w:w="740" w:type="pct"/>
                  <w:tcBorders>
                    <w:top w:val="single" w:sz="4" w:space="0" w:color="auto"/>
                    <w:left w:val="nil"/>
                    <w:bottom w:val="single" w:sz="4" w:space="0" w:color="auto"/>
                    <w:right w:val="nil"/>
                  </w:tcBorders>
                  <w:shd w:val="clear" w:color="000000" w:fill="BFBFBF"/>
                  <w:noWrap/>
                  <w:vAlign w:val="bottom"/>
                  <w:hideMark/>
                </w:tcPr>
                <w:p w14:paraId="00879391" w14:textId="659FFFB6" w:rsidR="00D83E9A" w:rsidRPr="00D83E9A" w:rsidDel="00E2396A" w:rsidRDefault="00D83E9A" w:rsidP="00D83E9A">
                  <w:pPr>
                    <w:rPr>
                      <w:ins w:id="1595" w:author="Ashwin Vasan" w:date="2015-07-09T15:28:00Z"/>
                      <w:del w:id="1596" w:author="Christopher Boyer" w:date="2015-07-11T00:08:00Z"/>
                      <w:rFonts w:ascii="Helvetica Neue" w:eastAsia="Times New Roman" w:hAnsi="Helvetica Neue" w:cs="Times New Roman"/>
                      <w:b/>
                      <w:bCs/>
                      <w:color w:val="000000"/>
                      <w:sz w:val="16"/>
                      <w:szCs w:val="16"/>
                      <w:rPrChange w:id="1597" w:author="Ashwin Vasan" w:date="2015-07-09T15:29:00Z">
                        <w:rPr>
                          <w:ins w:id="1598" w:author="Ashwin Vasan" w:date="2015-07-09T15:28:00Z"/>
                          <w:del w:id="1599" w:author="Christopher Boyer" w:date="2015-07-11T00:08:00Z"/>
                          <w:rFonts w:ascii="Helvetica Neue" w:eastAsia="Times New Roman" w:hAnsi="Helvetica Neue" w:cs="Times New Roman"/>
                          <w:b/>
                          <w:bCs/>
                          <w:color w:val="000000"/>
                          <w:sz w:val="22"/>
                          <w:szCs w:val="22"/>
                        </w:rPr>
                      </w:rPrChange>
                    </w:rPr>
                  </w:pPr>
                  <w:ins w:id="1600" w:author="Ashwin Vasan" w:date="2015-07-09T15:28:00Z">
                    <w:del w:id="1601" w:author="Christopher Boyer" w:date="2015-07-11T00:08:00Z">
                      <w:r w:rsidRPr="00D83E9A" w:rsidDel="00E2396A">
                        <w:rPr>
                          <w:rFonts w:ascii="Helvetica Neue" w:eastAsia="Times New Roman" w:hAnsi="Helvetica Neue" w:cs="Times New Roman"/>
                          <w:b/>
                          <w:bCs/>
                          <w:color w:val="000000"/>
                          <w:sz w:val="16"/>
                          <w:szCs w:val="16"/>
                          <w:rPrChange w:id="1602" w:author="Ashwin Vasan" w:date="2015-07-09T15:29:00Z">
                            <w:rPr>
                              <w:rFonts w:ascii="Helvetica Neue" w:eastAsia="Times New Roman" w:hAnsi="Helvetica Neue" w:cs="Times New Roman"/>
                              <w:b/>
                              <w:bCs/>
                              <w:color w:val="000000"/>
                              <w:sz w:val="22"/>
                              <w:szCs w:val="22"/>
                            </w:rPr>
                          </w:rPrChange>
                        </w:rPr>
                        <w:delText>All nurses (post vs. pre)</w:delText>
                      </w:r>
                    </w:del>
                  </w:ins>
                </w:p>
              </w:tc>
              <w:tc>
                <w:tcPr>
                  <w:tcW w:w="229" w:type="pct"/>
                  <w:tcBorders>
                    <w:top w:val="single" w:sz="4" w:space="0" w:color="auto"/>
                    <w:left w:val="nil"/>
                    <w:bottom w:val="single" w:sz="4" w:space="0" w:color="auto"/>
                    <w:right w:val="nil"/>
                  </w:tcBorders>
                  <w:shd w:val="clear" w:color="000000" w:fill="BFBFBF"/>
                  <w:vAlign w:val="center"/>
                  <w:hideMark/>
                </w:tcPr>
                <w:p w14:paraId="6C34C93C" w14:textId="188BBF51" w:rsidR="00D83E9A" w:rsidRPr="00D83E9A" w:rsidDel="00E2396A" w:rsidRDefault="00D83E9A" w:rsidP="00D83E9A">
                  <w:pPr>
                    <w:jc w:val="right"/>
                    <w:rPr>
                      <w:ins w:id="1603" w:author="Ashwin Vasan" w:date="2015-07-09T15:28:00Z"/>
                      <w:del w:id="1604" w:author="Christopher Boyer" w:date="2015-07-11T00:08:00Z"/>
                      <w:rFonts w:ascii="Helvetica Neue" w:eastAsia="Times New Roman" w:hAnsi="Helvetica Neue" w:cs="Times New Roman"/>
                      <w:color w:val="262626"/>
                      <w:sz w:val="16"/>
                      <w:szCs w:val="16"/>
                      <w:rPrChange w:id="1605" w:author="Ashwin Vasan" w:date="2015-07-09T15:29:00Z">
                        <w:rPr>
                          <w:ins w:id="1606" w:author="Ashwin Vasan" w:date="2015-07-09T15:28:00Z"/>
                          <w:del w:id="1607" w:author="Christopher Boyer" w:date="2015-07-11T00:08:00Z"/>
                          <w:rFonts w:ascii="Helvetica Neue" w:eastAsia="Times New Roman" w:hAnsi="Helvetica Neue" w:cs="Times New Roman"/>
                          <w:color w:val="262626"/>
                          <w:sz w:val="22"/>
                          <w:szCs w:val="22"/>
                        </w:rPr>
                      </w:rPrChange>
                    </w:rPr>
                  </w:pPr>
                  <w:ins w:id="1608" w:author="Ashwin Vasan" w:date="2015-07-09T15:28:00Z">
                    <w:del w:id="1609" w:author="Christopher Boyer" w:date="2015-07-11T00:08:00Z">
                      <w:r w:rsidRPr="00D83E9A" w:rsidDel="00E2396A">
                        <w:rPr>
                          <w:rFonts w:ascii="Helvetica Neue" w:eastAsia="Times New Roman" w:hAnsi="Helvetica Neue" w:cs="Times New Roman"/>
                          <w:color w:val="262626"/>
                          <w:sz w:val="16"/>
                          <w:szCs w:val="16"/>
                          <w:rPrChange w:id="1610" w:author="Ashwin Vasan" w:date="2015-07-09T15:29:00Z">
                            <w:rPr>
                              <w:rFonts w:ascii="Helvetica Neue" w:eastAsia="Times New Roman" w:hAnsi="Helvetica Neue" w:cs="Times New Roman"/>
                              <w:color w:val="262626"/>
                              <w:sz w:val="22"/>
                              <w:szCs w:val="22"/>
                            </w:rPr>
                          </w:rPrChange>
                        </w:rPr>
                        <w:delText>1</w:delText>
                      </w:r>
                    </w:del>
                  </w:ins>
                </w:p>
              </w:tc>
              <w:tc>
                <w:tcPr>
                  <w:tcW w:w="373" w:type="pct"/>
                  <w:tcBorders>
                    <w:top w:val="single" w:sz="4" w:space="0" w:color="auto"/>
                    <w:left w:val="nil"/>
                    <w:bottom w:val="single" w:sz="4" w:space="0" w:color="auto"/>
                    <w:right w:val="nil"/>
                  </w:tcBorders>
                  <w:shd w:val="clear" w:color="000000" w:fill="BFBFBF"/>
                  <w:noWrap/>
                  <w:vAlign w:val="bottom"/>
                  <w:hideMark/>
                </w:tcPr>
                <w:p w14:paraId="4018FF67" w14:textId="16D497A9" w:rsidR="00D83E9A" w:rsidRPr="00D83E9A" w:rsidDel="00E2396A" w:rsidRDefault="00D83E9A" w:rsidP="00D83E9A">
                  <w:pPr>
                    <w:jc w:val="right"/>
                    <w:rPr>
                      <w:ins w:id="1611" w:author="Ashwin Vasan" w:date="2015-07-09T15:28:00Z"/>
                      <w:del w:id="1612" w:author="Christopher Boyer" w:date="2015-07-11T00:08:00Z"/>
                      <w:rFonts w:ascii="Helvetica Neue" w:eastAsia="Times New Roman" w:hAnsi="Helvetica Neue" w:cs="Times New Roman"/>
                      <w:color w:val="000000"/>
                      <w:sz w:val="16"/>
                      <w:szCs w:val="16"/>
                      <w:rPrChange w:id="1613" w:author="Ashwin Vasan" w:date="2015-07-09T15:29:00Z">
                        <w:rPr>
                          <w:ins w:id="1614" w:author="Ashwin Vasan" w:date="2015-07-09T15:28:00Z"/>
                          <w:del w:id="1615" w:author="Christopher Boyer" w:date="2015-07-11T00:08:00Z"/>
                          <w:rFonts w:ascii="Helvetica Neue" w:eastAsia="Times New Roman" w:hAnsi="Helvetica Neue" w:cs="Times New Roman"/>
                          <w:color w:val="000000"/>
                          <w:sz w:val="22"/>
                          <w:szCs w:val="22"/>
                        </w:rPr>
                      </w:rPrChange>
                    </w:rPr>
                  </w:pPr>
                  <w:ins w:id="1616" w:author="Ashwin Vasan" w:date="2015-07-09T15:28:00Z">
                    <w:del w:id="1617" w:author="Christopher Boyer" w:date="2015-07-11T00:08:00Z">
                      <w:r w:rsidRPr="00D83E9A" w:rsidDel="00E2396A">
                        <w:rPr>
                          <w:rFonts w:ascii="Helvetica Neue" w:eastAsia="Times New Roman" w:hAnsi="Helvetica Neue" w:cs="Times New Roman"/>
                          <w:color w:val="000000"/>
                          <w:sz w:val="16"/>
                          <w:szCs w:val="16"/>
                          <w:rPrChange w:id="1618" w:author="Ashwin Vasan" w:date="2015-07-09T15:29:00Z">
                            <w:rPr>
                              <w:rFonts w:ascii="Helvetica Neue" w:eastAsia="Times New Roman" w:hAnsi="Helvetica Neue" w:cs="Times New Roman"/>
                              <w:color w:val="000000"/>
                              <w:sz w:val="22"/>
                              <w:szCs w:val="22"/>
                            </w:rPr>
                          </w:rPrChange>
                        </w:rPr>
                        <w:delText>ref</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1A0AFA7F" w14:textId="27B22964" w:rsidR="00D83E9A" w:rsidRPr="00D83E9A" w:rsidDel="00E2396A" w:rsidRDefault="00D83E9A" w:rsidP="00D83E9A">
                  <w:pPr>
                    <w:jc w:val="right"/>
                    <w:rPr>
                      <w:ins w:id="1619" w:author="Ashwin Vasan" w:date="2015-07-09T15:28:00Z"/>
                      <w:del w:id="1620" w:author="Christopher Boyer" w:date="2015-07-11T00:08:00Z"/>
                      <w:rFonts w:ascii="Helvetica Neue" w:eastAsia="Times New Roman" w:hAnsi="Helvetica Neue" w:cs="Times New Roman"/>
                      <w:color w:val="000000"/>
                      <w:sz w:val="16"/>
                      <w:szCs w:val="16"/>
                      <w:rPrChange w:id="1621" w:author="Ashwin Vasan" w:date="2015-07-09T15:29:00Z">
                        <w:rPr>
                          <w:ins w:id="1622" w:author="Ashwin Vasan" w:date="2015-07-09T15:28:00Z"/>
                          <w:del w:id="1623" w:author="Christopher Boyer" w:date="2015-07-11T00:08:00Z"/>
                          <w:rFonts w:ascii="Helvetica Neue" w:eastAsia="Times New Roman" w:hAnsi="Helvetica Neue" w:cs="Times New Roman"/>
                          <w:color w:val="000000"/>
                          <w:sz w:val="22"/>
                          <w:szCs w:val="22"/>
                        </w:rPr>
                      </w:rPrChange>
                    </w:rPr>
                  </w:pPr>
                  <w:ins w:id="1624" w:author="Ashwin Vasan" w:date="2015-07-09T15:28:00Z">
                    <w:del w:id="1625" w:author="Christopher Boyer" w:date="2015-07-11T00:08:00Z">
                      <w:r w:rsidRPr="00D83E9A" w:rsidDel="00E2396A">
                        <w:rPr>
                          <w:rFonts w:ascii="Helvetica Neue" w:eastAsia="Times New Roman" w:hAnsi="Helvetica Neue" w:cs="Times New Roman"/>
                          <w:color w:val="000000"/>
                          <w:sz w:val="16"/>
                          <w:szCs w:val="16"/>
                          <w:rPrChange w:id="1626" w:author="Ashwin Vasan" w:date="2015-07-09T15:29:00Z">
                            <w:rPr>
                              <w:rFonts w:ascii="Helvetica Neue" w:eastAsia="Times New Roman" w:hAnsi="Helvetica Neue" w:cs="Times New Roman"/>
                              <w:color w:val="000000"/>
                              <w:sz w:val="22"/>
                              <w:szCs w:val="22"/>
                            </w:rPr>
                          </w:rPrChange>
                        </w:rPr>
                        <w:delText> </w:delText>
                      </w:r>
                    </w:del>
                  </w:ins>
                </w:p>
              </w:tc>
              <w:tc>
                <w:tcPr>
                  <w:tcW w:w="276" w:type="pct"/>
                  <w:tcBorders>
                    <w:top w:val="single" w:sz="4" w:space="0" w:color="auto"/>
                    <w:left w:val="nil"/>
                    <w:bottom w:val="single" w:sz="4" w:space="0" w:color="auto"/>
                    <w:right w:val="nil"/>
                  </w:tcBorders>
                  <w:shd w:val="clear" w:color="000000" w:fill="BFBFBF"/>
                  <w:vAlign w:val="center"/>
                  <w:hideMark/>
                </w:tcPr>
                <w:p w14:paraId="32389914" w14:textId="5CF65681" w:rsidR="00D83E9A" w:rsidRPr="00D83E9A" w:rsidDel="00E2396A" w:rsidRDefault="00D83E9A" w:rsidP="00D83E9A">
                  <w:pPr>
                    <w:jc w:val="right"/>
                    <w:rPr>
                      <w:ins w:id="1627" w:author="Ashwin Vasan" w:date="2015-07-09T15:28:00Z"/>
                      <w:del w:id="1628" w:author="Christopher Boyer" w:date="2015-07-11T00:08:00Z"/>
                      <w:rFonts w:ascii="Helvetica Neue" w:eastAsia="Times New Roman" w:hAnsi="Helvetica Neue" w:cs="Times New Roman"/>
                      <w:b/>
                      <w:bCs/>
                      <w:color w:val="262626"/>
                      <w:sz w:val="16"/>
                      <w:szCs w:val="16"/>
                      <w:rPrChange w:id="1629" w:author="Ashwin Vasan" w:date="2015-07-09T15:29:00Z">
                        <w:rPr>
                          <w:ins w:id="1630" w:author="Ashwin Vasan" w:date="2015-07-09T15:28:00Z"/>
                          <w:del w:id="1631" w:author="Christopher Boyer" w:date="2015-07-11T00:08:00Z"/>
                          <w:rFonts w:ascii="Helvetica Neue" w:eastAsia="Times New Roman" w:hAnsi="Helvetica Neue" w:cs="Times New Roman"/>
                          <w:b/>
                          <w:bCs/>
                          <w:color w:val="262626"/>
                          <w:sz w:val="22"/>
                          <w:szCs w:val="22"/>
                        </w:rPr>
                      </w:rPrChange>
                    </w:rPr>
                  </w:pPr>
                  <w:ins w:id="1632" w:author="Ashwin Vasan" w:date="2015-07-09T15:28:00Z">
                    <w:del w:id="1633" w:author="Christopher Boyer" w:date="2015-07-11T00:08:00Z">
                      <w:r w:rsidRPr="00D83E9A" w:rsidDel="00E2396A">
                        <w:rPr>
                          <w:rFonts w:ascii="Helvetica Neue" w:eastAsia="Times New Roman" w:hAnsi="Helvetica Neue" w:cs="Times New Roman"/>
                          <w:b/>
                          <w:bCs/>
                          <w:color w:val="262626"/>
                          <w:sz w:val="16"/>
                          <w:szCs w:val="16"/>
                          <w:rPrChange w:id="1634" w:author="Ashwin Vasan" w:date="2015-07-09T15:29:00Z">
                            <w:rPr>
                              <w:rFonts w:ascii="Helvetica Neue" w:eastAsia="Times New Roman" w:hAnsi="Helvetica Neue" w:cs="Times New Roman"/>
                              <w:b/>
                              <w:bCs/>
                              <w:color w:val="262626"/>
                              <w:sz w:val="22"/>
                              <w:szCs w:val="22"/>
                            </w:rPr>
                          </w:rPrChange>
                        </w:rPr>
                        <w:delText>2.27***</w:delText>
                      </w:r>
                    </w:del>
                  </w:ins>
                </w:p>
              </w:tc>
              <w:tc>
                <w:tcPr>
                  <w:tcW w:w="373" w:type="pct"/>
                  <w:tcBorders>
                    <w:top w:val="single" w:sz="4" w:space="0" w:color="auto"/>
                    <w:left w:val="nil"/>
                    <w:bottom w:val="single" w:sz="4" w:space="0" w:color="auto"/>
                    <w:right w:val="nil"/>
                  </w:tcBorders>
                  <w:shd w:val="clear" w:color="000000" w:fill="BFBFBF"/>
                  <w:noWrap/>
                  <w:vAlign w:val="bottom"/>
                  <w:hideMark/>
                </w:tcPr>
                <w:p w14:paraId="40555DEC" w14:textId="41FB8268" w:rsidR="00D83E9A" w:rsidRPr="00D83E9A" w:rsidDel="00E2396A" w:rsidRDefault="00D83E9A" w:rsidP="00D83E9A">
                  <w:pPr>
                    <w:jc w:val="right"/>
                    <w:rPr>
                      <w:ins w:id="1635" w:author="Ashwin Vasan" w:date="2015-07-09T15:28:00Z"/>
                      <w:del w:id="1636" w:author="Christopher Boyer" w:date="2015-07-11T00:08:00Z"/>
                      <w:rFonts w:ascii="Helvetica Neue" w:eastAsia="Times New Roman" w:hAnsi="Helvetica Neue" w:cs="Times New Roman"/>
                      <w:color w:val="000000"/>
                      <w:sz w:val="16"/>
                      <w:szCs w:val="16"/>
                      <w:rPrChange w:id="1637" w:author="Ashwin Vasan" w:date="2015-07-09T15:29:00Z">
                        <w:rPr>
                          <w:ins w:id="1638" w:author="Ashwin Vasan" w:date="2015-07-09T15:28:00Z"/>
                          <w:del w:id="1639" w:author="Christopher Boyer" w:date="2015-07-11T00:08:00Z"/>
                          <w:rFonts w:ascii="Helvetica Neue" w:eastAsia="Times New Roman" w:hAnsi="Helvetica Neue" w:cs="Times New Roman"/>
                          <w:color w:val="000000"/>
                          <w:sz w:val="22"/>
                          <w:szCs w:val="22"/>
                        </w:rPr>
                      </w:rPrChange>
                    </w:rPr>
                  </w:pPr>
                  <w:ins w:id="1640" w:author="Ashwin Vasan" w:date="2015-07-09T15:28:00Z">
                    <w:del w:id="1641" w:author="Christopher Boyer" w:date="2015-07-11T00:08:00Z">
                      <w:r w:rsidRPr="00D83E9A" w:rsidDel="00E2396A">
                        <w:rPr>
                          <w:rFonts w:ascii="Helvetica Neue" w:eastAsia="Times New Roman" w:hAnsi="Helvetica Neue" w:cs="Times New Roman"/>
                          <w:color w:val="000000"/>
                          <w:sz w:val="16"/>
                          <w:szCs w:val="16"/>
                          <w:rPrChange w:id="1642" w:author="Ashwin Vasan" w:date="2015-07-09T15:29:00Z">
                            <w:rPr>
                              <w:rFonts w:ascii="Helvetica Neue" w:eastAsia="Times New Roman" w:hAnsi="Helvetica Neue" w:cs="Times New Roman"/>
                              <w:color w:val="000000"/>
                              <w:sz w:val="22"/>
                              <w:szCs w:val="22"/>
                            </w:rPr>
                          </w:rPrChange>
                        </w:rPr>
                        <w:delText>1.65 - 3.12</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2600EF6B" w14:textId="291E0229" w:rsidR="00D83E9A" w:rsidRPr="00D83E9A" w:rsidDel="00E2396A" w:rsidRDefault="00D83E9A" w:rsidP="00D83E9A">
                  <w:pPr>
                    <w:rPr>
                      <w:ins w:id="1643" w:author="Ashwin Vasan" w:date="2015-07-09T15:28:00Z"/>
                      <w:del w:id="1644" w:author="Christopher Boyer" w:date="2015-07-11T00:08:00Z"/>
                      <w:rFonts w:ascii="Helvetica Neue" w:eastAsia="Times New Roman" w:hAnsi="Helvetica Neue" w:cs="Times New Roman"/>
                      <w:color w:val="000000"/>
                      <w:sz w:val="16"/>
                      <w:szCs w:val="16"/>
                      <w:rPrChange w:id="1645" w:author="Ashwin Vasan" w:date="2015-07-09T15:29:00Z">
                        <w:rPr>
                          <w:ins w:id="1646" w:author="Ashwin Vasan" w:date="2015-07-09T15:28:00Z"/>
                          <w:del w:id="1647" w:author="Christopher Boyer" w:date="2015-07-11T00:08:00Z"/>
                          <w:rFonts w:ascii="Helvetica Neue" w:eastAsia="Times New Roman" w:hAnsi="Helvetica Neue" w:cs="Times New Roman"/>
                          <w:color w:val="000000"/>
                          <w:sz w:val="22"/>
                          <w:szCs w:val="22"/>
                        </w:rPr>
                      </w:rPrChange>
                    </w:rPr>
                  </w:pPr>
                  <w:ins w:id="1648" w:author="Ashwin Vasan" w:date="2015-07-09T15:28:00Z">
                    <w:del w:id="1649" w:author="Christopher Boyer" w:date="2015-07-11T00:08:00Z">
                      <w:r w:rsidRPr="00D83E9A" w:rsidDel="00E2396A">
                        <w:rPr>
                          <w:rFonts w:ascii="Helvetica Neue" w:eastAsia="Times New Roman" w:hAnsi="Helvetica Neue" w:cs="Times New Roman"/>
                          <w:color w:val="000000"/>
                          <w:sz w:val="16"/>
                          <w:szCs w:val="16"/>
                          <w:rPrChange w:id="1650" w:author="Ashwin Vasan" w:date="2015-07-09T15:29:00Z">
                            <w:rPr>
                              <w:rFonts w:ascii="Helvetica Neue" w:eastAsia="Times New Roman" w:hAnsi="Helvetica Neue" w:cs="Times New Roman"/>
                              <w:color w:val="000000"/>
                              <w:sz w:val="22"/>
                              <w:szCs w:val="22"/>
                            </w:rPr>
                          </w:rPrChange>
                        </w:rPr>
                        <w:delText> </w:delText>
                      </w:r>
                    </w:del>
                  </w:ins>
                </w:p>
              </w:tc>
              <w:tc>
                <w:tcPr>
                  <w:tcW w:w="202" w:type="pct"/>
                  <w:tcBorders>
                    <w:top w:val="single" w:sz="4" w:space="0" w:color="auto"/>
                    <w:left w:val="nil"/>
                    <w:bottom w:val="single" w:sz="4" w:space="0" w:color="auto"/>
                    <w:right w:val="nil"/>
                  </w:tcBorders>
                  <w:shd w:val="clear" w:color="000000" w:fill="BFBFBF"/>
                  <w:noWrap/>
                  <w:vAlign w:val="bottom"/>
                  <w:hideMark/>
                </w:tcPr>
                <w:p w14:paraId="0CED96B1" w14:textId="2BB3D0AF" w:rsidR="00D83E9A" w:rsidRPr="00D83E9A" w:rsidDel="00E2396A" w:rsidRDefault="00D83E9A" w:rsidP="00D83E9A">
                  <w:pPr>
                    <w:rPr>
                      <w:ins w:id="1651" w:author="Ashwin Vasan" w:date="2015-07-09T15:28:00Z"/>
                      <w:del w:id="1652" w:author="Christopher Boyer" w:date="2015-07-11T00:08:00Z"/>
                      <w:rFonts w:ascii="Helvetica Neue" w:eastAsia="Times New Roman" w:hAnsi="Helvetica Neue" w:cs="Times New Roman"/>
                      <w:color w:val="000000"/>
                      <w:sz w:val="16"/>
                      <w:szCs w:val="16"/>
                      <w:rPrChange w:id="1653" w:author="Ashwin Vasan" w:date="2015-07-09T15:29:00Z">
                        <w:rPr>
                          <w:ins w:id="1654" w:author="Ashwin Vasan" w:date="2015-07-09T15:28:00Z"/>
                          <w:del w:id="1655" w:author="Christopher Boyer" w:date="2015-07-11T00:08:00Z"/>
                          <w:rFonts w:ascii="Helvetica Neue" w:eastAsia="Times New Roman" w:hAnsi="Helvetica Neue" w:cs="Times New Roman"/>
                          <w:color w:val="000000"/>
                          <w:sz w:val="22"/>
                          <w:szCs w:val="22"/>
                        </w:rPr>
                      </w:rPrChange>
                    </w:rPr>
                  </w:pPr>
                  <w:ins w:id="1656" w:author="Ashwin Vasan" w:date="2015-07-09T15:28:00Z">
                    <w:del w:id="1657" w:author="Christopher Boyer" w:date="2015-07-11T00:08:00Z">
                      <w:r w:rsidRPr="00D83E9A" w:rsidDel="00E2396A">
                        <w:rPr>
                          <w:rFonts w:ascii="Helvetica Neue" w:eastAsia="Times New Roman" w:hAnsi="Helvetica Neue" w:cs="Times New Roman"/>
                          <w:color w:val="000000"/>
                          <w:sz w:val="16"/>
                          <w:szCs w:val="16"/>
                          <w:rPrChange w:id="1658" w:author="Ashwin Vasan" w:date="2015-07-09T15:29:00Z">
                            <w:rPr>
                              <w:rFonts w:ascii="Helvetica Neue" w:eastAsia="Times New Roman" w:hAnsi="Helvetica Neue" w:cs="Times New Roman"/>
                              <w:color w:val="000000"/>
                              <w:sz w:val="22"/>
                              <w:szCs w:val="22"/>
                            </w:rPr>
                          </w:rPrChange>
                        </w:rPr>
                        <w:delText> </w:delText>
                      </w:r>
                    </w:del>
                  </w:ins>
                </w:p>
              </w:tc>
              <w:tc>
                <w:tcPr>
                  <w:tcW w:w="317" w:type="pct"/>
                  <w:tcBorders>
                    <w:top w:val="single" w:sz="4" w:space="0" w:color="auto"/>
                    <w:left w:val="nil"/>
                    <w:bottom w:val="single" w:sz="4" w:space="0" w:color="auto"/>
                    <w:right w:val="nil"/>
                  </w:tcBorders>
                  <w:shd w:val="clear" w:color="000000" w:fill="BFBFBF"/>
                  <w:noWrap/>
                  <w:vAlign w:val="bottom"/>
                  <w:hideMark/>
                </w:tcPr>
                <w:p w14:paraId="11BACE55" w14:textId="047A7B38" w:rsidR="00D83E9A" w:rsidRPr="00D83E9A" w:rsidDel="00E2396A" w:rsidRDefault="00D83E9A" w:rsidP="00D83E9A">
                  <w:pPr>
                    <w:jc w:val="right"/>
                    <w:rPr>
                      <w:ins w:id="1659" w:author="Ashwin Vasan" w:date="2015-07-09T15:28:00Z"/>
                      <w:del w:id="1660" w:author="Christopher Boyer" w:date="2015-07-11T00:08:00Z"/>
                      <w:rFonts w:ascii="Helvetica Neue" w:eastAsia="Times New Roman" w:hAnsi="Helvetica Neue" w:cs="Times New Roman"/>
                      <w:color w:val="000000"/>
                      <w:sz w:val="16"/>
                      <w:szCs w:val="16"/>
                      <w:rPrChange w:id="1661" w:author="Ashwin Vasan" w:date="2015-07-09T15:29:00Z">
                        <w:rPr>
                          <w:ins w:id="1662" w:author="Ashwin Vasan" w:date="2015-07-09T15:28:00Z"/>
                          <w:del w:id="1663" w:author="Christopher Boyer" w:date="2015-07-11T00:08:00Z"/>
                          <w:rFonts w:ascii="Helvetica Neue" w:eastAsia="Times New Roman" w:hAnsi="Helvetica Neue" w:cs="Times New Roman"/>
                          <w:color w:val="000000"/>
                          <w:sz w:val="22"/>
                          <w:szCs w:val="22"/>
                        </w:rPr>
                      </w:rPrChange>
                    </w:rPr>
                  </w:pPr>
                  <w:ins w:id="1664" w:author="Ashwin Vasan" w:date="2015-07-09T15:28:00Z">
                    <w:del w:id="1665" w:author="Christopher Boyer" w:date="2015-07-11T00:08:00Z">
                      <w:r w:rsidRPr="00D83E9A" w:rsidDel="00E2396A">
                        <w:rPr>
                          <w:rFonts w:ascii="Helvetica Neue" w:eastAsia="Times New Roman" w:hAnsi="Helvetica Neue" w:cs="Times New Roman"/>
                          <w:color w:val="000000"/>
                          <w:sz w:val="16"/>
                          <w:szCs w:val="16"/>
                          <w:rPrChange w:id="1666"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468A580A" w14:textId="4AFF6387" w:rsidR="00D83E9A" w:rsidRPr="00D83E9A" w:rsidDel="00E2396A" w:rsidRDefault="00D83E9A" w:rsidP="00D83E9A">
                  <w:pPr>
                    <w:rPr>
                      <w:ins w:id="1667" w:author="Ashwin Vasan" w:date="2015-07-09T15:28:00Z"/>
                      <w:del w:id="1668" w:author="Christopher Boyer" w:date="2015-07-11T00:08:00Z"/>
                      <w:rFonts w:ascii="Calibri" w:eastAsia="Times New Roman" w:hAnsi="Calibri" w:cs="Times New Roman"/>
                      <w:color w:val="000000"/>
                      <w:sz w:val="16"/>
                      <w:szCs w:val="16"/>
                      <w:rPrChange w:id="1669" w:author="Ashwin Vasan" w:date="2015-07-09T15:29:00Z">
                        <w:rPr>
                          <w:ins w:id="1670" w:author="Ashwin Vasan" w:date="2015-07-09T15:28:00Z"/>
                          <w:del w:id="1671" w:author="Christopher Boyer" w:date="2015-07-11T00:08:00Z"/>
                          <w:rFonts w:ascii="Calibri" w:eastAsia="Times New Roman" w:hAnsi="Calibri" w:cs="Times New Roman"/>
                          <w:color w:val="000000"/>
                        </w:rPr>
                      </w:rPrChange>
                    </w:rPr>
                  </w:pPr>
                  <w:ins w:id="1672" w:author="Ashwin Vasan" w:date="2015-07-09T15:28:00Z">
                    <w:del w:id="1673" w:author="Christopher Boyer" w:date="2015-07-11T00:08:00Z">
                      <w:r w:rsidRPr="00D83E9A" w:rsidDel="00E2396A">
                        <w:rPr>
                          <w:rFonts w:ascii="Calibri" w:eastAsia="Times New Roman" w:hAnsi="Calibri" w:cs="Times New Roman"/>
                          <w:color w:val="000000"/>
                          <w:sz w:val="16"/>
                          <w:szCs w:val="16"/>
                          <w:rPrChange w:id="1674" w:author="Ashwin Vasan" w:date="2015-07-09T15:29:00Z">
                            <w:rPr>
                              <w:rFonts w:ascii="Calibri" w:eastAsia="Times New Roman" w:hAnsi="Calibri" w:cs="Times New Roman"/>
                              <w:color w:val="000000"/>
                            </w:rPr>
                          </w:rPrChange>
                        </w:rPr>
                        <w:delText> </w:delText>
                      </w:r>
                    </w:del>
                  </w:ins>
                </w:p>
              </w:tc>
              <w:tc>
                <w:tcPr>
                  <w:tcW w:w="276" w:type="pct"/>
                  <w:tcBorders>
                    <w:top w:val="single" w:sz="4" w:space="0" w:color="auto"/>
                    <w:left w:val="nil"/>
                    <w:bottom w:val="single" w:sz="4" w:space="0" w:color="auto"/>
                    <w:right w:val="nil"/>
                  </w:tcBorders>
                  <w:shd w:val="clear" w:color="000000" w:fill="BFBFBF"/>
                  <w:noWrap/>
                  <w:vAlign w:val="bottom"/>
                  <w:hideMark/>
                </w:tcPr>
                <w:p w14:paraId="44604436" w14:textId="2ADDADBE" w:rsidR="00D83E9A" w:rsidRPr="00D83E9A" w:rsidDel="00E2396A" w:rsidRDefault="00D83E9A" w:rsidP="00D83E9A">
                  <w:pPr>
                    <w:jc w:val="right"/>
                    <w:rPr>
                      <w:ins w:id="1675" w:author="Ashwin Vasan" w:date="2015-07-09T15:28:00Z"/>
                      <w:del w:id="1676" w:author="Christopher Boyer" w:date="2015-07-11T00:08:00Z"/>
                      <w:rFonts w:ascii="Helvetica Neue" w:eastAsia="Times New Roman" w:hAnsi="Helvetica Neue" w:cs="Times New Roman"/>
                      <w:b/>
                      <w:bCs/>
                      <w:color w:val="000000"/>
                      <w:sz w:val="16"/>
                      <w:szCs w:val="16"/>
                      <w:rPrChange w:id="1677" w:author="Ashwin Vasan" w:date="2015-07-09T15:29:00Z">
                        <w:rPr>
                          <w:ins w:id="1678" w:author="Ashwin Vasan" w:date="2015-07-09T15:28:00Z"/>
                          <w:del w:id="1679" w:author="Christopher Boyer" w:date="2015-07-11T00:08:00Z"/>
                          <w:rFonts w:ascii="Helvetica Neue" w:eastAsia="Times New Roman" w:hAnsi="Helvetica Neue" w:cs="Times New Roman"/>
                          <w:b/>
                          <w:bCs/>
                          <w:color w:val="000000"/>
                          <w:sz w:val="22"/>
                          <w:szCs w:val="22"/>
                        </w:rPr>
                      </w:rPrChange>
                    </w:rPr>
                  </w:pPr>
                  <w:ins w:id="1680" w:author="Ashwin Vasan" w:date="2015-07-09T15:28:00Z">
                    <w:del w:id="1681" w:author="Christopher Boyer" w:date="2015-07-11T00:08:00Z">
                      <w:r w:rsidRPr="00D83E9A" w:rsidDel="00E2396A">
                        <w:rPr>
                          <w:rFonts w:ascii="Helvetica Neue" w:eastAsia="Times New Roman" w:hAnsi="Helvetica Neue" w:cs="Times New Roman"/>
                          <w:b/>
                          <w:bCs/>
                          <w:color w:val="000000"/>
                          <w:sz w:val="16"/>
                          <w:szCs w:val="16"/>
                          <w:rPrChange w:id="1682" w:author="Ashwin Vasan" w:date="2015-07-09T15:29:00Z">
                            <w:rPr>
                              <w:rFonts w:ascii="Helvetica Neue" w:eastAsia="Times New Roman" w:hAnsi="Helvetica Neue" w:cs="Times New Roman"/>
                              <w:b/>
                              <w:bCs/>
                              <w:color w:val="000000"/>
                              <w:sz w:val="22"/>
                              <w:szCs w:val="22"/>
                            </w:rPr>
                          </w:rPrChange>
                        </w:rPr>
                        <w:delText> </w:delText>
                      </w:r>
                    </w:del>
                  </w:ins>
                </w:p>
              </w:tc>
              <w:tc>
                <w:tcPr>
                  <w:tcW w:w="406" w:type="pct"/>
                  <w:tcBorders>
                    <w:top w:val="single" w:sz="4" w:space="0" w:color="auto"/>
                    <w:left w:val="nil"/>
                    <w:bottom w:val="single" w:sz="4" w:space="0" w:color="auto"/>
                    <w:right w:val="nil"/>
                  </w:tcBorders>
                  <w:shd w:val="clear" w:color="000000" w:fill="BFBFBF"/>
                  <w:noWrap/>
                  <w:vAlign w:val="bottom"/>
                  <w:hideMark/>
                </w:tcPr>
                <w:p w14:paraId="3C259785" w14:textId="7A2088A2" w:rsidR="00D83E9A" w:rsidRPr="00D83E9A" w:rsidDel="00E2396A" w:rsidRDefault="00D83E9A" w:rsidP="00D83E9A">
                  <w:pPr>
                    <w:jc w:val="right"/>
                    <w:rPr>
                      <w:ins w:id="1683" w:author="Ashwin Vasan" w:date="2015-07-09T15:28:00Z"/>
                      <w:del w:id="1684" w:author="Christopher Boyer" w:date="2015-07-11T00:08:00Z"/>
                      <w:rFonts w:ascii="Helvetica Neue" w:eastAsia="Times New Roman" w:hAnsi="Helvetica Neue" w:cs="Times New Roman"/>
                      <w:color w:val="000000"/>
                      <w:sz w:val="16"/>
                      <w:szCs w:val="16"/>
                      <w:rPrChange w:id="1685" w:author="Ashwin Vasan" w:date="2015-07-09T15:29:00Z">
                        <w:rPr>
                          <w:ins w:id="1686" w:author="Ashwin Vasan" w:date="2015-07-09T15:28:00Z"/>
                          <w:del w:id="1687" w:author="Christopher Boyer" w:date="2015-07-11T00:08:00Z"/>
                          <w:rFonts w:ascii="Helvetica Neue" w:eastAsia="Times New Roman" w:hAnsi="Helvetica Neue" w:cs="Times New Roman"/>
                          <w:color w:val="000000"/>
                          <w:sz w:val="22"/>
                          <w:szCs w:val="22"/>
                        </w:rPr>
                      </w:rPrChange>
                    </w:rPr>
                  </w:pPr>
                  <w:ins w:id="1688" w:author="Ashwin Vasan" w:date="2015-07-09T15:28:00Z">
                    <w:del w:id="1689" w:author="Christopher Boyer" w:date="2015-07-11T00:08:00Z">
                      <w:r w:rsidRPr="00D83E9A" w:rsidDel="00E2396A">
                        <w:rPr>
                          <w:rFonts w:ascii="Helvetica Neue" w:eastAsia="Times New Roman" w:hAnsi="Helvetica Neue" w:cs="Times New Roman"/>
                          <w:color w:val="000000"/>
                          <w:sz w:val="16"/>
                          <w:szCs w:val="16"/>
                          <w:rPrChange w:id="1690"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0932A33C" w14:textId="5F81048E" w:rsidR="00D83E9A" w:rsidRPr="00D83E9A" w:rsidDel="00E2396A" w:rsidRDefault="00D83E9A" w:rsidP="00D83E9A">
                  <w:pPr>
                    <w:rPr>
                      <w:ins w:id="1691" w:author="Ashwin Vasan" w:date="2015-07-09T15:28:00Z"/>
                      <w:del w:id="1692" w:author="Christopher Boyer" w:date="2015-07-11T00:08:00Z"/>
                      <w:rFonts w:ascii="Helvetica Neue" w:eastAsia="Times New Roman" w:hAnsi="Helvetica Neue" w:cs="Times New Roman"/>
                      <w:color w:val="000000"/>
                      <w:sz w:val="16"/>
                      <w:szCs w:val="16"/>
                      <w:rPrChange w:id="1693" w:author="Ashwin Vasan" w:date="2015-07-09T15:29:00Z">
                        <w:rPr>
                          <w:ins w:id="1694" w:author="Ashwin Vasan" w:date="2015-07-09T15:28:00Z"/>
                          <w:del w:id="1695" w:author="Christopher Boyer" w:date="2015-07-11T00:08:00Z"/>
                          <w:rFonts w:ascii="Helvetica Neue" w:eastAsia="Times New Roman" w:hAnsi="Helvetica Neue" w:cs="Times New Roman"/>
                          <w:color w:val="000000"/>
                          <w:sz w:val="22"/>
                          <w:szCs w:val="22"/>
                        </w:rPr>
                      </w:rPrChange>
                    </w:rPr>
                  </w:pPr>
                  <w:ins w:id="1696" w:author="Ashwin Vasan" w:date="2015-07-09T15:28:00Z">
                    <w:del w:id="1697" w:author="Christopher Boyer" w:date="2015-07-11T00:08:00Z">
                      <w:r w:rsidRPr="00D83E9A" w:rsidDel="00E2396A">
                        <w:rPr>
                          <w:rFonts w:ascii="Helvetica Neue" w:eastAsia="Times New Roman" w:hAnsi="Helvetica Neue" w:cs="Times New Roman"/>
                          <w:color w:val="000000"/>
                          <w:sz w:val="16"/>
                          <w:szCs w:val="16"/>
                          <w:rPrChange w:id="1698" w:author="Ashwin Vasan" w:date="2015-07-09T15:29:00Z">
                            <w:rPr>
                              <w:rFonts w:ascii="Helvetica Neue" w:eastAsia="Times New Roman" w:hAnsi="Helvetica Neue" w:cs="Times New Roman"/>
                              <w:color w:val="000000"/>
                              <w:sz w:val="22"/>
                              <w:szCs w:val="22"/>
                            </w:rPr>
                          </w:rPrChange>
                        </w:rPr>
                        <w:delText> </w:delText>
                      </w:r>
                    </w:del>
                  </w:ins>
                </w:p>
              </w:tc>
              <w:tc>
                <w:tcPr>
                  <w:tcW w:w="204" w:type="pct"/>
                  <w:tcBorders>
                    <w:top w:val="single" w:sz="4" w:space="0" w:color="auto"/>
                    <w:left w:val="nil"/>
                    <w:bottom w:val="single" w:sz="4" w:space="0" w:color="auto"/>
                    <w:right w:val="nil"/>
                  </w:tcBorders>
                  <w:shd w:val="clear" w:color="000000" w:fill="BFBFBF"/>
                  <w:noWrap/>
                  <w:vAlign w:val="center"/>
                  <w:hideMark/>
                </w:tcPr>
                <w:p w14:paraId="76ACE712" w14:textId="4401B638" w:rsidR="00D83E9A" w:rsidRPr="00D83E9A" w:rsidDel="00E2396A" w:rsidRDefault="00D83E9A" w:rsidP="00D83E9A">
                  <w:pPr>
                    <w:rPr>
                      <w:ins w:id="1699" w:author="Ashwin Vasan" w:date="2015-07-09T15:28:00Z"/>
                      <w:del w:id="1700" w:author="Christopher Boyer" w:date="2015-07-11T00:08:00Z"/>
                      <w:rFonts w:ascii="Helvetica Neue" w:eastAsia="Times New Roman" w:hAnsi="Helvetica Neue" w:cs="Times New Roman"/>
                      <w:color w:val="000000"/>
                      <w:sz w:val="16"/>
                      <w:szCs w:val="16"/>
                      <w:rPrChange w:id="1701" w:author="Ashwin Vasan" w:date="2015-07-09T15:29:00Z">
                        <w:rPr>
                          <w:ins w:id="1702" w:author="Ashwin Vasan" w:date="2015-07-09T15:28:00Z"/>
                          <w:del w:id="1703" w:author="Christopher Boyer" w:date="2015-07-11T00:08:00Z"/>
                          <w:rFonts w:ascii="Helvetica Neue" w:eastAsia="Times New Roman" w:hAnsi="Helvetica Neue" w:cs="Times New Roman"/>
                          <w:color w:val="000000"/>
                          <w:sz w:val="22"/>
                          <w:szCs w:val="22"/>
                        </w:rPr>
                      </w:rPrChange>
                    </w:rPr>
                  </w:pPr>
                  <w:ins w:id="1704" w:author="Ashwin Vasan" w:date="2015-07-09T15:28:00Z">
                    <w:del w:id="1705" w:author="Christopher Boyer" w:date="2015-07-11T00:08:00Z">
                      <w:r w:rsidRPr="00D83E9A" w:rsidDel="00E2396A">
                        <w:rPr>
                          <w:rFonts w:ascii="Helvetica Neue" w:eastAsia="Times New Roman" w:hAnsi="Helvetica Neue" w:cs="Times New Roman"/>
                          <w:color w:val="000000"/>
                          <w:sz w:val="16"/>
                          <w:szCs w:val="16"/>
                          <w:rPrChange w:id="1706" w:author="Ashwin Vasan" w:date="2015-07-09T15:29:00Z">
                            <w:rPr>
                              <w:rFonts w:ascii="Helvetica Neue" w:eastAsia="Times New Roman" w:hAnsi="Helvetica Neue" w:cs="Times New Roman"/>
                              <w:color w:val="000000"/>
                              <w:sz w:val="22"/>
                              <w:szCs w:val="22"/>
                            </w:rPr>
                          </w:rPrChange>
                        </w:rPr>
                        <w:delText> </w:delText>
                      </w:r>
                    </w:del>
                  </w:ins>
                </w:p>
              </w:tc>
              <w:tc>
                <w:tcPr>
                  <w:tcW w:w="314" w:type="pct"/>
                  <w:tcBorders>
                    <w:top w:val="single" w:sz="4" w:space="0" w:color="auto"/>
                    <w:left w:val="nil"/>
                    <w:bottom w:val="single" w:sz="4" w:space="0" w:color="auto"/>
                    <w:right w:val="nil"/>
                  </w:tcBorders>
                  <w:shd w:val="clear" w:color="000000" w:fill="BFBFBF"/>
                  <w:noWrap/>
                  <w:vAlign w:val="center"/>
                  <w:hideMark/>
                </w:tcPr>
                <w:p w14:paraId="6229992B" w14:textId="0E1C6D13" w:rsidR="00D83E9A" w:rsidRPr="00D83E9A" w:rsidDel="00E2396A" w:rsidRDefault="00D83E9A" w:rsidP="00D83E9A">
                  <w:pPr>
                    <w:rPr>
                      <w:ins w:id="1707" w:author="Ashwin Vasan" w:date="2015-07-09T15:28:00Z"/>
                      <w:del w:id="1708" w:author="Christopher Boyer" w:date="2015-07-11T00:08:00Z"/>
                      <w:rFonts w:ascii="Helvetica Neue" w:eastAsia="Times New Roman" w:hAnsi="Helvetica Neue" w:cs="Times New Roman"/>
                      <w:color w:val="000000"/>
                      <w:sz w:val="16"/>
                      <w:szCs w:val="16"/>
                      <w:rPrChange w:id="1709" w:author="Ashwin Vasan" w:date="2015-07-09T15:29:00Z">
                        <w:rPr>
                          <w:ins w:id="1710" w:author="Ashwin Vasan" w:date="2015-07-09T15:28:00Z"/>
                          <w:del w:id="1711" w:author="Christopher Boyer" w:date="2015-07-11T00:08:00Z"/>
                          <w:rFonts w:ascii="Helvetica Neue" w:eastAsia="Times New Roman" w:hAnsi="Helvetica Neue" w:cs="Times New Roman"/>
                          <w:color w:val="000000"/>
                          <w:sz w:val="22"/>
                          <w:szCs w:val="22"/>
                        </w:rPr>
                      </w:rPrChange>
                    </w:rPr>
                  </w:pPr>
                  <w:ins w:id="1712" w:author="Ashwin Vasan" w:date="2015-07-09T15:28:00Z">
                    <w:del w:id="1713" w:author="Christopher Boyer" w:date="2015-07-11T00:08:00Z">
                      <w:r w:rsidRPr="00D83E9A" w:rsidDel="00E2396A">
                        <w:rPr>
                          <w:rFonts w:ascii="Helvetica Neue" w:eastAsia="Times New Roman" w:hAnsi="Helvetica Neue" w:cs="Times New Roman"/>
                          <w:color w:val="000000"/>
                          <w:sz w:val="16"/>
                          <w:szCs w:val="16"/>
                          <w:rPrChange w:id="1714" w:author="Ashwin Vasan" w:date="2015-07-09T15:29:00Z">
                            <w:rPr>
                              <w:rFonts w:ascii="Helvetica Neue" w:eastAsia="Times New Roman" w:hAnsi="Helvetica Neue" w:cs="Times New Roman"/>
                              <w:color w:val="000000"/>
                              <w:sz w:val="22"/>
                              <w:szCs w:val="22"/>
                            </w:rPr>
                          </w:rPrChange>
                        </w:rPr>
                        <w:delText> </w:delText>
                      </w:r>
                    </w:del>
                  </w:ins>
                </w:p>
              </w:tc>
              <w:tc>
                <w:tcPr>
                  <w:tcW w:w="108" w:type="pct"/>
                  <w:tcBorders>
                    <w:top w:val="single" w:sz="4" w:space="0" w:color="auto"/>
                    <w:left w:val="nil"/>
                    <w:bottom w:val="single" w:sz="4" w:space="0" w:color="auto"/>
                    <w:right w:val="nil"/>
                  </w:tcBorders>
                  <w:shd w:val="clear" w:color="000000" w:fill="BFBFBF"/>
                  <w:noWrap/>
                  <w:vAlign w:val="bottom"/>
                  <w:hideMark/>
                </w:tcPr>
                <w:p w14:paraId="70E5FBBB" w14:textId="2253CBEA" w:rsidR="00D83E9A" w:rsidRPr="00D83E9A" w:rsidDel="00E2396A" w:rsidRDefault="00D83E9A" w:rsidP="00D83E9A">
                  <w:pPr>
                    <w:rPr>
                      <w:ins w:id="1715" w:author="Ashwin Vasan" w:date="2015-07-09T15:28:00Z"/>
                      <w:del w:id="1716" w:author="Christopher Boyer" w:date="2015-07-11T00:08:00Z"/>
                      <w:rFonts w:ascii="Calibri" w:eastAsia="Times New Roman" w:hAnsi="Calibri" w:cs="Times New Roman"/>
                      <w:color w:val="000000"/>
                      <w:sz w:val="16"/>
                      <w:szCs w:val="16"/>
                      <w:rPrChange w:id="1717" w:author="Ashwin Vasan" w:date="2015-07-09T15:29:00Z">
                        <w:rPr>
                          <w:ins w:id="1718" w:author="Ashwin Vasan" w:date="2015-07-09T15:28:00Z"/>
                          <w:del w:id="1719" w:author="Christopher Boyer" w:date="2015-07-11T00:08:00Z"/>
                          <w:rFonts w:ascii="Calibri" w:eastAsia="Times New Roman" w:hAnsi="Calibri" w:cs="Times New Roman"/>
                          <w:color w:val="000000"/>
                        </w:rPr>
                      </w:rPrChange>
                    </w:rPr>
                  </w:pPr>
                  <w:ins w:id="1720" w:author="Ashwin Vasan" w:date="2015-07-09T15:28:00Z">
                    <w:del w:id="1721" w:author="Christopher Boyer" w:date="2015-07-11T00:08:00Z">
                      <w:r w:rsidRPr="00D83E9A" w:rsidDel="00E2396A">
                        <w:rPr>
                          <w:rFonts w:ascii="Calibri" w:eastAsia="Times New Roman" w:hAnsi="Calibri" w:cs="Times New Roman"/>
                          <w:color w:val="000000"/>
                          <w:sz w:val="16"/>
                          <w:szCs w:val="16"/>
                          <w:rPrChange w:id="1722" w:author="Ashwin Vasan" w:date="2015-07-09T15:29:00Z">
                            <w:rPr>
                              <w:rFonts w:ascii="Calibri" w:eastAsia="Times New Roman" w:hAnsi="Calibri" w:cs="Times New Roman"/>
                              <w:color w:val="000000"/>
                            </w:rPr>
                          </w:rPrChange>
                        </w:rPr>
                        <w:delText> </w:delText>
                      </w:r>
                    </w:del>
                  </w:ins>
                </w:p>
              </w:tc>
              <w:tc>
                <w:tcPr>
                  <w:tcW w:w="276" w:type="pct"/>
                  <w:tcBorders>
                    <w:top w:val="single" w:sz="4" w:space="0" w:color="auto"/>
                    <w:left w:val="nil"/>
                    <w:bottom w:val="single" w:sz="4" w:space="0" w:color="auto"/>
                    <w:right w:val="nil"/>
                  </w:tcBorders>
                  <w:shd w:val="clear" w:color="000000" w:fill="BFBFBF"/>
                  <w:noWrap/>
                  <w:vAlign w:val="bottom"/>
                  <w:hideMark/>
                </w:tcPr>
                <w:p w14:paraId="41F73177" w14:textId="582F7E3C" w:rsidR="00D83E9A" w:rsidRPr="00D83E9A" w:rsidDel="00E2396A" w:rsidRDefault="00D83E9A" w:rsidP="00D83E9A">
                  <w:pPr>
                    <w:jc w:val="right"/>
                    <w:rPr>
                      <w:ins w:id="1723" w:author="Ashwin Vasan" w:date="2015-07-09T15:28:00Z"/>
                      <w:del w:id="1724" w:author="Christopher Boyer" w:date="2015-07-11T00:08:00Z"/>
                      <w:rFonts w:ascii="Helvetica Neue" w:eastAsia="Times New Roman" w:hAnsi="Helvetica Neue" w:cs="Times New Roman"/>
                      <w:b/>
                      <w:bCs/>
                      <w:color w:val="000000"/>
                      <w:sz w:val="16"/>
                      <w:szCs w:val="16"/>
                      <w:rPrChange w:id="1725" w:author="Ashwin Vasan" w:date="2015-07-09T15:29:00Z">
                        <w:rPr>
                          <w:ins w:id="1726" w:author="Ashwin Vasan" w:date="2015-07-09T15:28:00Z"/>
                          <w:del w:id="1727" w:author="Christopher Boyer" w:date="2015-07-11T00:08:00Z"/>
                          <w:rFonts w:ascii="Helvetica Neue" w:eastAsia="Times New Roman" w:hAnsi="Helvetica Neue" w:cs="Times New Roman"/>
                          <w:b/>
                          <w:bCs/>
                          <w:color w:val="000000"/>
                          <w:sz w:val="22"/>
                          <w:szCs w:val="22"/>
                        </w:rPr>
                      </w:rPrChange>
                    </w:rPr>
                  </w:pPr>
                  <w:ins w:id="1728" w:author="Ashwin Vasan" w:date="2015-07-09T15:28:00Z">
                    <w:del w:id="1729" w:author="Christopher Boyer" w:date="2015-07-11T00:08:00Z">
                      <w:r w:rsidRPr="00D83E9A" w:rsidDel="00E2396A">
                        <w:rPr>
                          <w:rFonts w:ascii="Helvetica Neue" w:eastAsia="Times New Roman" w:hAnsi="Helvetica Neue" w:cs="Times New Roman"/>
                          <w:b/>
                          <w:bCs/>
                          <w:color w:val="000000"/>
                          <w:sz w:val="16"/>
                          <w:szCs w:val="16"/>
                          <w:rPrChange w:id="1730" w:author="Ashwin Vasan" w:date="2015-07-09T15:29:00Z">
                            <w:rPr>
                              <w:rFonts w:ascii="Helvetica Neue" w:eastAsia="Times New Roman" w:hAnsi="Helvetica Neue" w:cs="Times New Roman"/>
                              <w:b/>
                              <w:bCs/>
                              <w:color w:val="000000"/>
                              <w:sz w:val="22"/>
                              <w:szCs w:val="22"/>
                            </w:rPr>
                          </w:rPrChange>
                        </w:rPr>
                        <w:delText> </w:delText>
                      </w:r>
                    </w:del>
                  </w:ins>
                </w:p>
              </w:tc>
              <w:tc>
                <w:tcPr>
                  <w:tcW w:w="473" w:type="pct"/>
                  <w:tcBorders>
                    <w:top w:val="single" w:sz="4" w:space="0" w:color="auto"/>
                    <w:left w:val="nil"/>
                    <w:bottom w:val="single" w:sz="4" w:space="0" w:color="auto"/>
                    <w:right w:val="nil"/>
                  </w:tcBorders>
                  <w:shd w:val="clear" w:color="000000" w:fill="BFBFBF"/>
                  <w:noWrap/>
                  <w:vAlign w:val="bottom"/>
                  <w:hideMark/>
                </w:tcPr>
                <w:p w14:paraId="433177E0" w14:textId="01B56C37" w:rsidR="00D83E9A" w:rsidRPr="00D83E9A" w:rsidDel="00E2396A" w:rsidRDefault="00D83E9A" w:rsidP="00D83E9A">
                  <w:pPr>
                    <w:jc w:val="right"/>
                    <w:rPr>
                      <w:ins w:id="1731" w:author="Ashwin Vasan" w:date="2015-07-09T15:28:00Z"/>
                      <w:del w:id="1732" w:author="Christopher Boyer" w:date="2015-07-11T00:08:00Z"/>
                      <w:rFonts w:ascii="Helvetica Neue" w:eastAsia="Times New Roman" w:hAnsi="Helvetica Neue" w:cs="Times New Roman"/>
                      <w:color w:val="000000"/>
                      <w:sz w:val="16"/>
                      <w:szCs w:val="16"/>
                      <w:rPrChange w:id="1733" w:author="Ashwin Vasan" w:date="2015-07-09T15:29:00Z">
                        <w:rPr>
                          <w:ins w:id="1734" w:author="Ashwin Vasan" w:date="2015-07-09T15:28:00Z"/>
                          <w:del w:id="1735" w:author="Christopher Boyer" w:date="2015-07-11T00:08:00Z"/>
                          <w:rFonts w:ascii="Helvetica Neue" w:eastAsia="Times New Roman" w:hAnsi="Helvetica Neue" w:cs="Times New Roman"/>
                          <w:color w:val="000000"/>
                          <w:sz w:val="22"/>
                          <w:szCs w:val="22"/>
                        </w:rPr>
                      </w:rPrChange>
                    </w:rPr>
                  </w:pPr>
                  <w:ins w:id="1736" w:author="Ashwin Vasan" w:date="2015-07-09T15:28:00Z">
                    <w:del w:id="1737" w:author="Christopher Boyer" w:date="2015-07-11T00:08:00Z">
                      <w:r w:rsidRPr="00D83E9A" w:rsidDel="00E2396A">
                        <w:rPr>
                          <w:rFonts w:ascii="Helvetica Neue" w:eastAsia="Times New Roman" w:hAnsi="Helvetica Neue" w:cs="Times New Roman"/>
                          <w:color w:val="000000"/>
                          <w:sz w:val="16"/>
                          <w:szCs w:val="16"/>
                          <w:rPrChange w:id="1738" w:author="Ashwin Vasan" w:date="2015-07-09T15:29:00Z">
                            <w:rPr>
                              <w:rFonts w:ascii="Helvetica Neue" w:eastAsia="Times New Roman" w:hAnsi="Helvetica Neue" w:cs="Times New Roman"/>
                              <w:color w:val="000000"/>
                              <w:sz w:val="22"/>
                              <w:szCs w:val="22"/>
                            </w:rPr>
                          </w:rPrChange>
                        </w:rPr>
                        <w:delText> </w:delText>
                      </w:r>
                    </w:del>
                  </w:ins>
                </w:p>
              </w:tc>
            </w:tr>
            <w:tr w:rsidR="00D83E9A" w:rsidRPr="00D83E9A" w:rsidDel="00E2396A" w14:paraId="2CB6BABB" w14:textId="07D3B1AC" w:rsidTr="00EA4956">
              <w:trPr>
                <w:trHeight w:val="600"/>
                <w:ins w:id="1739" w:author="Ashwin Vasan" w:date="2015-07-09T15:28:00Z"/>
                <w:del w:id="1740" w:author="Christopher Boyer" w:date="2015-07-11T00:08:00Z"/>
                <w:trPrChange w:id="1741" w:author="Christopher Boyer" w:date="2015-07-10T16:46:00Z">
                  <w:trPr>
                    <w:gridAfter w:val="0"/>
                    <w:trHeight w:val="600"/>
                  </w:trPr>
                </w:trPrChange>
              </w:trPr>
              <w:tc>
                <w:tcPr>
                  <w:tcW w:w="3828" w:type="pct"/>
                  <w:gridSpan w:val="14"/>
                  <w:tcBorders>
                    <w:top w:val="single" w:sz="4" w:space="0" w:color="auto"/>
                    <w:left w:val="nil"/>
                    <w:bottom w:val="nil"/>
                    <w:right w:val="nil"/>
                  </w:tcBorders>
                  <w:shd w:val="clear" w:color="auto" w:fill="auto"/>
                  <w:vAlign w:val="bottom"/>
                  <w:hideMark/>
                  <w:tcPrChange w:id="1742" w:author="Christopher Boyer" w:date="2015-07-10T16:46:00Z">
                    <w:tcPr>
                      <w:tcW w:w="3874" w:type="pct"/>
                      <w:gridSpan w:val="32"/>
                      <w:tcBorders>
                        <w:top w:val="single" w:sz="4" w:space="0" w:color="auto"/>
                        <w:left w:val="nil"/>
                        <w:bottom w:val="nil"/>
                        <w:right w:val="nil"/>
                      </w:tcBorders>
                      <w:shd w:val="clear" w:color="auto" w:fill="auto"/>
                      <w:vAlign w:val="bottom"/>
                      <w:hideMark/>
                    </w:tcPr>
                  </w:tcPrChange>
                </w:tcPr>
                <w:p w14:paraId="6C4F1721" w14:textId="20ABFF2F" w:rsidR="00D83E9A" w:rsidRPr="00D83E9A" w:rsidDel="00E2396A" w:rsidRDefault="00D83E9A" w:rsidP="00D83E9A">
                  <w:pPr>
                    <w:rPr>
                      <w:ins w:id="1743" w:author="Ashwin Vasan" w:date="2015-07-09T15:28:00Z"/>
                      <w:del w:id="1744" w:author="Christopher Boyer" w:date="2015-07-11T00:08:00Z"/>
                      <w:rFonts w:ascii="Helvetica Neue" w:eastAsia="Times New Roman" w:hAnsi="Helvetica Neue" w:cs="Times New Roman"/>
                      <w:color w:val="000000"/>
                      <w:sz w:val="16"/>
                      <w:szCs w:val="16"/>
                      <w:rPrChange w:id="1745" w:author="Ashwin Vasan" w:date="2015-07-09T15:29:00Z">
                        <w:rPr>
                          <w:ins w:id="1746" w:author="Ashwin Vasan" w:date="2015-07-09T15:28:00Z"/>
                          <w:del w:id="1747" w:author="Christopher Boyer" w:date="2015-07-11T00:08:00Z"/>
                          <w:rFonts w:ascii="Helvetica Neue" w:eastAsia="Times New Roman" w:hAnsi="Helvetica Neue" w:cs="Times New Roman"/>
                          <w:color w:val="000000"/>
                          <w:sz w:val="22"/>
                          <w:szCs w:val="22"/>
                        </w:rPr>
                      </w:rPrChange>
                    </w:rPr>
                  </w:pPr>
                  <w:ins w:id="1748" w:author="Ashwin Vasan" w:date="2015-07-09T15:28:00Z">
                    <w:del w:id="1749" w:author="Christopher Boyer" w:date="2015-07-11T00:08:00Z">
                      <w:r w:rsidRPr="00D83E9A" w:rsidDel="00E2396A">
                        <w:rPr>
                          <w:rFonts w:ascii="Helvetica Neue" w:eastAsia="Times New Roman" w:hAnsi="Helvetica Neue" w:cs="Times New Roman"/>
                          <w:color w:val="000000"/>
                          <w:sz w:val="16"/>
                          <w:szCs w:val="16"/>
                          <w:rPrChange w:id="1750" w:author="Ashwin Vasan" w:date="2015-07-09T15:29:00Z">
                            <w:rPr>
                              <w:rFonts w:ascii="Helvetica Neue" w:eastAsia="Times New Roman" w:hAnsi="Helvetica Neue" w:cs="Times New Roman"/>
                              <w:color w:val="000000"/>
                              <w:sz w:val="22"/>
                              <w:szCs w:val="22"/>
                            </w:rPr>
                          </w:rPrChange>
                        </w:rPr>
                        <w:delText>Note: ORs are from binomial GLMMs estimated using maximum-likelihood from adaptive Gaussian-Quadrature and nested random effects by nurse and health center. They are adjusted for patient sex and number of observations per nurse.</w:delText>
                      </w:r>
                    </w:del>
                  </w:ins>
                </w:p>
              </w:tc>
              <w:tc>
                <w:tcPr>
                  <w:tcW w:w="1172" w:type="pct"/>
                  <w:gridSpan w:val="4"/>
                  <w:tcBorders>
                    <w:top w:val="single" w:sz="4" w:space="0" w:color="auto"/>
                    <w:left w:val="nil"/>
                    <w:bottom w:val="nil"/>
                    <w:right w:val="nil"/>
                  </w:tcBorders>
                  <w:shd w:val="clear" w:color="auto" w:fill="auto"/>
                  <w:noWrap/>
                  <w:hideMark/>
                  <w:tcPrChange w:id="1751" w:author="Christopher Boyer" w:date="2015-07-10T16:46:00Z">
                    <w:tcPr>
                      <w:tcW w:w="1126" w:type="pct"/>
                      <w:gridSpan w:val="9"/>
                      <w:tcBorders>
                        <w:top w:val="single" w:sz="4" w:space="0" w:color="auto"/>
                        <w:left w:val="nil"/>
                        <w:bottom w:val="nil"/>
                        <w:right w:val="nil"/>
                      </w:tcBorders>
                      <w:shd w:val="clear" w:color="auto" w:fill="auto"/>
                      <w:noWrap/>
                      <w:hideMark/>
                    </w:tcPr>
                  </w:tcPrChange>
                </w:tcPr>
                <w:p w14:paraId="31372C99" w14:textId="016481C9" w:rsidR="00D83E9A" w:rsidRPr="00D83E9A" w:rsidDel="00E2396A" w:rsidRDefault="00D83E9A" w:rsidP="00D83E9A">
                  <w:pPr>
                    <w:jc w:val="right"/>
                    <w:rPr>
                      <w:ins w:id="1752" w:author="Ashwin Vasan" w:date="2015-07-09T15:28:00Z"/>
                      <w:del w:id="1753" w:author="Christopher Boyer" w:date="2015-07-11T00:08:00Z"/>
                      <w:rFonts w:ascii="Helvetica Neue" w:eastAsia="Times New Roman" w:hAnsi="Helvetica Neue" w:cs="Times New Roman"/>
                      <w:i/>
                      <w:iCs/>
                      <w:color w:val="000000"/>
                      <w:sz w:val="16"/>
                      <w:szCs w:val="16"/>
                      <w:rPrChange w:id="1754" w:author="Ashwin Vasan" w:date="2015-07-09T15:29:00Z">
                        <w:rPr>
                          <w:ins w:id="1755" w:author="Ashwin Vasan" w:date="2015-07-09T15:28:00Z"/>
                          <w:del w:id="1756" w:author="Christopher Boyer" w:date="2015-07-11T00:08:00Z"/>
                          <w:rFonts w:ascii="Helvetica Neue" w:eastAsia="Times New Roman" w:hAnsi="Helvetica Neue" w:cs="Times New Roman"/>
                          <w:i/>
                          <w:iCs/>
                          <w:color w:val="000000"/>
                          <w:sz w:val="22"/>
                          <w:szCs w:val="22"/>
                        </w:rPr>
                      </w:rPrChange>
                    </w:rPr>
                  </w:pPr>
                  <w:ins w:id="1757" w:author="Ashwin Vasan" w:date="2015-07-09T15:28:00Z">
                    <w:del w:id="1758" w:author="Christopher Boyer" w:date="2015-07-11T00:08:00Z">
                      <w:r w:rsidRPr="00D83E9A" w:rsidDel="00E2396A">
                        <w:rPr>
                          <w:rFonts w:ascii="Helvetica Neue" w:eastAsia="Times New Roman" w:hAnsi="Helvetica Neue" w:cs="Times New Roman"/>
                          <w:b/>
                          <w:bCs/>
                          <w:i/>
                          <w:iCs/>
                          <w:color w:val="000000"/>
                          <w:sz w:val="16"/>
                          <w:szCs w:val="16"/>
                          <w:rPrChange w:id="1759" w:author="Ashwin Vasan" w:date="2015-07-09T15:29:00Z">
                            <w:rPr>
                              <w:rFonts w:ascii="Helvetica Neue" w:eastAsia="Times New Roman" w:hAnsi="Helvetica Neue" w:cs="Times New Roman"/>
                              <w:b/>
                              <w:bCs/>
                              <w:i/>
                              <w:iCs/>
                              <w:color w:val="000000"/>
                              <w:sz w:val="22"/>
                              <w:szCs w:val="22"/>
                            </w:rPr>
                          </w:rPrChange>
                        </w:rPr>
                        <w:delText>*</w:delText>
                      </w:r>
                      <w:r w:rsidRPr="00D83E9A" w:rsidDel="00E2396A">
                        <w:rPr>
                          <w:rFonts w:ascii="Helvetica Neue" w:eastAsia="Times New Roman" w:hAnsi="Helvetica Neue" w:cs="Times New Roman"/>
                          <w:i/>
                          <w:iCs/>
                          <w:color w:val="000000"/>
                          <w:sz w:val="16"/>
                          <w:szCs w:val="16"/>
                          <w:rPrChange w:id="1760" w:author="Ashwin Vasan" w:date="2015-07-09T15:29:00Z">
                            <w:rPr>
                              <w:rFonts w:ascii="Helvetica Neue" w:eastAsia="Times New Roman" w:hAnsi="Helvetica Neue" w:cs="Times New Roman"/>
                              <w:i/>
                              <w:iCs/>
                              <w:color w:val="000000"/>
                              <w:sz w:val="22"/>
                              <w:szCs w:val="22"/>
                            </w:rPr>
                          </w:rPrChange>
                        </w:rPr>
                        <w:delText xml:space="preserve">p ≤ 0.05; </w:delText>
                      </w:r>
                      <w:r w:rsidRPr="00D83E9A" w:rsidDel="00E2396A">
                        <w:rPr>
                          <w:rFonts w:ascii="Helvetica Neue" w:eastAsia="Times New Roman" w:hAnsi="Helvetica Neue" w:cs="Times New Roman"/>
                          <w:b/>
                          <w:bCs/>
                          <w:i/>
                          <w:iCs/>
                          <w:color w:val="000000"/>
                          <w:sz w:val="16"/>
                          <w:szCs w:val="16"/>
                          <w:rPrChange w:id="1761" w:author="Ashwin Vasan" w:date="2015-07-09T15:29:00Z">
                            <w:rPr>
                              <w:rFonts w:ascii="Helvetica Neue" w:eastAsia="Times New Roman" w:hAnsi="Helvetica Neue" w:cs="Times New Roman"/>
                              <w:b/>
                              <w:bCs/>
                              <w:i/>
                              <w:iCs/>
                              <w:color w:val="000000"/>
                              <w:sz w:val="22"/>
                              <w:szCs w:val="22"/>
                            </w:rPr>
                          </w:rPrChange>
                        </w:rPr>
                        <w:delText xml:space="preserve"> **</w:delText>
                      </w:r>
                      <w:r w:rsidRPr="00D83E9A" w:rsidDel="00E2396A">
                        <w:rPr>
                          <w:rFonts w:ascii="Helvetica Neue" w:eastAsia="Times New Roman" w:hAnsi="Helvetica Neue" w:cs="Times New Roman"/>
                          <w:i/>
                          <w:iCs/>
                          <w:color w:val="000000"/>
                          <w:sz w:val="16"/>
                          <w:szCs w:val="16"/>
                          <w:rPrChange w:id="1762" w:author="Ashwin Vasan" w:date="2015-07-09T15:29:00Z">
                            <w:rPr>
                              <w:rFonts w:ascii="Helvetica Neue" w:eastAsia="Times New Roman" w:hAnsi="Helvetica Neue" w:cs="Times New Roman"/>
                              <w:i/>
                              <w:iCs/>
                              <w:color w:val="000000"/>
                              <w:sz w:val="22"/>
                              <w:szCs w:val="22"/>
                            </w:rPr>
                          </w:rPrChange>
                        </w:rPr>
                        <w:delText xml:space="preserve">p ≤ 0.01;  </w:delText>
                      </w:r>
                      <w:r w:rsidRPr="00D83E9A" w:rsidDel="00E2396A">
                        <w:rPr>
                          <w:rFonts w:ascii="Helvetica Neue" w:eastAsia="Times New Roman" w:hAnsi="Helvetica Neue" w:cs="Times New Roman"/>
                          <w:b/>
                          <w:bCs/>
                          <w:i/>
                          <w:iCs/>
                          <w:color w:val="000000"/>
                          <w:sz w:val="16"/>
                          <w:szCs w:val="16"/>
                          <w:rPrChange w:id="1763" w:author="Ashwin Vasan" w:date="2015-07-09T15:29:00Z">
                            <w:rPr>
                              <w:rFonts w:ascii="Helvetica Neue" w:eastAsia="Times New Roman" w:hAnsi="Helvetica Neue" w:cs="Times New Roman"/>
                              <w:b/>
                              <w:bCs/>
                              <w:i/>
                              <w:iCs/>
                              <w:color w:val="000000"/>
                              <w:sz w:val="22"/>
                              <w:szCs w:val="22"/>
                            </w:rPr>
                          </w:rPrChange>
                        </w:rPr>
                        <w:delText>***</w:delText>
                      </w:r>
                      <w:r w:rsidRPr="00D83E9A" w:rsidDel="00E2396A">
                        <w:rPr>
                          <w:rFonts w:ascii="Helvetica Neue" w:eastAsia="Times New Roman" w:hAnsi="Helvetica Neue" w:cs="Times New Roman"/>
                          <w:i/>
                          <w:iCs/>
                          <w:color w:val="000000"/>
                          <w:sz w:val="16"/>
                          <w:szCs w:val="16"/>
                          <w:rPrChange w:id="1764" w:author="Ashwin Vasan" w:date="2015-07-09T15:29:00Z">
                            <w:rPr>
                              <w:rFonts w:ascii="Helvetica Neue" w:eastAsia="Times New Roman" w:hAnsi="Helvetica Neue" w:cs="Times New Roman"/>
                              <w:i/>
                              <w:iCs/>
                              <w:color w:val="000000"/>
                              <w:sz w:val="22"/>
                              <w:szCs w:val="22"/>
                            </w:rPr>
                          </w:rPrChange>
                        </w:rPr>
                        <w:delText>p ≤ 0.001</w:delText>
                      </w:r>
                    </w:del>
                  </w:ins>
                </w:p>
              </w:tc>
            </w:tr>
          </w:tbl>
          <w:p w14:paraId="71320E2F" w14:textId="187750E0" w:rsidR="00583B88" w:rsidRPr="00C63289" w:rsidDel="00E2396A" w:rsidRDefault="00583B88" w:rsidP="004C7FC8">
            <w:pPr>
              <w:rPr>
                <w:del w:id="1765" w:author="Christopher Boyer" w:date="2015-07-11T00:21:00Z"/>
                <w:rFonts w:ascii="Calibri" w:eastAsia="Times New Roman" w:hAnsi="Calibri" w:cs="Times New Roman"/>
                <w:b/>
                <w:color w:val="000000"/>
                <w:sz w:val="20"/>
                <w:szCs w:val="20"/>
              </w:rPr>
            </w:pPr>
          </w:p>
        </w:tc>
        <w:tc>
          <w:tcPr>
            <w:tcW w:w="1330" w:type="dxa"/>
            <w:shd w:val="clear" w:color="auto" w:fill="auto"/>
            <w:noWrap/>
            <w:vAlign w:val="bottom"/>
            <w:hideMark/>
            <w:tcPrChange w:id="1766" w:author="Ashwin Vasan" w:date="2015-07-09T15:31:00Z">
              <w:tcPr>
                <w:tcW w:w="708" w:type="dxa"/>
                <w:shd w:val="clear" w:color="auto" w:fill="auto"/>
                <w:noWrap/>
                <w:vAlign w:val="bottom"/>
                <w:hideMark/>
              </w:tcPr>
            </w:tcPrChange>
          </w:tcPr>
          <w:p w14:paraId="2857021C" w14:textId="3466669C" w:rsidR="00220716" w:rsidRPr="00C63289" w:rsidDel="00E2396A" w:rsidRDefault="00220716" w:rsidP="004C7FC8">
            <w:pPr>
              <w:rPr>
                <w:del w:id="1767" w:author="Christopher Boyer" w:date="2015-07-11T00:21:00Z"/>
                <w:rFonts w:ascii="Calibri" w:eastAsia="Times New Roman" w:hAnsi="Calibri" w:cs="Times New Roman"/>
                <w:color w:val="000000"/>
                <w:sz w:val="18"/>
                <w:szCs w:val="18"/>
              </w:rPr>
            </w:pPr>
          </w:p>
        </w:tc>
        <w:tc>
          <w:tcPr>
            <w:tcW w:w="236" w:type="dxa"/>
            <w:shd w:val="clear" w:color="auto" w:fill="auto"/>
            <w:noWrap/>
            <w:vAlign w:val="bottom"/>
            <w:hideMark/>
            <w:tcPrChange w:id="1768" w:author="Ashwin Vasan" w:date="2015-07-09T15:31:00Z">
              <w:tcPr>
                <w:tcW w:w="858" w:type="dxa"/>
                <w:shd w:val="clear" w:color="auto" w:fill="auto"/>
                <w:noWrap/>
                <w:vAlign w:val="bottom"/>
                <w:hideMark/>
              </w:tcPr>
            </w:tcPrChange>
          </w:tcPr>
          <w:p w14:paraId="2CF8A857" w14:textId="577B4237" w:rsidR="00220716" w:rsidRPr="00C63289" w:rsidDel="00E2396A" w:rsidRDefault="00220716" w:rsidP="004C7FC8">
            <w:pPr>
              <w:rPr>
                <w:del w:id="1769" w:author="Christopher Boyer" w:date="2015-07-11T00:21:00Z"/>
                <w:rFonts w:ascii="Calibri" w:eastAsia="Times New Roman" w:hAnsi="Calibri" w:cs="Times New Roman"/>
                <w:color w:val="000000"/>
                <w:sz w:val="18"/>
                <w:szCs w:val="18"/>
              </w:rPr>
            </w:pPr>
          </w:p>
        </w:tc>
      </w:tr>
      <w:tr w:rsidR="00583B88" w:rsidRPr="00C63289" w:rsidDel="00E2396A" w14:paraId="21E95C5F" w14:textId="0BD17FCC" w:rsidTr="00D83E9A">
        <w:trPr>
          <w:gridAfter w:val="3"/>
          <w:wAfter w:w="7602" w:type="dxa"/>
          <w:trHeight w:val="320"/>
          <w:del w:id="1770" w:author="Christopher Boyer" w:date="2015-07-11T00:21:00Z"/>
          <w:trPrChange w:id="1771" w:author="Ashwin Vasan" w:date="2015-07-09T15:31:00Z">
            <w:trPr>
              <w:gridAfter w:val="3"/>
              <w:wAfter w:w="7602" w:type="dxa"/>
              <w:trHeight w:val="320"/>
            </w:trPr>
          </w:trPrChange>
        </w:trPr>
        <w:tc>
          <w:tcPr>
            <w:tcW w:w="3478" w:type="dxa"/>
            <w:gridSpan w:val="2"/>
            <w:shd w:val="clear" w:color="auto" w:fill="auto"/>
            <w:vAlign w:val="center"/>
            <w:hideMark/>
            <w:tcPrChange w:id="1772" w:author="Ashwin Vasan" w:date="2015-07-09T15:31:00Z">
              <w:tcPr>
                <w:tcW w:w="3478" w:type="dxa"/>
                <w:gridSpan w:val="2"/>
                <w:shd w:val="clear" w:color="auto" w:fill="auto"/>
                <w:vAlign w:val="center"/>
                <w:hideMark/>
              </w:tcPr>
            </w:tcPrChange>
          </w:tcPr>
          <w:p w14:paraId="05A96F88" w14:textId="2F2AAD21" w:rsidR="00583B88" w:rsidRPr="00C63289" w:rsidDel="00E2396A" w:rsidRDefault="00583B88" w:rsidP="00D125DC">
            <w:pPr>
              <w:rPr>
                <w:del w:id="1773" w:author="Christopher Boyer" w:date="2015-07-11T00:21:00Z"/>
                <w:rFonts w:ascii="Calibri" w:eastAsia="Times New Roman" w:hAnsi="Calibri" w:cs="Times New Roman"/>
                <w:color w:val="000000"/>
                <w:sz w:val="18"/>
                <w:szCs w:val="18"/>
              </w:rPr>
            </w:pPr>
            <w:del w:id="1774" w:author="Christopher Boyer" w:date="2015-07-11T00:21:00Z">
              <w:r w:rsidRPr="00C63289" w:rsidDel="00E2396A">
                <w:rPr>
                  <w:rFonts w:ascii="Calibri" w:eastAsia="Times New Roman" w:hAnsi="Calibri" w:cs="Times New Roman"/>
                  <w:color w:val="000000"/>
                  <w:sz w:val="18"/>
                  <w:szCs w:val="18"/>
                </w:rPr>
                <w:delText> </w:delText>
              </w:r>
            </w:del>
          </w:p>
        </w:tc>
        <w:tc>
          <w:tcPr>
            <w:tcW w:w="1702" w:type="dxa"/>
            <w:shd w:val="clear" w:color="auto" w:fill="auto"/>
            <w:vAlign w:val="center"/>
            <w:hideMark/>
            <w:tcPrChange w:id="1775" w:author="Ashwin Vasan" w:date="2015-07-09T15:31:00Z">
              <w:tcPr>
                <w:tcW w:w="1702" w:type="dxa"/>
                <w:shd w:val="clear" w:color="auto" w:fill="auto"/>
                <w:vAlign w:val="center"/>
                <w:hideMark/>
              </w:tcPr>
            </w:tcPrChange>
          </w:tcPr>
          <w:p w14:paraId="5028615D" w14:textId="2E3A5624" w:rsidR="00583B88" w:rsidRPr="00C63289" w:rsidDel="00E2396A" w:rsidRDefault="00583B88" w:rsidP="004C7FC8">
            <w:pPr>
              <w:rPr>
                <w:del w:id="1776" w:author="Christopher Boyer" w:date="2015-07-11T00:21:00Z"/>
                <w:rFonts w:ascii="Calibri" w:eastAsia="Times New Roman" w:hAnsi="Calibri" w:cs="Times New Roman"/>
                <w:color w:val="000000"/>
                <w:sz w:val="18"/>
                <w:szCs w:val="18"/>
              </w:rPr>
            </w:pPr>
            <w:del w:id="1777" w:author="Christopher Boyer" w:date="2015-07-11T00:21:00Z">
              <w:r w:rsidRPr="00C63289" w:rsidDel="00E2396A">
                <w:rPr>
                  <w:rFonts w:ascii="Calibri" w:eastAsia="Times New Roman" w:hAnsi="Calibri" w:cs="Times New Roman"/>
                  <w:color w:val="000000"/>
                  <w:sz w:val="18"/>
                  <w:szCs w:val="18"/>
                </w:rPr>
                <w:delText> </w:delText>
              </w:r>
            </w:del>
          </w:p>
        </w:tc>
        <w:tc>
          <w:tcPr>
            <w:tcW w:w="394" w:type="dxa"/>
            <w:shd w:val="clear" w:color="auto" w:fill="auto"/>
            <w:vAlign w:val="center"/>
            <w:hideMark/>
            <w:tcPrChange w:id="1778" w:author="Ashwin Vasan" w:date="2015-07-09T15:31:00Z">
              <w:tcPr>
                <w:tcW w:w="394" w:type="dxa"/>
                <w:shd w:val="clear" w:color="auto" w:fill="auto"/>
                <w:vAlign w:val="center"/>
                <w:hideMark/>
              </w:tcPr>
            </w:tcPrChange>
          </w:tcPr>
          <w:p w14:paraId="382C0607" w14:textId="2DC8CF9D" w:rsidR="00583B88" w:rsidRPr="00C63289" w:rsidDel="00E2396A" w:rsidRDefault="00583B88" w:rsidP="004C7FC8">
            <w:pPr>
              <w:rPr>
                <w:del w:id="1779" w:author="Christopher Boyer" w:date="2015-07-11T00:21:00Z"/>
                <w:rFonts w:ascii="Calibri" w:eastAsia="Times New Roman" w:hAnsi="Calibri" w:cs="Times New Roman"/>
                <w:color w:val="000000"/>
                <w:sz w:val="18"/>
                <w:szCs w:val="18"/>
              </w:rPr>
            </w:pPr>
            <w:del w:id="1780" w:author="Christopher Boyer" w:date="2015-07-11T00:21:00Z">
              <w:r w:rsidRPr="00C63289" w:rsidDel="00E2396A">
                <w:rPr>
                  <w:rFonts w:ascii="Calibri" w:eastAsia="Times New Roman" w:hAnsi="Calibri" w:cs="Times New Roman"/>
                  <w:color w:val="000000"/>
                  <w:sz w:val="18"/>
                  <w:szCs w:val="18"/>
                </w:rPr>
                <w:delText> </w:delText>
              </w:r>
            </w:del>
          </w:p>
        </w:tc>
      </w:tr>
      <w:tr w:rsidR="00583B88" w:rsidRPr="00C63289" w:rsidDel="00E2396A" w14:paraId="30FD5484" w14:textId="3A8828B6" w:rsidTr="00D83E9A">
        <w:trPr>
          <w:gridAfter w:val="6"/>
          <w:wAfter w:w="11952" w:type="dxa"/>
          <w:trHeight w:val="600"/>
          <w:del w:id="1781" w:author="Christopher Boyer" w:date="2015-07-11T00:21:00Z"/>
          <w:trPrChange w:id="1782" w:author="Ashwin Vasan" w:date="2015-07-09T15:31:00Z">
            <w:trPr>
              <w:gridAfter w:val="6"/>
              <w:wAfter w:w="11952" w:type="dxa"/>
              <w:trHeight w:val="600"/>
            </w:trPr>
          </w:trPrChange>
        </w:trPr>
        <w:tc>
          <w:tcPr>
            <w:tcW w:w="1224" w:type="dxa"/>
            <w:vMerge w:val="restart"/>
            <w:shd w:val="clear" w:color="auto" w:fill="auto"/>
            <w:vAlign w:val="center"/>
            <w:hideMark/>
            <w:tcPrChange w:id="1783" w:author="Ashwin Vasan" w:date="2015-07-09T15:31:00Z">
              <w:tcPr>
                <w:tcW w:w="1224" w:type="dxa"/>
                <w:vMerge w:val="restart"/>
                <w:shd w:val="clear" w:color="auto" w:fill="auto"/>
                <w:vAlign w:val="center"/>
                <w:hideMark/>
              </w:tcPr>
            </w:tcPrChange>
          </w:tcPr>
          <w:p w14:paraId="7982FBA8" w14:textId="19F72D0E" w:rsidR="00583B88" w:rsidRPr="00C63289" w:rsidDel="00E2396A" w:rsidRDefault="00583B88" w:rsidP="004C7FC8">
            <w:pPr>
              <w:jc w:val="center"/>
              <w:rPr>
                <w:del w:id="1784" w:author="Christopher Boyer" w:date="2015-07-11T00:21:00Z"/>
                <w:rFonts w:ascii="Calibri" w:eastAsia="Times New Roman" w:hAnsi="Calibri" w:cs="Times New Roman"/>
                <w:color w:val="000000"/>
                <w:sz w:val="18"/>
                <w:szCs w:val="18"/>
              </w:rPr>
            </w:pPr>
            <w:del w:id="1785" w:author="Christopher Boyer" w:date="2015-07-11T00:21:00Z">
              <w:r w:rsidRPr="00C63289" w:rsidDel="00E2396A">
                <w:rPr>
                  <w:rFonts w:ascii="Calibri" w:eastAsia="Times New Roman" w:hAnsi="Calibri" w:cs="Times New Roman"/>
                  <w:color w:val="000000"/>
                  <w:sz w:val="18"/>
                  <w:szCs w:val="18"/>
                </w:rPr>
                <w:delText>95% CI</w:delText>
              </w:r>
            </w:del>
          </w:p>
        </w:tc>
      </w:tr>
      <w:tr w:rsidR="00583B88" w:rsidRPr="00C63289" w:rsidDel="00E2396A" w14:paraId="424E3072" w14:textId="3C72BA58" w:rsidTr="00D83E9A">
        <w:trPr>
          <w:gridAfter w:val="6"/>
          <w:wAfter w:w="11952" w:type="dxa"/>
          <w:trHeight w:val="620"/>
          <w:del w:id="1786" w:author="Christopher Boyer" w:date="2015-07-11T00:21:00Z"/>
          <w:trPrChange w:id="1787" w:author="Ashwin Vasan" w:date="2015-07-09T15:31:00Z">
            <w:trPr>
              <w:gridAfter w:val="6"/>
              <w:wAfter w:w="11952" w:type="dxa"/>
              <w:trHeight w:val="620"/>
            </w:trPr>
          </w:trPrChange>
        </w:trPr>
        <w:tc>
          <w:tcPr>
            <w:tcW w:w="1224" w:type="dxa"/>
            <w:vMerge/>
            <w:hideMark/>
            <w:tcPrChange w:id="1788" w:author="Ashwin Vasan" w:date="2015-07-09T15:31:00Z">
              <w:tcPr>
                <w:tcW w:w="1224" w:type="dxa"/>
                <w:vMerge/>
                <w:hideMark/>
              </w:tcPr>
            </w:tcPrChange>
          </w:tcPr>
          <w:p w14:paraId="5400EB42" w14:textId="148E918E" w:rsidR="00583B88" w:rsidRPr="00783449" w:rsidDel="00E2396A" w:rsidRDefault="00583B88" w:rsidP="004C7FC8">
            <w:pPr>
              <w:rPr>
                <w:del w:id="1789" w:author="Christopher Boyer" w:date="2015-07-11T00:21:00Z"/>
                <w:rFonts w:ascii="Calibri" w:eastAsia="Times New Roman" w:hAnsi="Calibri" w:cs="Times New Roman"/>
                <w:color w:val="000000"/>
                <w:sz w:val="18"/>
                <w:szCs w:val="18"/>
              </w:rPr>
            </w:pPr>
          </w:p>
        </w:tc>
      </w:tr>
      <w:tr w:rsidR="00583B88" w:rsidRPr="00C63289" w:rsidDel="00E2396A" w14:paraId="099B84BA" w14:textId="01A37564" w:rsidTr="00D83E9A">
        <w:trPr>
          <w:gridAfter w:val="6"/>
          <w:wAfter w:w="11952" w:type="dxa"/>
          <w:trHeight w:val="300"/>
          <w:del w:id="1790" w:author="Christopher Boyer" w:date="2015-07-11T00:21:00Z"/>
          <w:trPrChange w:id="1791" w:author="Ashwin Vasan" w:date="2015-07-09T15:31:00Z">
            <w:trPr>
              <w:gridAfter w:val="6"/>
              <w:wAfter w:w="11952" w:type="dxa"/>
              <w:trHeight w:val="300"/>
            </w:trPr>
          </w:trPrChange>
        </w:trPr>
        <w:tc>
          <w:tcPr>
            <w:tcW w:w="1224" w:type="dxa"/>
            <w:shd w:val="clear" w:color="auto" w:fill="auto"/>
            <w:hideMark/>
            <w:tcPrChange w:id="1792" w:author="Ashwin Vasan" w:date="2015-07-09T15:31:00Z">
              <w:tcPr>
                <w:tcW w:w="1224" w:type="dxa"/>
                <w:shd w:val="clear" w:color="auto" w:fill="auto"/>
                <w:hideMark/>
              </w:tcPr>
            </w:tcPrChange>
          </w:tcPr>
          <w:p w14:paraId="33922B7F" w14:textId="40FB3EC2" w:rsidR="00583B88" w:rsidRPr="00C63289" w:rsidDel="00E2396A" w:rsidRDefault="00583B88" w:rsidP="004C7FC8">
            <w:pPr>
              <w:jc w:val="right"/>
              <w:rPr>
                <w:del w:id="1793" w:author="Christopher Boyer" w:date="2015-07-11T00:21:00Z"/>
                <w:rFonts w:ascii="Calibri" w:eastAsia="Times New Roman" w:hAnsi="Calibri" w:cs="Times New Roman"/>
                <w:color w:val="000000"/>
                <w:sz w:val="18"/>
                <w:szCs w:val="18"/>
              </w:rPr>
            </w:pPr>
            <w:del w:id="1794"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4D1E1F75" w14:textId="1BA9A309" w:rsidTr="00D83E9A">
        <w:trPr>
          <w:gridAfter w:val="6"/>
          <w:wAfter w:w="11952" w:type="dxa"/>
          <w:trHeight w:val="300"/>
          <w:del w:id="1795" w:author="Christopher Boyer" w:date="2015-07-11T00:21:00Z"/>
          <w:trPrChange w:id="1796" w:author="Ashwin Vasan" w:date="2015-07-09T15:31:00Z">
            <w:trPr>
              <w:gridAfter w:val="6"/>
              <w:wAfter w:w="11952" w:type="dxa"/>
              <w:trHeight w:val="300"/>
            </w:trPr>
          </w:trPrChange>
        </w:trPr>
        <w:tc>
          <w:tcPr>
            <w:tcW w:w="1224" w:type="dxa"/>
            <w:tcBorders>
              <w:bottom w:val="single" w:sz="4" w:space="0" w:color="auto"/>
            </w:tcBorders>
            <w:shd w:val="clear" w:color="auto" w:fill="auto"/>
            <w:hideMark/>
            <w:tcPrChange w:id="1797" w:author="Ashwin Vasan" w:date="2015-07-09T15:31:00Z">
              <w:tcPr>
                <w:tcW w:w="1224" w:type="dxa"/>
                <w:tcBorders>
                  <w:bottom w:val="single" w:sz="4" w:space="0" w:color="auto"/>
                </w:tcBorders>
                <w:shd w:val="clear" w:color="auto" w:fill="auto"/>
                <w:hideMark/>
              </w:tcPr>
            </w:tcPrChange>
          </w:tcPr>
          <w:p w14:paraId="14744F97" w14:textId="534510FD" w:rsidR="00583B88" w:rsidRPr="00462B7B" w:rsidDel="00E2396A" w:rsidRDefault="00583B88" w:rsidP="004C7FC8">
            <w:pPr>
              <w:jc w:val="right"/>
              <w:rPr>
                <w:del w:id="1798" w:author="Christopher Boyer" w:date="2015-07-11T00:21:00Z"/>
                <w:rFonts w:ascii="Calibri" w:eastAsia="Times New Roman" w:hAnsi="Calibri" w:cs="Times New Roman"/>
                <w:color w:val="000000"/>
                <w:sz w:val="18"/>
                <w:szCs w:val="18"/>
              </w:rPr>
            </w:pPr>
            <w:del w:id="1799" w:author="Christopher Boyer" w:date="2015-07-11T00:21:00Z">
              <w:r w:rsidRPr="00462B7B" w:rsidDel="00E2396A">
                <w:rPr>
                  <w:rFonts w:ascii="Calibri" w:eastAsia="Times New Roman" w:hAnsi="Calibri" w:cs="Times New Roman"/>
                  <w:color w:val="000000"/>
                  <w:sz w:val="18"/>
                  <w:szCs w:val="18"/>
                </w:rPr>
                <w:delText>0.668-1.794</w:delText>
              </w:r>
            </w:del>
          </w:p>
        </w:tc>
      </w:tr>
      <w:tr w:rsidR="00583B88" w:rsidRPr="00C63289" w:rsidDel="00E2396A" w14:paraId="667713C2" w14:textId="43FB07B7" w:rsidTr="00D83E9A">
        <w:trPr>
          <w:gridAfter w:val="6"/>
          <w:wAfter w:w="11952" w:type="dxa"/>
          <w:trHeight w:val="300"/>
          <w:del w:id="1800" w:author="Christopher Boyer" w:date="2015-07-11T00:21:00Z"/>
          <w:trPrChange w:id="1801" w:author="Ashwin Vasan" w:date="2015-07-09T15:31:00Z">
            <w:trPr>
              <w:gridAfter w:val="6"/>
              <w:wAfter w:w="11952" w:type="dxa"/>
              <w:trHeight w:val="300"/>
            </w:trPr>
          </w:trPrChange>
        </w:trPr>
        <w:tc>
          <w:tcPr>
            <w:tcW w:w="1224" w:type="dxa"/>
            <w:shd w:val="clear" w:color="auto" w:fill="auto"/>
            <w:noWrap/>
            <w:hideMark/>
            <w:tcPrChange w:id="1802" w:author="Ashwin Vasan" w:date="2015-07-09T15:31:00Z">
              <w:tcPr>
                <w:tcW w:w="1224" w:type="dxa"/>
                <w:shd w:val="clear" w:color="auto" w:fill="auto"/>
                <w:noWrap/>
                <w:hideMark/>
              </w:tcPr>
            </w:tcPrChange>
          </w:tcPr>
          <w:p w14:paraId="0DCF5831" w14:textId="1C6AB052" w:rsidR="00583B88" w:rsidRPr="00C63289" w:rsidDel="00E2396A" w:rsidRDefault="00583B88" w:rsidP="004C7FC8">
            <w:pPr>
              <w:jc w:val="right"/>
              <w:rPr>
                <w:del w:id="1803" w:author="Christopher Boyer" w:date="2015-07-11T00:21:00Z"/>
                <w:rFonts w:ascii="Calibri" w:eastAsia="Times New Roman" w:hAnsi="Calibri" w:cs="Times New Roman"/>
                <w:color w:val="000000"/>
                <w:sz w:val="18"/>
                <w:szCs w:val="18"/>
              </w:rPr>
            </w:pPr>
            <w:del w:id="1804"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7EB3F36F" w14:textId="7EB79580" w:rsidTr="00D83E9A">
        <w:trPr>
          <w:gridAfter w:val="6"/>
          <w:wAfter w:w="11952" w:type="dxa"/>
          <w:trHeight w:val="300"/>
          <w:del w:id="1805" w:author="Christopher Boyer" w:date="2015-07-11T00:21:00Z"/>
          <w:trPrChange w:id="1806" w:author="Ashwin Vasan" w:date="2015-07-09T15:31:00Z">
            <w:trPr>
              <w:gridAfter w:val="6"/>
              <w:wAfter w:w="11952" w:type="dxa"/>
              <w:trHeight w:val="300"/>
            </w:trPr>
          </w:trPrChange>
        </w:trPr>
        <w:tc>
          <w:tcPr>
            <w:tcW w:w="1224" w:type="dxa"/>
            <w:shd w:val="clear" w:color="auto" w:fill="auto"/>
            <w:hideMark/>
            <w:tcPrChange w:id="1807" w:author="Ashwin Vasan" w:date="2015-07-09T15:31:00Z">
              <w:tcPr>
                <w:tcW w:w="1224" w:type="dxa"/>
                <w:shd w:val="clear" w:color="auto" w:fill="auto"/>
                <w:hideMark/>
              </w:tcPr>
            </w:tcPrChange>
          </w:tcPr>
          <w:p w14:paraId="67B0A4ED" w14:textId="5FD80EAB" w:rsidR="00583B88" w:rsidRPr="00783449" w:rsidDel="00E2396A" w:rsidRDefault="00583B88" w:rsidP="004C7FC8">
            <w:pPr>
              <w:jc w:val="right"/>
              <w:rPr>
                <w:del w:id="1808" w:author="Christopher Boyer" w:date="2015-07-11T00:21:00Z"/>
                <w:rFonts w:ascii="Calibri" w:eastAsia="Times New Roman" w:hAnsi="Calibri" w:cs="Times New Roman"/>
                <w:color w:val="000000"/>
                <w:sz w:val="18"/>
                <w:szCs w:val="18"/>
              </w:rPr>
            </w:pPr>
            <w:del w:id="1809" w:author="Christopher Boyer" w:date="2015-07-11T00:21:00Z">
              <w:r w:rsidRPr="00783449" w:rsidDel="00E2396A">
                <w:rPr>
                  <w:rFonts w:ascii="Calibri" w:eastAsia="Times New Roman" w:hAnsi="Calibri" w:cs="Times New Roman"/>
                  <w:color w:val="000000"/>
                  <w:sz w:val="18"/>
                  <w:szCs w:val="18"/>
                </w:rPr>
                <w:delText>1.145-3.168</w:delText>
              </w:r>
            </w:del>
          </w:p>
        </w:tc>
      </w:tr>
      <w:tr w:rsidR="00583B88" w:rsidRPr="00C63289" w:rsidDel="00E2396A" w14:paraId="71CDF99D" w14:textId="5C0C6A68" w:rsidTr="00D83E9A">
        <w:trPr>
          <w:gridAfter w:val="6"/>
          <w:wAfter w:w="11952" w:type="dxa"/>
          <w:trHeight w:val="300"/>
          <w:del w:id="1810" w:author="Christopher Boyer" w:date="2015-07-11T00:21:00Z"/>
          <w:trPrChange w:id="1811" w:author="Ashwin Vasan" w:date="2015-07-09T15:31:00Z">
            <w:trPr>
              <w:gridAfter w:val="6"/>
              <w:wAfter w:w="11952" w:type="dxa"/>
              <w:trHeight w:val="300"/>
            </w:trPr>
          </w:trPrChange>
        </w:trPr>
        <w:tc>
          <w:tcPr>
            <w:tcW w:w="1224" w:type="dxa"/>
            <w:shd w:val="clear" w:color="auto" w:fill="auto"/>
            <w:hideMark/>
            <w:tcPrChange w:id="1812" w:author="Ashwin Vasan" w:date="2015-07-09T15:31:00Z">
              <w:tcPr>
                <w:tcW w:w="1224" w:type="dxa"/>
                <w:shd w:val="clear" w:color="auto" w:fill="auto"/>
                <w:hideMark/>
              </w:tcPr>
            </w:tcPrChange>
          </w:tcPr>
          <w:p w14:paraId="5426DBE0" w14:textId="7021CEEE" w:rsidR="00583B88" w:rsidRPr="00783449" w:rsidDel="00E2396A" w:rsidRDefault="00583B88" w:rsidP="004C7FC8">
            <w:pPr>
              <w:jc w:val="right"/>
              <w:rPr>
                <w:del w:id="1813" w:author="Christopher Boyer" w:date="2015-07-11T00:21:00Z"/>
                <w:rFonts w:ascii="Calibri" w:eastAsia="Times New Roman" w:hAnsi="Calibri" w:cs="Times New Roman"/>
                <w:color w:val="000000"/>
                <w:sz w:val="18"/>
                <w:szCs w:val="18"/>
              </w:rPr>
            </w:pPr>
            <w:del w:id="1814" w:author="Christopher Boyer" w:date="2015-07-11T00:21:00Z">
              <w:r w:rsidRPr="00783449" w:rsidDel="00E2396A">
                <w:rPr>
                  <w:rFonts w:ascii="Calibri" w:eastAsia="Times New Roman" w:hAnsi="Calibri" w:cs="Times New Roman"/>
                  <w:color w:val="000000"/>
                  <w:sz w:val="18"/>
                  <w:szCs w:val="18"/>
                </w:rPr>
                <w:delText>3.001-12.782</w:delText>
              </w:r>
            </w:del>
          </w:p>
        </w:tc>
      </w:tr>
      <w:tr w:rsidR="00583B88" w:rsidRPr="00C63289" w:rsidDel="00E2396A" w14:paraId="3256D18E" w14:textId="37CDFA91" w:rsidTr="00D83E9A">
        <w:trPr>
          <w:gridAfter w:val="6"/>
          <w:wAfter w:w="11952" w:type="dxa"/>
          <w:trHeight w:val="300"/>
          <w:del w:id="1815" w:author="Christopher Boyer" w:date="2015-07-11T00:21:00Z"/>
          <w:trPrChange w:id="1816" w:author="Ashwin Vasan" w:date="2015-07-09T15:31:00Z">
            <w:trPr>
              <w:gridAfter w:val="6"/>
              <w:wAfter w:w="11952" w:type="dxa"/>
              <w:trHeight w:val="300"/>
            </w:trPr>
          </w:trPrChange>
        </w:trPr>
        <w:tc>
          <w:tcPr>
            <w:tcW w:w="1224" w:type="dxa"/>
            <w:shd w:val="clear" w:color="auto" w:fill="auto"/>
            <w:hideMark/>
            <w:tcPrChange w:id="1817" w:author="Ashwin Vasan" w:date="2015-07-09T15:31:00Z">
              <w:tcPr>
                <w:tcW w:w="1224" w:type="dxa"/>
                <w:shd w:val="clear" w:color="auto" w:fill="auto"/>
                <w:hideMark/>
              </w:tcPr>
            </w:tcPrChange>
          </w:tcPr>
          <w:p w14:paraId="51EDFEDA" w14:textId="635B11FD" w:rsidR="00583B88" w:rsidRPr="00C63289" w:rsidDel="00E2396A" w:rsidRDefault="00583B88" w:rsidP="004C7FC8">
            <w:pPr>
              <w:jc w:val="right"/>
              <w:rPr>
                <w:del w:id="1818" w:author="Christopher Boyer" w:date="2015-07-11T00:21:00Z"/>
                <w:rFonts w:ascii="Calibri" w:eastAsia="Times New Roman" w:hAnsi="Calibri" w:cs="Times New Roman"/>
                <w:color w:val="000000"/>
                <w:sz w:val="18"/>
                <w:szCs w:val="18"/>
              </w:rPr>
            </w:pPr>
          </w:p>
        </w:tc>
      </w:tr>
      <w:tr w:rsidR="00583B88" w:rsidRPr="00C63289" w:rsidDel="00E2396A" w14:paraId="2F94259B" w14:textId="7E8C834C" w:rsidTr="00D83E9A">
        <w:trPr>
          <w:gridAfter w:val="6"/>
          <w:wAfter w:w="11952" w:type="dxa"/>
          <w:trHeight w:val="300"/>
          <w:del w:id="1819" w:author="Christopher Boyer" w:date="2015-07-11T00:21:00Z"/>
          <w:trPrChange w:id="1820" w:author="Ashwin Vasan" w:date="2015-07-09T15:31:00Z">
            <w:trPr>
              <w:gridAfter w:val="6"/>
              <w:wAfter w:w="11952" w:type="dxa"/>
              <w:trHeight w:val="300"/>
            </w:trPr>
          </w:trPrChange>
        </w:trPr>
        <w:tc>
          <w:tcPr>
            <w:tcW w:w="1224" w:type="dxa"/>
            <w:shd w:val="clear" w:color="auto" w:fill="auto"/>
            <w:hideMark/>
            <w:tcPrChange w:id="1821" w:author="Ashwin Vasan" w:date="2015-07-09T15:31:00Z">
              <w:tcPr>
                <w:tcW w:w="1224" w:type="dxa"/>
                <w:shd w:val="clear" w:color="auto" w:fill="auto"/>
                <w:hideMark/>
              </w:tcPr>
            </w:tcPrChange>
          </w:tcPr>
          <w:p w14:paraId="683AB73A" w14:textId="7412567A" w:rsidR="00583B88" w:rsidRPr="00783449" w:rsidDel="00E2396A" w:rsidRDefault="00583B88" w:rsidP="004C7FC8">
            <w:pPr>
              <w:jc w:val="right"/>
              <w:rPr>
                <w:del w:id="1822" w:author="Christopher Boyer" w:date="2015-07-11T00:21:00Z"/>
                <w:rFonts w:ascii="Calibri" w:eastAsia="Times New Roman" w:hAnsi="Calibri" w:cs="Times New Roman"/>
                <w:color w:val="000000"/>
                <w:sz w:val="18"/>
                <w:szCs w:val="18"/>
              </w:rPr>
            </w:pPr>
          </w:p>
        </w:tc>
      </w:tr>
      <w:tr w:rsidR="00583B88" w:rsidRPr="00C63289" w:rsidDel="00E2396A" w14:paraId="411EE6AB" w14:textId="67A150DC" w:rsidTr="00D83E9A">
        <w:trPr>
          <w:gridAfter w:val="6"/>
          <w:wAfter w:w="11952" w:type="dxa"/>
          <w:trHeight w:val="300"/>
          <w:del w:id="1823" w:author="Christopher Boyer" w:date="2015-07-11T00:21:00Z"/>
          <w:trPrChange w:id="1824" w:author="Ashwin Vasan" w:date="2015-07-09T15:31:00Z">
            <w:trPr>
              <w:gridAfter w:val="6"/>
              <w:wAfter w:w="11952" w:type="dxa"/>
              <w:trHeight w:val="300"/>
            </w:trPr>
          </w:trPrChange>
        </w:trPr>
        <w:tc>
          <w:tcPr>
            <w:tcW w:w="1224" w:type="dxa"/>
            <w:shd w:val="clear" w:color="auto" w:fill="auto"/>
            <w:hideMark/>
            <w:tcPrChange w:id="1825" w:author="Ashwin Vasan" w:date="2015-07-09T15:31:00Z">
              <w:tcPr>
                <w:tcW w:w="1224" w:type="dxa"/>
                <w:shd w:val="clear" w:color="auto" w:fill="auto"/>
                <w:hideMark/>
              </w:tcPr>
            </w:tcPrChange>
          </w:tcPr>
          <w:p w14:paraId="3793EE04" w14:textId="6F95F9E9" w:rsidR="00583B88" w:rsidRPr="00C63289" w:rsidDel="00E2396A" w:rsidRDefault="00583B88" w:rsidP="004C7FC8">
            <w:pPr>
              <w:jc w:val="right"/>
              <w:rPr>
                <w:del w:id="1826" w:author="Christopher Boyer" w:date="2015-07-11T00:21:00Z"/>
                <w:rFonts w:ascii="Calibri" w:eastAsia="Times New Roman" w:hAnsi="Calibri" w:cs="Times New Roman"/>
                <w:color w:val="000000"/>
                <w:sz w:val="18"/>
                <w:szCs w:val="18"/>
              </w:rPr>
            </w:pPr>
          </w:p>
        </w:tc>
      </w:tr>
      <w:tr w:rsidR="00583B88" w:rsidRPr="00C63289" w:rsidDel="00E2396A" w14:paraId="513162D1" w14:textId="703328FD" w:rsidTr="00D83E9A">
        <w:trPr>
          <w:gridAfter w:val="6"/>
          <w:wAfter w:w="11952" w:type="dxa"/>
          <w:trHeight w:val="300"/>
          <w:del w:id="1827" w:author="Christopher Boyer" w:date="2015-07-11T00:21:00Z"/>
          <w:trPrChange w:id="1828" w:author="Ashwin Vasan" w:date="2015-07-09T15:31:00Z">
            <w:trPr>
              <w:gridAfter w:val="6"/>
              <w:wAfter w:w="11952" w:type="dxa"/>
              <w:trHeight w:val="300"/>
            </w:trPr>
          </w:trPrChange>
        </w:trPr>
        <w:tc>
          <w:tcPr>
            <w:tcW w:w="1224" w:type="dxa"/>
            <w:shd w:val="clear" w:color="auto" w:fill="auto"/>
            <w:hideMark/>
            <w:tcPrChange w:id="1829" w:author="Ashwin Vasan" w:date="2015-07-09T15:31:00Z">
              <w:tcPr>
                <w:tcW w:w="1224" w:type="dxa"/>
                <w:shd w:val="clear" w:color="auto" w:fill="auto"/>
                <w:hideMark/>
              </w:tcPr>
            </w:tcPrChange>
          </w:tcPr>
          <w:p w14:paraId="1B7E23D5" w14:textId="32A7F372" w:rsidR="00583B88" w:rsidRPr="00783449" w:rsidDel="00E2396A" w:rsidRDefault="00583B88" w:rsidP="004C7FC8">
            <w:pPr>
              <w:jc w:val="right"/>
              <w:rPr>
                <w:del w:id="1830" w:author="Christopher Boyer" w:date="2015-07-11T00:21:00Z"/>
                <w:rFonts w:ascii="Calibri" w:eastAsia="Times New Roman" w:hAnsi="Calibri" w:cs="Times New Roman"/>
                <w:color w:val="000000"/>
                <w:sz w:val="18"/>
                <w:szCs w:val="18"/>
              </w:rPr>
            </w:pPr>
          </w:p>
        </w:tc>
      </w:tr>
      <w:tr w:rsidR="00583B88" w:rsidRPr="00C63289" w:rsidDel="00E2396A" w14:paraId="59115E62" w14:textId="05627EEE" w:rsidTr="00D83E9A">
        <w:trPr>
          <w:gridAfter w:val="6"/>
          <w:wAfter w:w="11952" w:type="dxa"/>
          <w:trHeight w:val="300"/>
          <w:del w:id="1831" w:author="Christopher Boyer" w:date="2015-07-11T00:21:00Z"/>
          <w:trPrChange w:id="1832" w:author="Ashwin Vasan" w:date="2015-07-09T15:31:00Z">
            <w:trPr>
              <w:gridAfter w:val="6"/>
              <w:wAfter w:w="11952" w:type="dxa"/>
              <w:trHeight w:val="300"/>
            </w:trPr>
          </w:trPrChange>
        </w:trPr>
        <w:tc>
          <w:tcPr>
            <w:tcW w:w="1224" w:type="dxa"/>
            <w:shd w:val="clear" w:color="auto" w:fill="auto"/>
            <w:noWrap/>
            <w:hideMark/>
            <w:tcPrChange w:id="1833" w:author="Ashwin Vasan" w:date="2015-07-09T15:31:00Z">
              <w:tcPr>
                <w:tcW w:w="1224" w:type="dxa"/>
                <w:shd w:val="clear" w:color="auto" w:fill="auto"/>
                <w:noWrap/>
                <w:hideMark/>
              </w:tcPr>
            </w:tcPrChange>
          </w:tcPr>
          <w:p w14:paraId="26DF2168" w14:textId="3DE7EC56" w:rsidR="00583B88" w:rsidRPr="00C63289" w:rsidDel="00E2396A" w:rsidRDefault="00583B88" w:rsidP="004C7FC8">
            <w:pPr>
              <w:jc w:val="right"/>
              <w:rPr>
                <w:del w:id="1834" w:author="Christopher Boyer" w:date="2015-07-11T00:21:00Z"/>
                <w:rFonts w:ascii="Calibri" w:eastAsia="Times New Roman" w:hAnsi="Calibri" w:cs="Times New Roman"/>
                <w:color w:val="000000"/>
                <w:sz w:val="18"/>
                <w:szCs w:val="18"/>
              </w:rPr>
            </w:pPr>
            <w:del w:id="1835" w:author="Christopher Boyer" w:date="2015-07-11T00:21:00Z">
              <w:r w:rsidRPr="00C63289" w:rsidDel="00E2396A">
                <w:rPr>
                  <w:rFonts w:ascii="Calibri" w:eastAsia="Times New Roman" w:hAnsi="Calibri" w:cs="Times New Roman"/>
                  <w:color w:val="000000"/>
                  <w:sz w:val="18"/>
                  <w:szCs w:val="18"/>
                </w:rPr>
                <w:delText>ref</w:delText>
              </w:r>
            </w:del>
          </w:p>
        </w:tc>
      </w:tr>
      <w:tr w:rsidR="00583B88" w:rsidRPr="00C63289" w:rsidDel="00E2396A" w14:paraId="36FE397C" w14:textId="294170D4" w:rsidTr="00D83E9A">
        <w:trPr>
          <w:gridAfter w:val="6"/>
          <w:wAfter w:w="11952" w:type="dxa"/>
          <w:trHeight w:val="300"/>
          <w:del w:id="1836" w:author="Christopher Boyer" w:date="2015-07-11T00:21:00Z"/>
          <w:trPrChange w:id="1837" w:author="Ashwin Vasan" w:date="2015-07-09T15:31:00Z">
            <w:trPr>
              <w:gridAfter w:val="6"/>
              <w:wAfter w:w="11952" w:type="dxa"/>
              <w:trHeight w:val="300"/>
            </w:trPr>
          </w:trPrChange>
        </w:trPr>
        <w:tc>
          <w:tcPr>
            <w:tcW w:w="1224" w:type="dxa"/>
            <w:shd w:val="clear" w:color="auto" w:fill="auto"/>
            <w:noWrap/>
            <w:hideMark/>
            <w:tcPrChange w:id="1838" w:author="Ashwin Vasan" w:date="2015-07-09T15:31:00Z">
              <w:tcPr>
                <w:tcW w:w="1224" w:type="dxa"/>
                <w:shd w:val="clear" w:color="auto" w:fill="auto"/>
                <w:noWrap/>
                <w:hideMark/>
              </w:tcPr>
            </w:tcPrChange>
          </w:tcPr>
          <w:p w14:paraId="53E944B8" w14:textId="1CA962D6" w:rsidR="00583B88" w:rsidRPr="00783449" w:rsidDel="00E2396A" w:rsidRDefault="00583B88" w:rsidP="004C7FC8">
            <w:pPr>
              <w:jc w:val="right"/>
              <w:rPr>
                <w:del w:id="1839" w:author="Christopher Boyer" w:date="2015-07-11T00:21:00Z"/>
                <w:rFonts w:ascii="Calibri" w:eastAsia="Times New Roman" w:hAnsi="Calibri" w:cs="Times New Roman"/>
                <w:color w:val="000000"/>
                <w:sz w:val="18"/>
                <w:szCs w:val="18"/>
              </w:rPr>
            </w:pPr>
            <w:del w:id="1840" w:author="Christopher Boyer" w:date="2015-07-11T00:21:00Z">
              <w:r w:rsidRPr="00783449" w:rsidDel="00E2396A">
                <w:rPr>
                  <w:rFonts w:ascii="Calibri" w:eastAsia="Times New Roman" w:hAnsi="Calibri" w:cs="Times New Roman"/>
                  <w:color w:val="000000"/>
                  <w:sz w:val="18"/>
                  <w:szCs w:val="18"/>
                </w:rPr>
                <w:delText>0.664-1.615</w:delText>
              </w:r>
            </w:del>
          </w:p>
        </w:tc>
      </w:tr>
      <w:tr w:rsidR="00583B88" w:rsidRPr="00C63289" w:rsidDel="00E2396A" w14:paraId="4AA84A33" w14:textId="590D7758" w:rsidTr="00D83E9A">
        <w:trPr>
          <w:gridAfter w:val="6"/>
          <w:wAfter w:w="11952" w:type="dxa"/>
          <w:trHeight w:val="300"/>
          <w:del w:id="1841" w:author="Christopher Boyer" w:date="2015-07-11T00:21:00Z"/>
          <w:trPrChange w:id="1842" w:author="Ashwin Vasan" w:date="2015-07-09T15:31:00Z">
            <w:trPr>
              <w:gridAfter w:val="6"/>
              <w:wAfter w:w="11952" w:type="dxa"/>
              <w:trHeight w:val="300"/>
            </w:trPr>
          </w:trPrChange>
        </w:trPr>
        <w:tc>
          <w:tcPr>
            <w:tcW w:w="1224" w:type="dxa"/>
            <w:shd w:val="clear" w:color="auto" w:fill="auto"/>
            <w:noWrap/>
            <w:hideMark/>
            <w:tcPrChange w:id="1843" w:author="Ashwin Vasan" w:date="2015-07-09T15:31:00Z">
              <w:tcPr>
                <w:tcW w:w="1224" w:type="dxa"/>
                <w:shd w:val="clear" w:color="auto" w:fill="auto"/>
                <w:noWrap/>
                <w:hideMark/>
              </w:tcPr>
            </w:tcPrChange>
          </w:tcPr>
          <w:p w14:paraId="1C4CD587" w14:textId="5ADFDC26" w:rsidR="00583B88" w:rsidRPr="00783449" w:rsidDel="00E2396A" w:rsidRDefault="00583B88" w:rsidP="004C7FC8">
            <w:pPr>
              <w:jc w:val="right"/>
              <w:rPr>
                <w:del w:id="1844" w:author="Christopher Boyer" w:date="2015-07-11T00:21:00Z"/>
                <w:rFonts w:ascii="Calibri" w:eastAsia="Times New Roman" w:hAnsi="Calibri" w:cs="Times New Roman"/>
                <w:color w:val="000000"/>
                <w:sz w:val="18"/>
                <w:szCs w:val="18"/>
              </w:rPr>
            </w:pPr>
            <w:del w:id="1845" w:author="Christopher Boyer" w:date="2015-07-11T00:21:00Z">
              <w:r w:rsidRPr="00783449" w:rsidDel="00E2396A">
                <w:rPr>
                  <w:rFonts w:ascii="Calibri" w:eastAsia="Times New Roman" w:hAnsi="Calibri" w:cs="Times New Roman"/>
                  <w:color w:val="000000"/>
                  <w:sz w:val="18"/>
                  <w:szCs w:val="18"/>
                </w:rPr>
                <w:delText>0.563-1.359</w:delText>
              </w:r>
            </w:del>
          </w:p>
        </w:tc>
      </w:tr>
      <w:tr w:rsidR="00583B88" w:rsidRPr="00C63289" w:rsidDel="00E2396A" w14:paraId="659E9AC8" w14:textId="76BDA6DC" w:rsidTr="00D83E9A">
        <w:trPr>
          <w:gridAfter w:val="6"/>
          <w:wAfter w:w="11952" w:type="dxa"/>
          <w:trHeight w:val="300"/>
          <w:del w:id="1846" w:author="Christopher Boyer" w:date="2015-07-11T00:21:00Z"/>
          <w:trPrChange w:id="1847" w:author="Ashwin Vasan" w:date="2015-07-09T15:31:00Z">
            <w:trPr>
              <w:gridAfter w:val="6"/>
              <w:wAfter w:w="11952" w:type="dxa"/>
              <w:trHeight w:val="300"/>
            </w:trPr>
          </w:trPrChange>
        </w:trPr>
        <w:tc>
          <w:tcPr>
            <w:tcW w:w="1224" w:type="dxa"/>
            <w:tcBorders>
              <w:bottom w:val="single" w:sz="4" w:space="0" w:color="auto"/>
            </w:tcBorders>
            <w:shd w:val="clear" w:color="auto" w:fill="auto"/>
            <w:noWrap/>
            <w:hideMark/>
            <w:tcPrChange w:id="1848" w:author="Ashwin Vasan" w:date="2015-07-09T15:31:00Z">
              <w:tcPr>
                <w:tcW w:w="1224" w:type="dxa"/>
                <w:tcBorders>
                  <w:bottom w:val="single" w:sz="4" w:space="0" w:color="auto"/>
                </w:tcBorders>
                <w:shd w:val="clear" w:color="auto" w:fill="auto"/>
                <w:noWrap/>
                <w:hideMark/>
              </w:tcPr>
            </w:tcPrChange>
          </w:tcPr>
          <w:p w14:paraId="26F6D037" w14:textId="74A84721" w:rsidR="00583B88" w:rsidRPr="00783449" w:rsidDel="00E2396A" w:rsidRDefault="00583B88" w:rsidP="004C7FC8">
            <w:pPr>
              <w:jc w:val="right"/>
              <w:rPr>
                <w:del w:id="1849" w:author="Christopher Boyer" w:date="2015-07-11T00:21:00Z"/>
                <w:rFonts w:ascii="Calibri" w:eastAsia="Times New Roman" w:hAnsi="Calibri" w:cs="Times New Roman"/>
                <w:color w:val="000000"/>
                <w:sz w:val="18"/>
                <w:szCs w:val="18"/>
              </w:rPr>
            </w:pPr>
          </w:p>
        </w:tc>
      </w:tr>
      <w:tr w:rsidR="00583B88" w:rsidRPr="00C63289" w:rsidDel="00E2396A" w14:paraId="38933515" w14:textId="6415E1DF" w:rsidTr="00D83E9A">
        <w:trPr>
          <w:gridAfter w:val="6"/>
          <w:wAfter w:w="11952" w:type="dxa"/>
          <w:trHeight w:val="300"/>
          <w:del w:id="1850" w:author="Christopher Boyer" w:date="2015-07-11T00:21:00Z"/>
          <w:trPrChange w:id="1851" w:author="Ashwin Vasan" w:date="2015-07-09T15:31:00Z">
            <w:trPr>
              <w:gridAfter w:val="6"/>
              <w:wAfter w:w="11952" w:type="dxa"/>
              <w:trHeight w:val="300"/>
            </w:trPr>
          </w:trPrChange>
        </w:trPr>
        <w:tc>
          <w:tcPr>
            <w:tcW w:w="1224" w:type="dxa"/>
            <w:shd w:val="clear" w:color="auto" w:fill="auto"/>
            <w:hideMark/>
            <w:tcPrChange w:id="1852" w:author="Ashwin Vasan" w:date="2015-07-09T15:31:00Z">
              <w:tcPr>
                <w:tcW w:w="1224" w:type="dxa"/>
                <w:shd w:val="clear" w:color="auto" w:fill="auto"/>
                <w:hideMark/>
              </w:tcPr>
            </w:tcPrChange>
          </w:tcPr>
          <w:p w14:paraId="75F44F4D" w14:textId="64B73916" w:rsidR="00583B88" w:rsidRPr="00C63289" w:rsidDel="00E2396A" w:rsidRDefault="00583B88" w:rsidP="004C7FC8">
            <w:pPr>
              <w:jc w:val="right"/>
              <w:rPr>
                <w:del w:id="1853" w:author="Christopher Boyer" w:date="2015-07-11T00:21:00Z"/>
                <w:rFonts w:ascii="Calibri" w:eastAsia="Times New Roman" w:hAnsi="Calibri" w:cs="Times New Roman"/>
                <w:color w:val="000000"/>
                <w:sz w:val="18"/>
                <w:szCs w:val="18"/>
              </w:rPr>
            </w:pPr>
          </w:p>
        </w:tc>
      </w:tr>
      <w:tr w:rsidR="00583B88" w:rsidRPr="00C63289" w:rsidDel="00E2396A" w14:paraId="26A95B54" w14:textId="6D255CD1" w:rsidTr="00D83E9A">
        <w:trPr>
          <w:gridAfter w:val="6"/>
          <w:wAfter w:w="11952" w:type="dxa"/>
          <w:trHeight w:val="300"/>
          <w:del w:id="1854" w:author="Christopher Boyer" w:date="2015-07-11T00:21:00Z"/>
          <w:trPrChange w:id="1855" w:author="Ashwin Vasan" w:date="2015-07-09T15:31:00Z">
            <w:trPr>
              <w:gridAfter w:val="6"/>
              <w:wAfter w:w="11952" w:type="dxa"/>
              <w:trHeight w:val="300"/>
            </w:trPr>
          </w:trPrChange>
        </w:trPr>
        <w:tc>
          <w:tcPr>
            <w:tcW w:w="1224" w:type="dxa"/>
            <w:tcBorders>
              <w:bottom w:val="single" w:sz="4" w:space="0" w:color="auto"/>
            </w:tcBorders>
            <w:shd w:val="clear" w:color="auto" w:fill="auto"/>
            <w:hideMark/>
            <w:tcPrChange w:id="1856" w:author="Ashwin Vasan" w:date="2015-07-09T15:31:00Z">
              <w:tcPr>
                <w:tcW w:w="1224" w:type="dxa"/>
                <w:tcBorders>
                  <w:bottom w:val="single" w:sz="4" w:space="0" w:color="auto"/>
                </w:tcBorders>
                <w:shd w:val="clear" w:color="auto" w:fill="auto"/>
                <w:hideMark/>
              </w:tcPr>
            </w:tcPrChange>
          </w:tcPr>
          <w:p w14:paraId="5D41215A" w14:textId="795280D5" w:rsidR="00583B88" w:rsidRPr="00783449" w:rsidDel="00E2396A" w:rsidRDefault="00583B88" w:rsidP="004C7FC8">
            <w:pPr>
              <w:jc w:val="right"/>
              <w:rPr>
                <w:del w:id="1857" w:author="Christopher Boyer" w:date="2015-07-11T00:21:00Z"/>
                <w:rFonts w:ascii="Calibri" w:eastAsia="Times New Roman" w:hAnsi="Calibri" w:cs="Times New Roman"/>
                <w:color w:val="000000"/>
                <w:sz w:val="18"/>
                <w:szCs w:val="18"/>
              </w:rPr>
            </w:pPr>
            <w:del w:id="1858" w:author="Christopher Boyer" w:date="2015-07-11T00:21:00Z">
              <w:r w:rsidRPr="00783449" w:rsidDel="00E2396A">
                <w:rPr>
                  <w:rFonts w:ascii="Calibri" w:eastAsia="Times New Roman" w:hAnsi="Calibri" w:cs="Times New Roman"/>
                  <w:color w:val="000000"/>
                  <w:sz w:val="18"/>
                  <w:szCs w:val="18"/>
                </w:rPr>
                <w:delText> </w:delText>
              </w:r>
            </w:del>
          </w:p>
        </w:tc>
      </w:tr>
      <w:tr w:rsidR="00583B88" w:rsidRPr="00C63289" w:rsidDel="00E2396A" w14:paraId="4D634A87" w14:textId="5A636518" w:rsidTr="00D83E9A">
        <w:trPr>
          <w:gridAfter w:val="6"/>
          <w:wAfter w:w="11952" w:type="dxa"/>
          <w:trHeight w:val="320"/>
          <w:del w:id="1859" w:author="Christopher Boyer" w:date="2015-07-11T00:21:00Z"/>
          <w:trPrChange w:id="1860" w:author="Ashwin Vasan" w:date="2015-07-09T15:31:00Z">
            <w:trPr>
              <w:gridAfter w:val="6"/>
              <w:wAfter w:w="11952" w:type="dxa"/>
              <w:trHeight w:val="320"/>
            </w:trPr>
          </w:trPrChange>
        </w:trPr>
        <w:tc>
          <w:tcPr>
            <w:tcW w:w="1224" w:type="dxa"/>
            <w:shd w:val="clear" w:color="auto" w:fill="auto"/>
            <w:noWrap/>
            <w:vAlign w:val="bottom"/>
            <w:hideMark/>
            <w:tcPrChange w:id="1861" w:author="Ashwin Vasan" w:date="2015-07-09T15:31:00Z">
              <w:tcPr>
                <w:tcW w:w="1224" w:type="dxa"/>
                <w:shd w:val="clear" w:color="auto" w:fill="auto"/>
                <w:noWrap/>
                <w:vAlign w:val="bottom"/>
                <w:hideMark/>
              </w:tcPr>
            </w:tcPrChange>
          </w:tcPr>
          <w:p w14:paraId="66B1C86F" w14:textId="2E99B938" w:rsidR="00583B88" w:rsidRPr="00344031" w:rsidDel="00E2396A" w:rsidRDefault="00583B88" w:rsidP="004C7FC8">
            <w:pPr>
              <w:jc w:val="right"/>
              <w:rPr>
                <w:del w:id="1862" w:author="Christopher Boyer" w:date="2015-07-11T00:21:00Z"/>
                <w:rFonts w:ascii="Calibri" w:eastAsia="Times New Roman" w:hAnsi="Calibri" w:cs="Times New Roman"/>
                <w:color w:val="000000"/>
                <w:sz w:val="18"/>
                <w:szCs w:val="18"/>
              </w:rPr>
            </w:pPr>
            <w:del w:id="1863" w:author="Christopher Boyer" w:date="2015-07-11T00:21:00Z">
              <w:r w:rsidRPr="00344031" w:rsidDel="00E2396A">
                <w:rPr>
                  <w:rFonts w:ascii="Calibri" w:eastAsia="Times New Roman" w:hAnsi="Calibri" w:cs="Times New Roman"/>
                  <w:color w:val="000000"/>
                  <w:sz w:val="18"/>
                  <w:szCs w:val="18"/>
                </w:rPr>
                <w:delText>0.062 (0.03)</w:delText>
              </w:r>
              <w:r w:rsidRPr="00344031" w:rsidDel="00E2396A">
                <w:rPr>
                  <w:rFonts w:ascii="Calibri" w:eastAsia="Times New Roman" w:hAnsi="Calibri" w:cs="Times New Roman"/>
                  <w:color w:val="000000"/>
                  <w:sz w:val="18"/>
                  <w:szCs w:val="18"/>
                  <w:vertAlign w:val="superscript"/>
                </w:rPr>
                <w:delText>*</w:delText>
              </w:r>
            </w:del>
          </w:p>
        </w:tc>
      </w:tr>
      <w:tr w:rsidR="00583B88" w:rsidRPr="00C63289" w:rsidDel="00E2396A" w14:paraId="719791BF" w14:textId="761F17B2" w:rsidTr="00D83E9A">
        <w:trPr>
          <w:gridAfter w:val="6"/>
          <w:wAfter w:w="11952" w:type="dxa"/>
          <w:trHeight w:val="320"/>
          <w:del w:id="1864" w:author="Christopher Boyer" w:date="2015-07-11T00:21:00Z"/>
          <w:trPrChange w:id="1865" w:author="Ashwin Vasan" w:date="2015-07-09T15:31:00Z">
            <w:trPr>
              <w:gridAfter w:val="6"/>
              <w:wAfter w:w="11952" w:type="dxa"/>
              <w:trHeight w:val="320"/>
            </w:trPr>
          </w:trPrChange>
        </w:trPr>
        <w:tc>
          <w:tcPr>
            <w:tcW w:w="1224" w:type="dxa"/>
            <w:tcBorders>
              <w:bottom w:val="single" w:sz="4" w:space="0" w:color="auto"/>
            </w:tcBorders>
            <w:shd w:val="clear" w:color="auto" w:fill="auto"/>
            <w:noWrap/>
            <w:vAlign w:val="bottom"/>
            <w:hideMark/>
            <w:tcPrChange w:id="1866" w:author="Ashwin Vasan" w:date="2015-07-09T15:31:00Z">
              <w:tcPr>
                <w:tcW w:w="1224" w:type="dxa"/>
                <w:tcBorders>
                  <w:bottom w:val="single" w:sz="4" w:space="0" w:color="auto"/>
                </w:tcBorders>
                <w:shd w:val="clear" w:color="auto" w:fill="auto"/>
                <w:noWrap/>
                <w:vAlign w:val="bottom"/>
                <w:hideMark/>
              </w:tcPr>
            </w:tcPrChange>
          </w:tcPr>
          <w:p w14:paraId="31ADBF7B" w14:textId="03CD4D67" w:rsidR="00583B88" w:rsidRPr="00783449" w:rsidDel="00E2396A" w:rsidRDefault="00583B88" w:rsidP="004C7FC8">
            <w:pPr>
              <w:jc w:val="right"/>
              <w:rPr>
                <w:del w:id="1867" w:author="Christopher Boyer" w:date="2015-07-11T00:21:00Z"/>
                <w:rFonts w:ascii="Calibri" w:eastAsia="Times New Roman" w:hAnsi="Calibri" w:cs="Times New Roman"/>
                <w:color w:val="000000"/>
                <w:sz w:val="18"/>
                <w:szCs w:val="18"/>
              </w:rPr>
            </w:pPr>
            <w:del w:id="1868" w:author="Christopher Boyer" w:date="2015-07-11T00:21:00Z">
              <w:r w:rsidRPr="00783449" w:rsidDel="00E2396A">
                <w:rPr>
                  <w:rFonts w:ascii="Calibri" w:eastAsia="Times New Roman" w:hAnsi="Calibri" w:cs="Times New Roman"/>
                  <w:color w:val="000000"/>
                  <w:sz w:val="18"/>
                  <w:szCs w:val="18"/>
                </w:rPr>
                <w:delText>0.039 (0.02)</w:delText>
              </w:r>
              <w:r w:rsidRPr="00783449" w:rsidDel="00E2396A">
                <w:rPr>
                  <w:rFonts w:ascii="Calibri" w:eastAsia="Times New Roman" w:hAnsi="Calibri" w:cs="Times New Roman"/>
                  <w:color w:val="000000"/>
                  <w:sz w:val="18"/>
                  <w:szCs w:val="18"/>
                  <w:vertAlign w:val="superscript"/>
                </w:rPr>
                <w:delText>*</w:delText>
              </w:r>
            </w:del>
          </w:p>
        </w:tc>
      </w:tr>
      <w:tr w:rsidR="00583B88" w:rsidRPr="00C63289" w:rsidDel="00E2396A" w14:paraId="025FA99A" w14:textId="354D5AF3" w:rsidTr="00D83E9A">
        <w:trPr>
          <w:gridAfter w:val="6"/>
          <w:wAfter w:w="11952" w:type="dxa"/>
          <w:trHeight w:val="320"/>
          <w:del w:id="1869" w:author="Christopher Boyer" w:date="2015-07-11T00:21:00Z"/>
          <w:trPrChange w:id="1870" w:author="Ashwin Vasan" w:date="2015-07-09T15:31:00Z">
            <w:trPr>
              <w:gridAfter w:val="6"/>
              <w:wAfter w:w="11952" w:type="dxa"/>
              <w:trHeight w:val="320"/>
            </w:trPr>
          </w:trPrChange>
        </w:trPr>
        <w:tc>
          <w:tcPr>
            <w:tcW w:w="1224" w:type="dxa"/>
            <w:shd w:val="clear" w:color="auto" w:fill="auto"/>
            <w:noWrap/>
            <w:vAlign w:val="bottom"/>
            <w:hideMark/>
            <w:tcPrChange w:id="1871" w:author="Ashwin Vasan" w:date="2015-07-09T15:31:00Z">
              <w:tcPr>
                <w:tcW w:w="1224" w:type="dxa"/>
                <w:shd w:val="clear" w:color="auto" w:fill="auto"/>
                <w:noWrap/>
                <w:vAlign w:val="bottom"/>
                <w:hideMark/>
              </w:tcPr>
            </w:tcPrChange>
          </w:tcPr>
          <w:p w14:paraId="252B1F62" w14:textId="21DCF91C" w:rsidR="00583B88" w:rsidRPr="00344031" w:rsidDel="00E2396A" w:rsidRDefault="00583B88" w:rsidP="004C7FC8">
            <w:pPr>
              <w:rPr>
                <w:del w:id="1872" w:author="Christopher Boyer" w:date="2015-07-11T00:21:00Z"/>
                <w:rFonts w:ascii="Calibri" w:eastAsia="Times New Roman" w:hAnsi="Calibri" w:cs="Times New Roman"/>
                <w:color w:val="000000"/>
                <w:sz w:val="18"/>
                <w:szCs w:val="18"/>
              </w:rPr>
            </w:pPr>
          </w:p>
        </w:tc>
      </w:tr>
    </w:tbl>
    <w:p w14:paraId="2AFA38DC" w14:textId="5B1D8124" w:rsidR="00793BDA" w:rsidRPr="003D6DFC" w:rsidDel="00583B88" w:rsidRDefault="00793BDA" w:rsidP="00D125DC">
      <w:pPr>
        <w:rPr>
          <w:del w:id="1873" w:author="Ashwin Vasan" w:date="2015-07-09T15:21:00Z"/>
          <w:rFonts w:asciiTheme="majorHAnsi" w:hAnsiTheme="majorHAnsi"/>
          <w:sz w:val="22"/>
          <w:szCs w:val="22"/>
        </w:rPr>
      </w:pPr>
      <w:del w:id="1874" w:author="Ashwin Vasan" w:date="2015-07-09T15:21:00Z">
        <w:r w:rsidRPr="003D6DFC" w:rsidDel="00583B88">
          <w:rPr>
            <w:rFonts w:asciiTheme="majorHAnsi" w:hAnsiTheme="majorHAnsi"/>
            <w:sz w:val="22"/>
            <w:szCs w:val="22"/>
          </w:rPr>
          <w:br w:type="textWrapping" w:clear="all"/>
        </w:r>
      </w:del>
    </w:p>
    <w:p w14:paraId="5C642770" w14:textId="5368E559" w:rsidR="00793BDA" w:rsidDel="00E2396A" w:rsidRDefault="00793BDA" w:rsidP="004C7FC8">
      <w:pPr>
        <w:rPr>
          <w:del w:id="1875" w:author="Christopher Boyer" w:date="2015-07-11T00:21:00Z"/>
          <w:b/>
        </w:rPr>
      </w:pPr>
      <w:del w:id="1876" w:author="Ashwin Vasan" w:date="2015-07-09T15:21:00Z">
        <w:r w:rsidDel="00583B88">
          <w:rPr>
            <w:b/>
          </w:rPr>
          <w:br w:type="page"/>
        </w:r>
      </w:del>
    </w:p>
    <w:p w14:paraId="4C6AC172" w14:textId="77777777" w:rsidR="00CF5ED8" w:rsidDel="00E2396A" w:rsidRDefault="00CF5ED8" w:rsidP="004C7FC8">
      <w:pPr>
        <w:rPr>
          <w:ins w:id="1877" w:author="Ashwin Vasan" w:date="2015-07-09T19:39:00Z"/>
          <w:del w:id="1878" w:author="Christopher Boyer" w:date="2015-07-11T00:21:00Z"/>
          <w:rFonts w:asciiTheme="majorHAnsi" w:hAnsiTheme="majorHAnsi"/>
          <w:b/>
          <w:sz w:val="22"/>
          <w:szCs w:val="22"/>
        </w:rPr>
      </w:pPr>
    </w:p>
    <w:p w14:paraId="368C0D9A" w14:textId="77777777" w:rsidR="00CF5ED8" w:rsidDel="00E2396A" w:rsidRDefault="00CF5ED8" w:rsidP="004C7FC8">
      <w:pPr>
        <w:rPr>
          <w:ins w:id="1879" w:author="Ashwin Vasan" w:date="2015-07-09T19:39:00Z"/>
          <w:del w:id="1880" w:author="Christopher Boyer" w:date="2015-07-11T00:21:00Z"/>
          <w:rFonts w:asciiTheme="majorHAnsi" w:hAnsiTheme="majorHAnsi"/>
          <w:b/>
          <w:sz w:val="22"/>
          <w:szCs w:val="22"/>
        </w:rPr>
      </w:pPr>
    </w:p>
    <w:p w14:paraId="35F2A8F5" w14:textId="77777777" w:rsidR="00CF5ED8" w:rsidDel="00E2396A" w:rsidRDefault="00CF5ED8" w:rsidP="004C7FC8">
      <w:pPr>
        <w:rPr>
          <w:ins w:id="1881" w:author="Ashwin Vasan" w:date="2015-07-09T19:39:00Z"/>
          <w:del w:id="1882" w:author="Christopher Boyer" w:date="2015-07-11T00:21:00Z"/>
          <w:rFonts w:asciiTheme="majorHAnsi" w:hAnsiTheme="majorHAnsi"/>
          <w:b/>
          <w:sz w:val="22"/>
          <w:szCs w:val="22"/>
        </w:rPr>
      </w:pPr>
    </w:p>
    <w:p w14:paraId="39489AF1" w14:textId="77777777" w:rsidR="00CF5ED8" w:rsidDel="00E2396A" w:rsidRDefault="00CF5ED8" w:rsidP="004C7FC8">
      <w:pPr>
        <w:rPr>
          <w:ins w:id="1883" w:author="Ashwin Vasan" w:date="2015-07-09T19:39:00Z"/>
          <w:del w:id="1884" w:author="Christopher Boyer" w:date="2015-07-11T00:21:00Z"/>
          <w:rFonts w:asciiTheme="majorHAnsi" w:hAnsiTheme="majorHAnsi"/>
          <w:b/>
          <w:sz w:val="22"/>
          <w:szCs w:val="22"/>
        </w:rPr>
      </w:pPr>
    </w:p>
    <w:p w14:paraId="316CE485" w14:textId="77777777" w:rsidR="00CF5ED8" w:rsidDel="00E2396A" w:rsidRDefault="00CF5ED8" w:rsidP="004C7FC8">
      <w:pPr>
        <w:rPr>
          <w:ins w:id="1885" w:author="Ashwin Vasan" w:date="2015-07-09T19:39:00Z"/>
          <w:del w:id="1886" w:author="Christopher Boyer" w:date="2015-07-11T00:21:00Z"/>
          <w:rFonts w:asciiTheme="majorHAnsi" w:hAnsiTheme="majorHAnsi"/>
          <w:b/>
          <w:sz w:val="22"/>
          <w:szCs w:val="22"/>
        </w:rPr>
      </w:pPr>
    </w:p>
    <w:p w14:paraId="39879B68" w14:textId="77777777" w:rsidR="00CF5ED8" w:rsidDel="00E2396A" w:rsidRDefault="00CF5ED8" w:rsidP="004C7FC8">
      <w:pPr>
        <w:rPr>
          <w:ins w:id="1887" w:author="Ashwin Vasan" w:date="2015-07-09T19:39:00Z"/>
          <w:del w:id="1888" w:author="Christopher Boyer" w:date="2015-07-11T00:21:00Z"/>
          <w:rFonts w:asciiTheme="majorHAnsi" w:hAnsiTheme="majorHAnsi"/>
          <w:b/>
          <w:sz w:val="22"/>
          <w:szCs w:val="22"/>
        </w:rPr>
      </w:pPr>
    </w:p>
    <w:p w14:paraId="2261BD80" w14:textId="77777777" w:rsidR="00CF5ED8" w:rsidDel="00E2396A" w:rsidRDefault="00CF5ED8" w:rsidP="004C7FC8">
      <w:pPr>
        <w:rPr>
          <w:ins w:id="1889" w:author="Ashwin Vasan" w:date="2015-07-09T19:39:00Z"/>
          <w:del w:id="1890" w:author="Christopher Boyer" w:date="2015-07-11T00:21:00Z"/>
          <w:rFonts w:asciiTheme="majorHAnsi" w:hAnsiTheme="majorHAnsi"/>
          <w:b/>
          <w:sz w:val="22"/>
          <w:szCs w:val="22"/>
        </w:rPr>
      </w:pPr>
    </w:p>
    <w:p w14:paraId="1AAF8D60" w14:textId="77777777" w:rsidR="00CF5ED8" w:rsidDel="00E2396A" w:rsidRDefault="00CF5ED8" w:rsidP="004C7FC8">
      <w:pPr>
        <w:rPr>
          <w:ins w:id="1891" w:author="Ashwin Vasan" w:date="2015-07-09T19:39:00Z"/>
          <w:del w:id="1892" w:author="Christopher Boyer" w:date="2015-07-11T00:21:00Z"/>
          <w:rFonts w:asciiTheme="majorHAnsi" w:hAnsiTheme="majorHAnsi"/>
          <w:b/>
          <w:sz w:val="22"/>
          <w:szCs w:val="22"/>
        </w:rPr>
      </w:pPr>
    </w:p>
    <w:p w14:paraId="5BCF665A" w14:textId="77777777" w:rsidR="00CF5ED8" w:rsidDel="00E2396A" w:rsidRDefault="00CF5ED8" w:rsidP="004C7FC8">
      <w:pPr>
        <w:rPr>
          <w:ins w:id="1893" w:author="Ashwin Vasan" w:date="2015-07-09T19:39:00Z"/>
          <w:del w:id="1894" w:author="Christopher Boyer" w:date="2015-07-11T00:21:00Z"/>
          <w:rFonts w:asciiTheme="majorHAnsi" w:hAnsiTheme="majorHAnsi"/>
          <w:b/>
          <w:sz w:val="22"/>
          <w:szCs w:val="22"/>
        </w:rPr>
      </w:pPr>
    </w:p>
    <w:p w14:paraId="3E9679AA" w14:textId="77777777" w:rsidR="00CF5ED8" w:rsidDel="00E2396A" w:rsidRDefault="00CF5ED8" w:rsidP="004C7FC8">
      <w:pPr>
        <w:rPr>
          <w:ins w:id="1895" w:author="Ashwin Vasan" w:date="2015-07-09T19:39:00Z"/>
          <w:del w:id="1896" w:author="Christopher Boyer" w:date="2015-07-11T00:21:00Z"/>
          <w:rFonts w:asciiTheme="majorHAnsi" w:hAnsiTheme="majorHAnsi"/>
          <w:b/>
          <w:sz w:val="22"/>
          <w:szCs w:val="22"/>
        </w:rPr>
      </w:pPr>
    </w:p>
    <w:p w14:paraId="2DC648F9" w14:textId="77777777" w:rsidR="00CF5ED8" w:rsidRDefault="00CF5ED8" w:rsidP="004C7FC8">
      <w:pPr>
        <w:rPr>
          <w:ins w:id="1897" w:author="Ashwin Vasan" w:date="2015-07-09T19:39:00Z"/>
          <w:rFonts w:asciiTheme="majorHAnsi" w:hAnsiTheme="majorHAnsi"/>
          <w:b/>
          <w:sz w:val="22"/>
          <w:szCs w:val="22"/>
        </w:rPr>
      </w:pPr>
    </w:p>
    <w:tbl>
      <w:tblPr>
        <w:tblW w:w="13108" w:type="dxa"/>
        <w:tblInd w:w="93" w:type="dxa"/>
        <w:tblLook w:val="04A0" w:firstRow="1" w:lastRow="0" w:firstColumn="1" w:lastColumn="0" w:noHBand="0" w:noVBand="1"/>
        <w:tblPrChange w:id="1898" w:author="Christopher Boyer" w:date="2015-07-11T00:22:00Z">
          <w:tblPr>
            <w:tblW w:w="18181" w:type="dxa"/>
            <w:tblInd w:w="-1224" w:type="dxa"/>
            <w:tblLook w:val="04A0" w:firstRow="1" w:lastRow="0" w:firstColumn="1" w:lastColumn="0" w:noHBand="0" w:noVBand="1"/>
          </w:tblPr>
        </w:tblPrChange>
      </w:tblPr>
      <w:tblGrid>
        <w:gridCol w:w="2059"/>
        <w:gridCol w:w="593"/>
        <w:gridCol w:w="1104"/>
        <w:gridCol w:w="261"/>
        <w:gridCol w:w="761"/>
        <w:gridCol w:w="1086"/>
        <w:gridCol w:w="261"/>
        <w:gridCol w:w="448"/>
        <w:gridCol w:w="770"/>
        <w:gridCol w:w="261"/>
        <w:gridCol w:w="744"/>
        <w:gridCol w:w="1206"/>
        <w:gridCol w:w="261"/>
        <w:gridCol w:w="448"/>
        <w:gridCol w:w="770"/>
        <w:gridCol w:w="261"/>
        <w:gridCol w:w="725"/>
        <w:gridCol w:w="1089"/>
        <w:tblGridChange w:id="1899">
          <w:tblGrid>
            <w:gridCol w:w="1700"/>
            <w:gridCol w:w="164"/>
            <w:gridCol w:w="429"/>
            <w:gridCol w:w="1104"/>
            <w:gridCol w:w="164"/>
            <w:gridCol w:w="97"/>
            <w:gridCol w:w="164"/>
            <w:gridCol w:w="597"/>
            <w:gridCol w:w="1086"/>
            <w:gridCol w:w="164"/>
            <w:gridCol w:w="97"/>
            <w:gridCol w:w="164"/>
            <w:gridCol w:w="284"/>
            <w:gridCol w:w="770"/>
            <w:gridCol w:w="164"/>
            <w:gridCol w:w="97"/>
            <w:gridCol w:w="164"/>
            <w:gridCol w:w="580"/>
            <w:gridCol w:w="1206"/>
            <w:gridCol w:w="164"/>
            <w:gridCol w:w="97"/>
            <w:gridCol w:w="164"/>
            <w:gridCol w:w="284"/>
            <w:gridCol w:w="770"/>
            <w:gridCol w:w="164"/>
            <w:gridCol w:w="97"/>
            <w:gridCol w:w="164"/>
            <w:gridCol w:w="561"/>
            <w:gridCol w:w="1089"/>
            <w:gridCol w:w="164"/>
          </w:tblGrid>
        </w:tblGridChange>
      </w:tblGrid>
      <w:tr w:rsidR="00E2396A" w14:paraId="035FBF78" w14:textId="77777777" w:rsidTr="00E2396A">
        <w:trPr>
          <w:trHeight w:val="300"/>
          <w:ins w:id="1900" w:author="Christopher Boyer" w:date="2015-07-11T00:20:00Z"/>
          <w:trPrChange w:id="1901" w:author="Christopher Boyer" w:date="2015-07-11T00:22:00Z">
            <w:trPr>
              <w:gridAfter w:val="0"/>
              <w:wBefore w:w="1317" w:type="dxa"/>
              <w:wAfter w:w="5144" w:type="dxa"/>
              <w:trHeight w:val="300"/>
            </w:trPr>
          </w:trPrChange>
        </w:trPr>
        <w:tc>
          <w:tcPr>
            <w:tcW w:w="2059" w:type="dxa"/>
            <w:tcBorders>
              <w:top w:val="single" w:sz="4" w:space="0" w:color="auto"/>
              <w:left w:val="nil"/>
              <w:bottom w:val="nil"/>
              <w:right w:val="nil"/>
            </w:tcBorders>
            <w:shd w:val="clear" w:color="auto" w:fill="auto"/>
            <w:noWrap/>
            <w:vAlign w:val="bottom"/>
            <w:hideMark/>
            <w:tcPrChange w:id="1902" w:author="Christopher Boyer" w:date="2015-07-11T00:22:00Z">
              <w:tcPr>
                <w:tcW w:w="1700" w:type="dxa"/>
                <w:tcBorders>
                  <w:top w:val="single" w:sz="4" w:space="0" w:color="auto"/>
                  <w:left w:val="nil"/>
                  <w:bottom w:val="nil"/>
                  <w:right w:val="nil"/>
                </w:tcBorders>
                <w:shd w:val="clear" w:color="auto" w:fill="auto"/>
                <w:noWrap/>
                <w:vAlign w:val="bottom"/>
                <w:hideMark/>
              </w:tcPr>
            </w:tcPrChange>
          </w:tcPr>
          <w:p w14:paraId="3EA7E86C" w14:textId="77777777" w:rsidR="00E2396A" w:rsidRDefault="00E2396A">
            <w:pPr>
              <w:rPr>
                <w:ins w:id="1903" w:author="Christopher Boyer" w:date="2015-07-11T00:20:00Z"/>
                <w:rFonts w:ascii="Helvetica Neue" w:eastAsia="Times New Roman" w:hAnsi="Helvetica Neue" w:cs="Times New Roman"/>
                <w:color w:val="000000"/>
                <w:sz w:val="16"/>
                <w:szCs w:val="16"/>
              </w:rPr>
            </w:pPr>
            <w:ins w:id="1904" w:author="Christopher Boyer" w:date="2015-07-11T00:20:00Z">
              <w:r>
                <w:rPr>
                  <w:rFonts w:ascii="Helvetica Neue" w:eastAsia="Times New Roman" w:hAnsi="Helvetica Neue" w:cs="Times New Roman"/>
                  <w:color w:val="000000"/>
                  <w:sz w:val="16"/>
                  <w:szCs w:val="16"/>
                </w:rPr>
                <w:t> </w:t>
              </w:r>
            </w:ins>
          </w:p>
        </w:tc>
        <w:tc>
          <w:tcPr>
            <w:tcW w:w="11049" w:type="dxa"/>
            <w:gridSpan w:val="17"/>
            <w:tcBorders>
              <w:top w:val="single" w:sz="4" w:space="0" w:color="auto"/>
              <w:left w:val="nil"/>
              <w:bottom w:val="single" w:sz="4" w:space="0" w:color="auto"/>
              <w:right w:val="nil"/>
            </w:tcBorders>
            <w:shd w:val="clear" w:color="auto" w:fill="auto"/>
            <w:noWrap/>
            <w:vAlign w:val="bottom"/>
            <w:hideMark/>
            <w:tcPrChange w:id="1905" w:author="Christopher Boyer" w:date="2015-07-11T00:22:00Z">
              <w:tcPr>
                <w:tcW w:w="10020" w:type="dxa"/>
                <w:gridSpan w:val="28"/>
                <w:tcBorders>
                  <w:top w:val="single" w:sz="4" w:space="0" w:color="auto"/>
                  <w:left w:val="nil"/>
                  <w:bottom w:val="single" w:sz="4" w:space="0" w:color="auto"/>
                  <w:right w:val="nil"/>
                </w:tcBorders>
                <w:shd w:val="clear" w:color="auto" w:fill="auto"/>
                <w:noWrap/>
                <w:vAlign w:val="bottom"/>
                <w:hideMark/>
              </w:tcPr>
            </w:tcPrChange>
          </w:tcPr>
          <w:p w14:paraId="4A8C4C81" w14:textId="77777777" w:rsidR="00E2396A" w:rsidRDefault="00E2396A">
            <w:pPr>
              <w:jc w:val="center"/>
              <w:rPr>
                <w:ins w:id="1906" w:author="Christopher Boyer" w:date="2015-07-11T00:20:00Z"/>
                <w:rFonts w:ascii="Helvetica Neue" w:eastAsia="Times New Roman" w:hAnsi="Helvetica Neue" w:cs="Times New Roman"/>
                <w:b/>
                <w:bCs/>
                <w:color w:val="000000"/>
                <w:sz w:val="16"/>
                <w:szCs w:val="16"/>
              </w:rPr>
            </w:pPr>
            <w:ins w:id="1907" w:author="Christopher Boyer" w:date="2015-07-11T00:20:00Z">
              <w:r>
                <w:rPr>
                  <w:rFonts w:ascii="Helvetica Neue" w:eastAsia="Times New Roman" w:hAnsi="Helvetica Neue" w:cs="Times New Roman"/>
                  <w:b/>
                  <w:bCs/>
                  <w:color w:val="000000"/>
                  <w:sz w:val="16"/>
                  <w:szCs w:val="16"/>
                </w:rPr>
                <w:t>Diagnosis</w:t>
              </w:r>
            </w:ins>
          </w:p>
        </w:tc>
      </w:tr>
      <w:tr w:rsidR="00E2396A" w14:paraId="632A07B4" w14:textId="77777777" w:rsidTr="00E2396A">
        <w:tblPrEx>
          <w:tblPrExChange w:id="1908" w:author="Christopher Boyer" w:date="2015-07-11T00:22:00Z">
            <w:tblPrEx>
              <w:tblW w:w="12913" w:type="dxa"/>
              <w:tblInd w:w="93" w:type="dxa"/>
            </w:tblPrEx>
          </w:tblPrExChange>
        </w:tblPrEx>
        <w:trPr>
          <w:trHeight w:val="300"/>
          <w:ins w:id="1909" w:author="Christopher Boyer" w:date="2015-07-11T00:20:00Z"/>
          <w:trPrChange w:id="1910" w:author="Christopher Boyer" w:date="2015-07-11T00:22:00Z">
            <w:trPr>
              <w:trHeight w:val="300"/>
            </w:trPr>
          </w:trPrChange>
        </w:trPr>
        <w:tc>
          <w:tcPr>
            <w:tcW w:w="2059" w:type="dxa"/>
            <w:tcBorders>
              <w:top w:val="nil"/>
              <w:left w:val="nil"/>
              <w:bottom w:val="nil"/>
              <w:right w:val="nil"/>
            </w:tcBorders>
            <w:shd w:val="clear" w:color="auto" w:fill="auto"/>
            <w:noWrap/>
            <w:vAlign w:val="bottom"/>
            <w:hideMark/>
            <w:tcPrChange w:id="1911"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0B410077" w14:textId="77777777" w:rsidR="00E2396A" w:rsidRDefault="00E2396A">
            <w:pPr>
              <w:rPr>
                <w:ins w:id="1912" w:author="Christopher Boyer" w:date="2015-07-11T00:20:00Z"/>
                <w:rFonts w:ascii="Helvetica Neue" w:eastAsia="Times New Roman" w:hAnsi="Helvetica Neue" w:cs="Times New Roman"/>
                <w:color w:val="000000"/>
                <w:sz w:val="16"/>
                <w:szCs w:val="16"/>
              </w:rPr>
            </w:pPr>
          </w:p>
        </w:tc>
        <w:tc>
          <w:tcPr>
            <w:tcW w:w="3805" w:type="dxa"/>
            <w:gridSpan w:val="5"/>
            <w:tcBorders>
              <w:top w:val="nil"/>
              <w:left w:val="nil"/>
              <w:bottom w:val="single" w:sz="4" w:space="0" w:color="auto"/>
              <w:right w:val="nil"/>
            </w:tcBorders>
            <w:shd w:val="clear" w:color="auto" w:fill="auto"/>
            <w:vAlign w:val="bottom"/>
            <w:hideMark/>
            <w:tcPrChange w:id="1913" w:author="Christopher Boyer" w:date="2015-07-11T00:22:00Z">
              <w:tcPr>
                <w:tcW w:w="3805" w:type="dxa"/>
                <w:gridSpan w:val="8"/>
                <w:tcBorders>
                  <w:top w:val="nil"/>
                  <w:left w:val="nil"/>
                  <w:bottom w:val="single" w:sz="4" w:space="0" w:color="auto"/>
                  <w:right w:val="nil"/>
                </w:tcBorders>
                <w:shd w:val="clear" w:color="auto" w:fill="auto"/>
                <w:vAlign w:val="bottom"/>
                <w:hideMark/>
              </w:tcPr>
            </w:tcPrChange>
          </w:tcPr>
          <w:p w14:paraId="57BB8C9A" w14:textId="77777777" w:rsidR="00E2396A" w:rsidRDefault="00E2396A">
            <w:pPr>
              <w:jc w:val="center"/>
              <w:rPr>
                <w:ins w:id="1914" w:author="Christopher Boyer" w:date="2015-07-11T00:20:00Z"/>
                <w:rFonts w:ascii="Helvetica Neue" w:eastAsia="Times New Roman" w:hAnsi="Helvetica Neue" w:cs="Times New Roman"/>
                <w:i/>
                <w:iCs/>
                <w:color w:val="000000"/>
                <w:sz w:val="16"/>
                <w:szCs w:val="16"/>
              </w:rPr>
            </w:pPr>
            <w:ins w:id="1915" w:author="Christopher Boyer" w:date="2015-07-11T00:20:00Z">
              <w:r>
                <w:rPr>
                  <w:rFonts w:ascii="Helvetica Neue" w:eastAsia="Times New Roman" w:hAnsi="Helvetica Neue" w:cs="Times New Roman"/>
                  <w:i/>
                  <w:iCs/>
                  <w:color w:val="000000"/>
                  <w:sz w:val="16"/>
                  <w:szCs w:val="16"/>
                </w:rPr>
                <w:t>Effect vs. never trained at baseline</w:t>
              </w:r>
            </w:ins>
          </w:p>
        </w:tc>
        <w:tc>
          <w:tcPr>
            <w:tcW w:w="261" w:type="dxa"/>
            <w:tcBorders>
              <w:top w:val="nil"/>
              <w:left w:val="nil"/>
              <w:bottom w:val="nil"/>
              <w:right w:val="nil"/>
            </w:tcBorders>
            <w:shd w:val="clear" w:color="auto" w:fill="auto"/>
            <w:noWrap/>
            <w:vAlign w:val="bottom"/>
            <w:hideMark/>
            <w:tcPrChange w:id="1916" w:author="Christopher Boyer" w:date="2015-07-11T00:22:00Z">
              <w:tcPr>
                <w:tcW w:w="261" w:type="dxa"/>
                <w:gridSpan w:val="2"/>
                <w:tcBorders>
                  <w:top w:val="nil"/>
                  <w:left w:val="nil"/>
                  <w:bottom w:val="nil"/>
                  <w:right w:val="nil"/>
                </w:tcBorders>
                <w:shd w:val="clear" w:color="auto" w:fill="auto"/>
                <w:noWrap/>
                <w:vAlign w:val="bottom"/>
                <w:hideMark/>
              </w:tcPr>
            </w:tcPrChange>
          </w:tcPr>
          <w:p w14:paraId="510DD2B3" w14:textId="77777777" w:rsidR="00E2396A" w:rsidRDefault="00E2396A">
            <w:pPr>
              <w:rPr>
                <w:ins w:id="1917" w:author="Christopher Boyer" w:date="2015-07-11T00:20:00Z"/>
                <w:rFonts w:ascii="Helvetica Neue" w:eastAsia="Times New Roman" w:hAnsi="Helvetica Neue" w:cs="Times New Roman"/>
                <w:color w:val="000000"/>
                <w:sz w:val="16"/>
                <w:szCs w:val="16"/>
              </w:rPr>
            </w:pPr>
          </w:p>
        </w:tc>
        <w:tc>
          <w:tcPr>
            <w:tcW w:w="3429" w:type="dxa"/>
            <w:gridSpan w:val="5"/>
            <w:tcBorders>
              <w:top w:val="nil"/>
              <w:left w:val="nil"/>
              <w:bottom w:val="single" w:sz="4" w:space="0" w:color="auto"/>
              <w:right w:val="nil"/>
            </w:tcBorders>
            <w:shd w:val="clear" w:color="auto" w:fill="auto"/>
            <w:vAlign w:val="bottom"/>
            <w:hideMark/>
            <w:tcPrChange w:id="1918" w:author="Christopher Boyer" w:date="2015-07-11T00:22:00Z">
              <w:tcPr>
                <w:tcW w:w="3429" w:type="dxa"/>
                <w:gridSpan w:val="8"/>
                <w:tcBorders>
                  <w:top w:val="nil"/>
                  <w:left w:val="nil"/>
                  <w:bottom w:val="single" w:sz="4" w:space="0" w:color="auto"/>
                  <w:right w:val="nil"/>
                </w:tcBorders>
                <w:shd w:val="clear" w:color="auto" w:fill="auto"/>
                <w:vAlign w:val="bottom"/>
                <w:hideMark/>
              </w:tcPr>
            </w:tcPrChange>
          </w:tcPr>
          <w:p w14:paraId="1A59064E" w14:textId="77777777" w:rsidR="00E2396A" w:rsidRDefault="00E2396A">
            <w:pPr>
              <w:jc w:val="center"/>
              <w:rPr>
                <w:ins w:id="1919" w:author="Christopher Boyer" w:date="2015-07-11T00:20:00Z"/>
                <w:rFonts w:ascii="Helvetica Neue" w:eastAsia="Times New Roman" w:hAnsi="Helvetica Neue" w:cs="Times New Roman"/>
                <w:i/>
                <w:iCs/>
                <w:color w:val="000000"/>
                <w:sz w:val="16"/>
                <w:szCs w:val="16"/>
              </w:rPr>
            </w:pPr>
            <w:ins w:id="1920" w:author="Christopher Boyer" w:date="2015-07-11T00:20:00Z">
              <w:r>
                <w:rPr>
                  <w:rFonts w:ascii="Helvetica Neue" w:eastAsia="Times New Roman" w:hAnsi="Helvetica Neue" w:cs="Times New Roman"/>
                  <w:i/>
                  <w:iCs/>
                  <w:color w:val="000000"/>
                  <w:sz w:val="16"/>
                  <w:szCs w:val="16"/>
                </w:rPr>
                <w:t>Effect within strata of training cohorts</w:t>
              </w:r>
            </w:ins>
          </w:p>
        </w:tc>
        <w:tc>
          <w:tcPr>
            <w:tcW w:w="261" w:type="dxa"/>
            <w:tcBorders>
              <w:top w:val="nil"/>
              <w:left w:val="nil"/>
              <w:bottom w:val="nil"/>
              <w:right w:val="nil"/>
            </w:tcBorders>
            <w:shd w:val="clear" w:color="auto" w:fill="auto"/>
            <w:noWrap/>
            <w:vAlign w:val="bottom"/>
            <w:hideMark/>
            <w:tcPrChange w:id="1921"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45399AD" w14:textId="77777777" w:rsidR="00E2396A" w:rsidRDefault="00E2396A">
            <w:pPr>
              <w:rPr>
                <w:ins w:id="1922" w:author="Christopher Boyer" w:date="2015-07-11T00:20:00Z"/>
                <w:rFonts w:ascii="Calibri" w:eastAsia="Times New Roman" w:hAnsi="Calibri" w:cs="Times New Roman"/>
                <w:color w:val="000000"/>
                <w:sz w:val="16"/>
                <w:szCs w:val="16"/>
              </w:rPr>
            </w:pPr>
          </w:p>
        </w:tc>
        <w:tc>
          <w:tcPr>
            <w:tcW w:w="3293" w:type="dxa"/>
            <w:gridSpan w:val="5"/>
            <w:tcBorders>
              <w:top w:val="nil"/>
              <w:left w:val="nil"/>
              <w:bottom w:val="single" w:sz="4" w:space="0" w:color="auto"/>
              <w:right w:val="nil"/>
            </w:tcBorders>
            <w:shd w:val="clear" w:color="auto" w:fill="auto"/>
            <w:vAlign w:val="bottom"/>
            <w:hideMark/>
            <w:tcPrChange w:id="1923" w:author="Christopher Boyer" w:date="2015-07-11T00:22:00Z">
              <w:tcPr>
                <w:tcW w:w="3293" w:type="dxa"/>
                <w:gridSpan w:val="8"/>
                <w:tcBorders>
                  <w:top w:val="nil"/>
                  <w:left w:val="nil"/>
                  <w:bottom w:val="single" w:sz="4" w:space="0" w:color="auto"/>
                  <w:right w:val="nil"/>
                </w:tcBorders>
                <w:shd w:val="clear" w:color="auto" w:fill="auto"/>
                <w:vAlign w:val="bottom"/>
                <w:hideMark/>
              </w:tcPr>
            </w:tcPrChange>
          </w:tcPr>
          <w:p w14:paraId="763B7CA7" w14:textId="77777777" w:rsidR="00E2396A" w:rsidRDefault="00E2396A">
            <w:pPr>
              <w:jc w:val="center"/>
              <w:rPr>
                <w:ins w:id="1924" w:author="Christopher Boyer" w:date="2015-07-11T00:20:00Z"/>
                <w:rFonts w:ascii="Helvetica Neue" w:eastAsia="Times New Roman" w:hAnsi="Helvetica Neue" w:cs="Times New Roman"/>
                <w:i/>
                <w:iCs/>
                <w:color w:val="000000"/>
                <w:sz w:val="16"/>
                <w:szCs w:val="16"/>
              </w:rPr>
            </w:pPr>
            <w:ins w:id="1925" w:author="Christopher Boyer" w:date="2015-07-11T00:20:00Z">
              <w:r>
                <w:rPr>
                  <w:rFonts w:ascii="Helvetica Neue" w:eastAsia="Times New Roman" w:hAnsi="Helvetica Neue" w:cs="Times New Roman"/>
                  <w:i/>
                  <w:iCs/>
                  <w:color w:val="000000"/>
                  <w:sz w:val="16"/>
                  <w:szCs w:val="16"/>
                </w:rPr>
                <w:t>Effect vs. all nurses at baseline</w:t>
              </w:r>
            </w:ins>
          </w:p>
        </w:tc>
      </w:tr>
      <w:tr w:rsidR="00E2396A" w14:paraId="6EABA5F4" w14:textId="77777777" w:rsidTr="00E2396A">
        <w:tblPrEx>
          <w:tblPrExChange w:id="1926" w:author="Christopher Boyer" w:date="2015-07-11T00:22:00Z">
            <w:tblPrEx>
              <w:tblW w:w="19406" w:type="dxa"/>
            </w:tblPrEx>
          </w:tblPrExChange>
        </w:tblPrEx>
        <w:trPr>
          <w:trHeight w:val="300"/>
          <w:ins w:id="1927" w:author="Christopher Boyer" w:date="2015-07-11T00:20:00Z"/>
          <w:trPrChange w:id="1928" w:author="Christopher Boyer" w:date="2015-07-11T00:22:00Z">
            <w:trPr>
              <w:wBefore w:w="1317" w:type="dxa"/>
              <w:wAfter w:w="5176" w:type="dxa"/>
              <w:trHeight w:val="300"/>
            </w:trPr>
          </w:trPrChange>
        </w:trPr>
        <w:tc>
          <w:tcPr>
            <w:tcW w:w="2059" w:type="dxa"/>
            <w:tcBorders>
              <w:top w:val="nil"/>
              <w:left w:val="nil"/>
              <w:bottom w:val="nil"/>
              <w:right w:val="nil"/>
            </w:tcBorders>
            <w:shd w:val="clear" w:color="auto" w:fill="auto"/>
            <w:noWrap/>
            <w:vAlign w:val="bottom"/>
            <w:hideMark/>
            <w:tcPrChange w:id="1929"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5E767A1A" w14:textId="77777777" w:rsidR="00E2396A" w:rsidRDefault="00E2396A">
            <w:pPr>
              <w:rPr>
                <w:ins w:id="1930" w:author="Christopher Boyer" w:date="2015-07-11T00:20:00Z"/>
                <w:rFonts w:ascii="Helvetica Neue" w:eastAsia="Times New Roman" w:hAnsi="Helvetica Neue" w:cs="Times New Roman"/>
                <w:color w:val="000000"/>
                <w:sz w:val="16"/>
                <w:szCs w:val="16"/>
              </w:rPr>
            </w:pPr>
          </w:p>
        </w:tc>
        <w:tc>
          <w:tcPr>
            <w:tcW w:w="1697" w:type="dxa"/>
            <w:gridSpan w:val="2"/>
            <w:tcBorders>
              <w:top w:val="nil"/>
              <w:left w:val="nil"/>
              <w:bottom w:val="single" w:sz="4" w:space="0" w:color="auto"/>
              <w:right w:val="nil"/>
            </w:tcBorders>
            <w:shd w:val="clear" w:color="auto" w:fill="auto"/>
            <w:noWrap/>
            <w:vAlign w:val="bottom"/>
            <w:hideMark/>
            <w:tcPrChange w:id="1931" w:author="Christopher Boyer" w:date="2015-07-11T00:22:00Z">
              <w:tcPr>
                <w:tcW w:w="1697" w:type="dxa"/>
                <w:gridSpan w:val="3"/>
                <w:tcBorders>
                  <w:top w:val="nil"/>
                  <w:left w:val="nil"/>
                  <w:bottom w:val="single" w:sz="4" w:space="0" w:color="auto"/>
                  <w:right w:val="nil"/>
                </w:tcBorders>
                <w:shd w:val="clear" w:color="auto" w:fill="auto"/>
                <w:noWrap/>
                <w:vAlign w:val="bottom"/>
                <w:hideMark/>
              </w:tcPr>
            </w:tcPrChange>
          </w:tcPr>
          <w:p w14:paraId="02371F00" w14:textId="77777777" w:rsidR="00E2396A" w:rsidRDefault="00E2396A">
            <w:pPr>
              <w:jc w:val="center"/>
              <w:rPr>
                <w:ins w:id="1932" w:author="Christopher Boyer" w:date="2015-07-11T00:20:00Z"/>
                <w:rFonts w:ascii="Helvetica Neue" w:eastAsia="Times New Roman" w:hAnsi="Helvetica Neue" w:cs="Times New Roman"/>
                <w:i/>
                <w:iCs/>
                <w:color w:val="000000"/>
                <w:sz w:val="16"/>
                <w:szCs w:val="16"/>
              </w:rPr>
            </w:pPr>
            <w:ins w:id="1933"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1934" w:author="Christopher Boyer" w:date="2015-07-11T00:22:00Z">
              <w:tcPr>
                <w:tcW w:w="261" w:type="dxa"/>
                <w:gridSpan w:val="2"/>
                <w:tcBorders>
                  <w:top w:val="nil"/>
                  <w:left w:val="nil"/>
                  <w:bottom w:val="nil"/>
                  <w:right w:val="nil"/>
                </w:tcBorders>
                <w:shd w:val="clear" w:color="auto" w:fill="auto"/>
                <w:noWrap/>
                <w:vAlign w:val="bottom"/>
                <w:hideMark/>
              </w:tcPr>
            </w:tcPrChange>
          </w:tcPr>
          <w:p w14:paraId="17ACF787" w14:textId="77777777" w:rsidR="00E2396A" w:rsidRDefault="00E2396A">
            <w:pPr>
              <w:jc w:val="center"/>
              <w:rPr>
                <w:ins w:id="1935" w:author="Christopher Boyer" w:date="2015-07-11T00:20:00Z"/>
                <w:rFonts w:ascii="Helvetica Neue" w:eastAsia="Times New Roman" w:hAnsi="Helvetica Neue" w:cs="Times New Roman"/>
                <w:i/>
                <w:iCs/>
                <w:color w:val="000000"/>
                <w:sz w:val="16"/>
                <w:szCs w:val="16"/>
              </w:rPr>
            </w:pPr>
          </w:p>
        </w:tc>
        <w:tc>
          <w:tcPr>
            <w:tcW w:w="1847" w:type="dxa"/>
            <w:gridSpan w:val="2"/>
            <w:tcBorders>
              <w:top w:val="nil"/>
              <w:left w:val="nil"/>
              <w:bottom w:val="single" w:sz="4" w:space="0" w:color="auto"/>
              <w:right w:val="nil"/>
            </w:tcBorders>
            <w:shd w:val="clear" w:color="auto" w:fill="auto"/>
            <w:noWrap/>
            <w:vAlign w:val="bottom"/>
            <w:hideMark/>
            <w:tcPrChange w:id="1936" w:author="Christopher Boyer" w:date="2015-07-11T00:22:00Z">
              <w:tcPr>
                <w:tcW w:w="1847" w:type="dxa"/>
                <w:gridSpan w:val="3"/>
                <w:tcBorders>
                  <w:top w:val="nil"/>
                  <w:left w:val="nil"/>
                  <w:bottom w:val="single" w:sz="4" w:space="0" w:color="auto"/>
                  <w:right w:val="nil"/>
                </w:tcBorders>
                <w:shd w:val="clear" w:color="auto" w:fill="auto"/>
                <w:noWrap/>
                <w:vAlign w:val="bottom"/>
                <w:hideMark/>
              </w:tcPr>
            </w:tcPrChange>
          </w:tcPr>
          <w:p w14:paraId="61A0B62F" w14:textId="77777777" w:rsidR="00E2396A" w:rsidRDefault="00E2396A">
            <w:pPr>
              <w:jc w:val="center"/>
              <w:rPr>
                <w:ins w:id="1937" w:author="Christopher Boyer" w:date="2015-07-11T00:20:00Z"/>
                <w:rFonts w:ascii="Helvetica Neue" w:eastAsia="Times New Roman" w:hAnsi="Helvetica Neue" w:cs="Times New Roman"/>
                <w:i/>
                <w:iCs/>
                <w:color w:val="000000"/>
                <w:sz w:val="16"/>
                <w:szCs w:val="16"/>
              </w:rPr>
            </w:pPr>
            <w:ins w:id="1938"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1939"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D7A0622" w14:textId="77777777" w:rsidR="00E2396A" w:rsidRDefault="00E2396A">
            <w:pPr>
              <w:rPr>
                <w:ins w:id="1940" w:author="Christopher Boyer" w:date="2015-07-11T00:20:00Z"/>
                <w:rFonts w:ascii="Helvetica Neue" w:eastAsia="Times New Roman" w:hAnsi="Helvetica Neue"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1941"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7D4A371D" w14:textId="77777777" w:rsidR="00E2396A" w:rsidRDefault="00E2396A">
            <w:pPr>
              <w:jc w:val="center"/>
              <w:rPr>
                <w:ins w:id="1942" w:author="Christopher Boyer" w:date="2015-07-11T00:20:00Z"/>
                <w:rFonts w:ascii="Helvetica Neue" w:eastAsia="Times New Roman" w:hAnsi="Helvetica Neue" w:cs="Times New Roman"/>
                <w:i/>
                <w:iCs/>
                <w:color w:val="000000"/>
                <w:sz w:val="16"/>
                <w:szCs w:val="16"/>
              </w:rPr>
            </w:pPr>
            <w:ins w:id="1943"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1944"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33161FA" w14:textId="77777777" w:rsidR="00E2396A" w:rsidRDefault="00E2396A">
            <w:pPr>
              <w:jc w:val="center"/>
              <w:rPr>
                <w:ins w:id="1945" w:author="Christopher Boyer" w:date="2015-07-11T00:20:00Z"/>
                <w:rFonts w:ascii="Helvetica Neue" w:eastAsia="Times New Roman" w:hAnsi="Helvetica Neue" w:cs="Times New Roman"/>
                <w:i/>
                <w:iCs/>
                <w:color w:val="000000"/>
                <w:sz w:val="16"/>
                <w:szCs w:val="16"/>
              </w:rPr>
            </w:pPr>
          </w:p>
        </w:tc>
        <w:tc>
          <w:tcPr>
            <w:tcW w:w="1950" w:type="dxa"/>
            <w:gridSpan w:val="2"/>
            <w:tcBorders>
              <w:top w:val="nil"/>
              <w:left w:val="nil"/>
              <w:bottom w:val="single" w:sz="4" w:space="0" w:color="auto"/>
              <w:right w:val="nil"/>
            </w:tcBorders>
            <w:shd w:val="clear" w:color="auto" w:fill="auto"/>
            <w:noWrap/>
            <w:vAlign w:val="bottom"/>
            <w:hideMark/>
            <w:tcPrChange w:id="1946" w:author="Christopher Boyer" w:date="2015-07-11T00:22:00Z">
              <w:tcPr>
                <w:tcW w:w="1950" w:type="dxa"/>
                <w:gridSpan w:val="3"/>
                <w:tcBorders>
                  <w:top w:val="nil"/>
                  <w:left w:val="nil"/>
                  <w:bottom w:val="single" w:sz="4" w:space="0" w:color="auto"/>
                  <w:right w:val="nil"/>
                </w:tcBorders>
                <w:shd w:val="clear" w:color="auto" w:fill="auto"/>
                <w:noWrap/>
                <w:vAlign w:val="bottom"/>
                <w:hideMark/>
              </w:tcPr>
            </w:tcPrChange>
          </w:tcPr>
          <w:p w14:paraId="388872D6" w14:textId="77777777" w:rsidR="00E2396A" w:rsidRDefault="00E2396A">
            <w:pPr>
              <w:jc w:val="center"/>
              <w:rPr>
                <w:ins w:id="1947" w:author="Christopher Boyer" w:date="2015-07-11T00:20:00Z"/>
                <w:rFonts w:ascii="Helvetica Neue" w:eastAsia="Times New Roman" w:hAnsi="Helvetica Neue" w:cs="Times New Roman"/>
                <w:i/>
                <w:iCs/>
                <w:color w:val="000000"/>
                <w:sz w:val="16"/>
                <w:szCs w:val="16"/>
              </w:rPr>
            </w:pPr>
            <w:ins w:id="1948"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1949" w:author="Christopher Boyer" w:date="2015-07-11T00:22:00Z">
              <w:tcPr>
                <w:tcW w:w="261" w:type="dxa"/>
                <w:gridSpan w:val="2"/>
                <w:tcBorders>
                  <w:top w:val="nil"/>
                  <w:left w:val="nil"/>
                  <w:bottom w:val="nil"/>
                  <w:right w:val="nil"/>
                </w:tcBorders>
                <w:shd w:val="clear" w:color="auto" w:fill="auto"/>
                <w:noWrap/>
                <w:vAlign w:val="bottom"/>
                <w:hideMark/>
              </w:tcPr>
            </w:tcPrChange>
          </w:tcPr>
          <w:p w14:paraId="65AA4C5D" w14:textId="77777777" w:rsidR="00E2396A" w:rsidRDefault="00E2396A">
            <w:pPr>
              <w:rPr>
                <w:ins w:id="1950" w:author="Christopher Boyer" w:date="2015-07-11T00:20:00Z"/>
                <w:rFonts w:ascii="Calibri" w:eastAsia="Times New Roman" w:hAnsi="Calibri"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1951"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514076B5" w14:textId="77777777" w:rsidR="00E2396A" w:rsidRDefault="00E2396A">
            <w:pPr>
              <w:jc w:val="center"/>
              <w:rPr>
                <w:ins w:id="1952" w:author="Christopher Boyer" w:date="2015-07-11T00:20:00Z"/>
                <w:rFonts w:ascii="Helvetica Neue" w:eastAsia="Times New Roman" w:hAnsi="Helvetica Neue" w:cs="Times New Roman"/>
                <w:i/>
                <w:iCs/>
                <w:color w:val="000000"/>
                <w:sz w:val="16"/>
                <w:szCs w:val="16"/>
              </w:rPr>
            </w:pPr>
            <w:ins w:id="1953"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1954"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116DF50" w14:textId="77777777" w:rsidR="00E2396A" w:rsidRDefault="00E2396A">
            <w:pPr>
              <w:jc w:val="center"/>
              <w:rPr>
                <w:ins w:id="1955" w:author="Christopher Boyer" w:date="2015-07-11T00:20:00Z"/>
                <w:rFonts w:ascii="Helvetica Neue" w:eastAsia="Times New Roman" w:hAnsi="Helvetica Neue" w:cs="Times New Roman"/>
                <w:i/>
                <w:iCs/>
                <w:color w:val="000000"/>
                <w:sz w:val="16"/>
                <w:szCs w:val="16"/>
              </w:rPr>
            </w:pPr>
          </w:p>
        </w:tc>
        <w:tc>
          <w:tcPr>
            <w:tcW w:w="1814" w:type="dxa"/>
            <w:gridSpan w:val="2"/>
            <w:tcBorders>
              <w:top w:val="nil"/>
              <w:left w:val="nil"/>
              <w:bottom w:val="single" w:sz="4" w:space="0" w:color="auto"/>
              <w:right w:val="nil"/>
            </w:tcBorders>
            <w:shd w:val="clear" w:color="auto" w:fill="auto"/>
            <w:noWrap/>
            <w:vAlign w:val="bottom"/>
            <w:hideMark/>
            <w:tcPrChange w:id="1956" w:author="Christopher Boyer" w:date="2015-07-11T00:22:00Z">
              <w:tcPr>
                <w:tcW w:w="1814" w:type="dxa"/>
                <w:gridSpan w:val="3"/>
                <w:tcBorders>
                  <w:top w:val="nil"/>
                  <w:left w:val="nil"/>
                  <w:bottom w:val="single" w:sz="4" w:space="0" w:color="auto"/>
                  <w:right w:val="nil"/>
                </w:tcBorders>
                <w:shd w:val="clear" w:color="auto" w:fill="auto"/>
                <w:noWrap/>
                <w:vAlign w:val="bottom"/>
                <w:hideMark/>
              </w:tcPr>
            </w:tcPrChange>
          </w:tcPr>
          <w:p w14:paraId="5581C692" w14:textId="77777777" w:rsidR="00E2396A" w:rsidRDefault="00E2396A">
            <w:pPr>
              <w:jc w:val="center"/>
              <w:rPr>
                <w:ins w:id="1957" w:author="Christopher Boyer" w:date="2015-07-11T00:20:00Z"/>
                <w:rFonts w:ascii="Helvetica Neue" w:eastAsia="Times New Roman" w:hAnsi="Helvetica Neue" w:cs="Times New Roman"/>
                <w:i/>
                <w:iCs/>
                <w:color w:val="000000"/>
                <w:sz w:val="16"/>
                <w:szCs w:val="16"/>
              </w:rPr>
            </w:pPr>
            <w:ins w:id="1958" w:author="Christopher Boyer" w:date="2015-07-11T00:20:00Z">
              <w:r>
                <w:rPr>
                  <w:rFonts w:ascii="Helvetica Neue" w:eastAsia="Times New Roman" w:hAnsi="Helvetica Neue" w:cs="Times New Roman"/>
                  <w:i/>
                  <w:iCs/>
                  <w:color w:val="000000"/>
                  <w:sz w:val="16"/>
                  <w:szCs w:val="16"/>
                </w:rPr>
                <w:t>Post-intervention</w:t>
              </w:r>
            </w:ins>
          </w:p>
        </w:tc>
      </w:tr>
      <w:tr w:rsidR="00E2396A" w14:paraId="592AFE6F" w14:textId="77777777" w:rsidTr="00E2396A">
        <w:trPr>
          <w:trHeight w:val="320"/>
          <w:ins w:id="1959" w:author="Christopher Boyer" w:date="2015-07-11T00:20:00Z"/>
          <w:trPrChange w:id="1960" w:author="Christopher Boyer" w:date="2015-07-11T00:22:00Z">
            <w:trPr>
              <w:gridAfter w:val="0"/>
              <w:wBefore w:w="1317" w:type="dxa"/>
              <w:wAfter w:w="5144" w:type="dxa"/>
              <w:trHeight w:val="320"/>
            </w:trPr>
          </w:trPrChange>
        </w:trPr>
        <w:tc>
          <w:tcPr>
            <w:tcW w:w="2059" w:type="dxa"/>
            <w:tcBorders>
              <w:top w:val="nil"/>
              <w:left w:val="nil"/>
              <w:bottom w:val="double" w:sz="6" w:space="0" w:color="auto"/>
              <w:right w:val="nil"/>
            </w:tcBorders>
            <w:shd w:val="clear" w:color="auto" w:fill="auto"/>
            <w:noWrap/>
            <w:vAlign w:val="bottom"/>
            <w:hideMark/>
            <w:tcPrChange w:id="1961" w:author="Christopher Boyer" w:date="2015-07-11T00:22:00Z">
              <w:tcPr>
                <w:tcW w:w="1700" w:type="dxa"/>
                <w:tcBorders>
                  <w:top w:val="nil"/>
                  <w:left w:val="nil"/>
                  <w:bottom w:val="double" w:sz="6" w:space="0" w:color="auto"/>
                  <w:right w:val="nil"/>
                </w:tcBorders>
                <w:shd w:val="clear" w:color="auto" w:fill="auto"/>
                <w:noWrap/>
                <w:vAlign w:val="bottom"/>
                <w:hideMark/>
              </w:tcPr>
            </w:tcPrChange>
          </w:tcPr>
          <w:p w14:paraId="4A0A7674" w14:textId="77777777" w:rsidR="00E2396A" w:rsidRDefault="00E2396A">
            <w:pPr>
              <w:rPr>
                <w:ins w:id="1962" w:author="Christopher Boyer" w:date="2015-07-11T00:20:00Z"/>
                <w:rFonts w:ascii="Helvetica Neue" w:eastAsia="Times New Roman" w:hAnsi="Helvetica Neue" w:cs="Times New Roman"/>
                <w:color w:val="000000"/>
                <w:sz w:val="16"/>
                <w:szCs w:val="16"/>
              </w:rPr>
            </w:pPr>
            <w:ins w:id="1963" w:author="Christopher Boyer" w:date="2015-07-11T00:20:00Z">
              <w:r>
                <w:rPr>
                  <w:rFonts w:ascii="Helvetica Neue" w:eastAsia="Times New Roman" w:hAnsi="Helvetica Neue" w:cs="Times New Roman"/>
                  <w:color w:val="000000"/>
                  <w:sz w:val="16"/>
                  <w:szCs w:val="16"/>
                </w:rPr>
                <w:t> </w:t>
              </w:r>
            </w:ins>
          </w:p>
        </w:tc>
        <w:tc>
          <w:tcPr>
            <w:tcW w:w="593" w:type="dxa"/>
            <w:tcBorders>
              <w:top w:val="nil"/>
              <w:left w:val="nil"/>
              <w:bottom w:val="double" w:sz="6" w:space="0" w:color="auto"/>
              <w:right w:val="nil"/>
            </w:tcBorders>
            <w:shd w:val="clear" w:color="auto" w:fill="auto"/>
            <w:noWrap/>
            <w:vAlign w:val="bottom"/>
            <w:hideMark/>
            <w:tcPrChange w:id="1964" w:author="Christopher Boyer" w:date="2015-07-11T00:22:00Z">
              <w:tcPr>
                <w:tcW w:w="589" w:type="dxa"/>
                <w:gridSpan w:val="2"/>
                <w:tcBorders>
                  <w:top w:val="nil"/>
                  <w:left w:val="nil"/>
                  <w:bottom w:val="double" w:sz="6" w:space="0" w:color="auto"/>
                  <w:right w:val="nil"/>
                </w:tcBorders>
                <w:shd w:val="clear" w:color="auto" w:fill="auto"/>
                <w:noWrap/>
                <w:vAlign w:val="bottom"/>
                <w:hideMark/>
              </w:tcPr>
            </w:tcPrChange>
          </w:tcPr>
          <w:p w14:paraId="0E6F20E0" w14:textId="77777777" w:rsidR="00E2396A" w:rsidRDefault="00E2396A">
            <w:pPr>
              <w:jc w:val="center"/>
              <w:rPr>
                <w:ins w:id="1965" w:author="Christopher Boyer" w:date="2015-07-11T00:20:00Z"/>
                <w:rFonts w:ascii="Helvetica Neue" w:eastAsia="Times New Roman" w:hAnsi="Helvetica Neue" w:cs="Times New Roman"/>
                <w:color w:val="000000"/>
                <w:sz w:val="16"/>
                <w:szCs w:val="16"/>
              </w:rPr>
            </w:pPr>
            <w:ins w:id="1966" w:author="Christopher Boyer" w:date="2015-07-11T00:20:00Z">
              <w:r>
                <w:rPr>
                  <w:rFonts w:ascii="Helvetica Neue" w:eastAsia="Times New Roman" w:hAnsi="Helvetica Neue" w:cs="Times New Roman"/>
                  <w:color w:val="000000"/>
                  <w:sz w:val="16"/>
                  <w:szCs w:val="16"/>
                </w:rPr>
                <w:t>OR</w:t>
              </w:r>
            </w:ins>
          </w:p>
        </w:tc>
        <w:tc>
          <w:tcPr>
            <w:tcW w:w="1104" w:type="dxa"/>
            <w:tcBorders>
              <w:top w:val="nil"/>
              <w:left w:val="nil"/>
              <w:bottom w:val="double" w:sz="6" w:space="0" w:color="auto"/>
              <w:right w:val="nil"/>
            </w:tcBorders>
            <w:shd w:val="clear" w:color="auto" w:fill="auto"/>
            <w:noWrap/>
            <w:vAlign w:val="bottom"/>
            <w:hideMark/>
            <w:tcPrChange w:id="1967"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584CF7F5" w14:textId="77777777" w:rsidR="00E2396A" w:rsidRDefault="00E2396A">
            <w:pPr>
              <w:jc w:val="center"/>
              <w:rPr>
                <w:ins w:id="1968" w:author="Christopher Boyer" w:date="2015-07-11T00:20:00Z"/>
                <w:rFonts w:ascii="Helvetica Neue" w:eastAsia="Times New Roman" w:hAnsi="Helvetica Neue" w:cs="Times New Roman"/>
                <w:color w:val="000000"/>
                <w:sz w:val="16"/>
                <w:szCs w:val="16"/>
              </w:rPr>
            </w:pPr>
            <w:ins w:id="1969"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1970"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1BD14FE4" w14:textId="77777777" w:rsidR="00E2396A" w:rsidRDefault="00E2396A">
            <w:pPr>
              <w:jc w:val="center"/>
              <w:rPr>
                <w:ins w:id="1971" w:author="Christopher Boyer" w:date="2015-07-11T00:20:00Z"/>
                <w:rFonts w:ascii="Helvetica Neue" w:eastAsia="Times New Roman" w:hAnsi="Helvetica Neue" w:cs="Times New Roman"/>
                <w:color w:val="000000"/>
                <w:sz w:val="16"/>
                <w:szCs w:val="16"/>
              </w:rPr>
            </w:pPr>
            <w:ins w:id="1972"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double" w:sz="6" w:space="0" w:color="auto"/>
              <w:right w:val="nil"/>
            </w:tcBorders>
            <w:shd w:val="clear" w:color="auto" w:fill="auto"/>
            <w:noWrap/>
            <w:vAlign w:val="bottom"/>
            <w:hideMark/>
            <w:tcPrChange w:id="1973" w:author="Christopher Boyer" w:date="2015-07-11T00:22:00Z">
              <w:tcPr>
                <w:tcW w:w="761" w:type="dxa"/>
                <w:gridSpan w:val="2"/>
                <w:tcBorders>
                  <w:top w:val="nil"/>
                  <w:left w:val="nil"/>
                  <w:bottom w:val="double" w:sz="6" w:space="0" w:color="auto"/>
                  <w:right w:val="nil"/>
                </w:tcBorders>
                <w:shd w:val="clear" w:color="auto" w:fill="auto"/>
                <w:noWrap/>
                <w:vAlign w:val="bottom"/>
                <w:hideMark/>
              </w:tcPr>
            </w:tcPrChange>
          </w:tcPr>
          <w:p w14:paraId="47F2A828" w14:textId="77777777" w:rsidR="00E2396A" w:rsidRDefault="00E2396A">
            <w:pPr>
              <w:jc w:val="center"/>
              <w:rPr>
                <w:ins w:id="1974" w:author="Christopher Boyer" w:date="2015-07-11T00:20:00Z"/>
                <w:rFonts w:ascii="Helvetica Neue" w:eastAsia="Times New Roman" w:hAnsi="Helvetica Neue" w:cs="Times New Roman"/>
                <w:color w:val="000000"/>
                <w:sz w:val="16"/>
                <w:szCs w:val="16"/>
              </w:rPr>
            </w:pPr>
            <w:ins w:id="1975" w:author="Christopher Boyer" w:date="2015-07-11T00:20:00Z">
              <w:r>
                <w:rPr>
                  <w:rFonts w:ascii="Helvetica Neue" w:eastAsia="Times New Roman" w:hAnsi="Helvetica Neue" w:cs="Times New Roman"/>
                  <w:color w:val="000000"/>
                  <w:sz w:val="16"/>
                  <w:szCs w:val="16"/>
                </w:rPr>
                <w:t>OR</w:t>
              </w:r>
            </w:ins>
          </w:p>
        </w:tc>
        <w:tc>
          <w:tcPr>
            <w:tcW w:w="1086" w:type="dxa"/>
            <w:tcBorders>
              <w:top w:val="nil"/>
              <w:left w:val="nil"/>
              <w:bottom w:val="double" w:sz="6" w:space="0" w:color="auto"/>
              <w:right w:val="nil"/>
            </w:tcBorders>
            <w:shd w:val="clear" w:color="auto" w:fill="auto"/>
            <w:noWrap/>
            <w:vAlign w:val="bottom"/>
            <w:hideMark/>
            <w:tcPrChange w:id="1976"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4329E790" w14:textId="77777777" w:rsidR="00E2396A" w:rsidRDefault="00E2396A">
            <w:pPr>
              <w:jc w:val="center"/>
              <w:rPr>
                <w:ins w:id="1977" w:author="Christopher Boyer" w:date="2015-07-11T00:20:00Z"/>
                <w:rFonts w:ascii="Helvetica Neue" w:eastAsia="Times New Roman" w:hAnsi="Helvetica Neue" w:cs="Times New Roman"/>
                <w:color w:val="000000"/>
                <w:sz w:val="16"/>
                <w:szCs w:val="16"/>
              </w:rPr>
            </w:pPr>
            <w:ins w:id="1978"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1979"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39A561C5" w14:textId="77777777" w:rsidR="00E2396A" w:rsidRDefault="00E2396A">
            <w:pPr>
              <w:rPr>
                <w:ins w:id="1980" w:author="Christopher Boyer" w:date="2015-07-11T00:20:00Z"/>
                <w:rFonts w:ascii="Helvetica Neue" w:eastAsia="Times New Roman" w:hAnsi="Helvetica Neue" w:cs="Times New Roman"/>
                <w:color w:val="000000"/>
                <w:sz w:val="16"/>
                <w:szCs w:val="16"/>
              </w:rPr>
            </w:pPr>
            <w:ins w:id="1981"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1982"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18A48FF8" w14:textId="77777777" w:rsidR="00E2396A" w:rsidRDefault="00E2396A">
            <w:pPr>
              <w:jc w:val="center"/>
              <w:rPr>
                <w:ins w:id="1983" w:author="Christopher Boyer" w:date="2015-07-11T00:20:00Z"/>
                <w:rFonts w:ascii="Helvetica Neue" w:eastAsia="Times New Roman" w:hAnsi="Helvetica Neue" w:cs="Times New Roman"/>
                <w:color w:val="000000"/>
                <w:sz w:val="16"/>
                <w:szCs w:val="16"/>
              </w:rPr>
            </w:pPr>
            <w:ins w:id="1984"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1985"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7C33E8EB" w14:textId="77777777" w:rsidR="00E2396A" w:rsidRDefault="00E2396A">
            <w:pPr>
              <w:jc w:val="center"/>
              <w:rPr>
                <w:ins w:id="1986" w:author="Christopher Boyer" w:date="2015-07-11T00:20:00Z"/>
                <w:rFonts w:ascii="Helvetica Neue" w:eastAsia="Times New Roman" w:hAnsi="Helvetica Neue" w:cs="Times New Roman"/>
                <w:color w:val="000000"/>
                <w:sz w:val="16"/>
                <w:szCs w:val="16"/>
              </w:rPr>
            </w:pPr>
            <w:ins w:id="1987"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1988"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6E7B78AD" w14:textId="77777777" w:rsidR="00E2396A" w:rsidRDefault="00E2396A">
            <w:pPr>
              <w:jc w:val="center"/>
              <w:rPr>
                <w:ins w:id="1989" w:author="Christopher Boyer" w:date="2015-07-11T00:20:00Z"/>
                <w:rFonts w:ascii="Helvetica Neue" w:eastAsia="Times New Roman" w:hAnsi="Helvetica Neue" w:cs="Times New Roman"/>
                <w:color w:val="000000"/>
                <w:sz w:val="16"/>
                <w:szCs w:val="16"/>
              </w:rPr>
            </w:pPr>
            <w:ins w:id="1990"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double" w:sz="6" w:space="0" w:color="auto"/>
              <w:right w:val="nil"/>
            </w:tcBorders>
            <w:shd w:val="clear" w:color="auto" w:fill="auto"/>
            <w:noWrap/>
            <w:vAlign w:val="bottom"/>
            <w:hideMark/>
            <w:tcPrChange w:id="1991"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11D1880D" w14:textId="77777777" w:rsidR="00E2396A" w:rsidRDefault="00E2396A">
            <w:pPr>
              <w:jc w:val="center"/>
              <w:rPr>
                <w:ins w:id="1992" w:author="Christopher Boyer" w:date="2015-07-11T00:20:00Z"/>
                <w:rFonts w:ascii="Helvetica Neue" w:eastAsia="Times New Roman" w:hAnsi="Helvetica Neue" w:cs="Times New Roman"/>
                <w:color w:val="000000"/>
                <w:sz w:val="16"/>
                <w:szCs w:val="16"/>
              </w:rPr>
            </w:pPr>
            <w:ins w:id="1993" w:author="Christopher Boyer" w:date="2015-07-11T00:20:00Z">
              <w:r>
                <w:rPr>
                  <w:rFonts w:ascii="Helvetica Neue" w:eastAsia="Times New Roman" w:hAnsi="Helvetica Neue" w:cs="Times New Roman"/>
                  <w:color w:val="000000"/>
                  <w:sz w:val="16"/>
                  <w:szCs w:val="16"/>
                </w:rPr>
                <w:t>OR</w:t>
              </w:r>
            </w:ins>
          </w:p>
        </w:tc>
        <w:tc>
          <w:tcPr>
            <w:tcW w:w="1206" w:type="dxa"/>
            <w:tcBorders>
              <w:top w:val="nil"/>
              <w:left w:val="nil"/>
              <w:bottom w:val="double" w:sz="6" w:space="0" w:color="auto"/>
              <w:right w:val="nil"/>
            </w:tcBorders>
            <w:shd w:val="clear" w:color="auto" w:fill="auto"/>
            <w:noWrap/>
            <w:vAlign w:val="bottom"/>
            <w:hideMark/>
            <w:tcPrChange w:id="1994" w:author="Christopher Boyer" w:date="2015-07-11T00:22:00Z">
              <w:tcPr>
                <w:tcW w:w="1206" w:type="dxa"/>
                <w:tcBorders>
                  <w:top w:val="nil"/>
                  <w:left w:val="nil"/>
                  <w:bottom w:val="double" w:sz="6" w:space="0" w:color="auto"/>
                  <w:right w:val="nil"/>
                </w:tcBorders>
                <w:shd w:val="clear" w:color="auto" w:fill="auto"/>
                <w:noWrap/>
                <w:vAlign w:val="bottom"/>
                <w:hideMark/>
              </w:tcPr>
            </w:tcPrChange>
          </w:tcPr>
          <w:p w14:paraId="2E5D104C" w14:textId="77777777" w:rsidR="00E2396A" w:rsidRDefault="00E2396A">
            <w:pPr>
              <w:jc w:val="center"/>
              <w:rPr>
                <w:ins w:id="1995" w:author="Christopher Boyer" w:date="2015-07-11T00:20:00Z"/>
                <w:rFonts w:ascii="Helvetica Neue" w:eastAsia="Times New Roman" w:hAnsi="Helvetica Neue" w:cs="Times New Roman"/>
                <w:color w:val="000000"/>
                <w:sz w:val="16"/>
                <w:szCs w:val="16"/>
              </w:rPr>
            </w:pPr>
            <w:ins w:id="1996"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1997"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43470894" w14:textId="77777777" w:rsidR="00E2396A" w:rsidRDefault="00E2396A">
            <w:pPr>
              <w:rPr>
                <w:ins w:id="1998" w:author="Christopher Boyer" w:date="2015-07-11T00:20:00Z"/>
                <w:rFonts w:ascii="Calibri" w:eastAsia="Times New Roman" w:hAnsi="Calibri" w:cs="Times New Roman"/>
                <w:color w:val="000000"/>
                <w:sz w:val="16"/>
                <w:szCs w:val="16"/>
              </w:rPr>
            </w:pPr>
            <w:ins w:id="1999" w:author="Christopher Boyer" w:date="2015-07-11T00:20:00Z">
              <w:r>
                <w:rPr>
                  <w:rFonts w:ascii="Calibri" w:eastAsia="Times New Roman" w:hAnsi="Calibri"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000"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1720EEDC" w14:textId="77777777" w:rsidR="00E2396A" w:rsidRDefault="00E2396A">
            <w:pPr>
              <w:jc w:val="center"/>
              <w:rPr>
                <w:ins w:id="2001" w:author="Christopher Boyer" w:date="2015-07-11T00:20:00Z"/>
                <w:rFonts w:ascii="Helvetica Neue" w:eastAsia="Times New Roman" w:hAnsi="Helvetica Neue" w:cs="Times New Roman"/>
                <w:color w:val="000000"/>
                <w:sz w:val="16"/>
                <w:szCs w:val="16"/>
              </w:rPr>
            </w:pPr>
            <w:ins w:id="2002"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003"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65782046" w14:textId="77777777" w:rsidR="00E2396A" w:rsidRDefault="00E2396A">
            <w:pPr>
              <w:jc w:val="center"/>
              <w:rPr>
                <w:ins w:id="2004" w:author="Christopher Boyer" w:date="2015-07-11T00:20:00Z"/>
                <w:rFonts w:ascii="Helvetica Neue" w:eastAsia="Times New Roman" w:hAnsi="Helvetica Neue" w:cs="Times New Roman"/>
                <w:color w:val="000000"/>
                <w:sz w:val="16"/>
                <w:szCs w:val="16"/>
              </w:rPr>
            </w:pPr>
            <w:ins w:id="2005"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006"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4C7AF9AA" w14:textId="77777777" w:rsidR="00E2396A" w:rsidRDefault="00E2396A">
            <w:pPr>
              <w:jc w:val="center"/>
              <w:rPr>
                <w:ins w:id="2007" w:author="Christopher Boyer" w:date="2015-07-11T00:20:00Z"/>
                <w:rFonts w:ascii="Helvetica Neue" w:eastAsia="Times New Roman" w:hAnsi="Helvetica Neue" w:cs="Times New Roman"/>
                <w:color w:val="000000"/>
                <w:sz w:val="16"/>
                <w:szCs w:val="16"/>
              </w:rPr>
            </w:pPr>
            <w:ins w:id="2008"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double" w:sz="6" w:space="0" w:color="auto"/>
              <w:right w:val="nil"/>
            </w:tcBorders>
            <w:shd w:val="clear" w:color="auto" w:fill="auto"/>
            <w:noWrap/>
            <w:vAlign w:val="bottom"/>
            <w:hideMark/>
            <w:tcPrChange w:id="2009"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24C8DF9A" w14:textId="77777777" w:rsidR="00E2396A" w:rsidRDefault="00E2396A">
            <w:pPr>
              <w:jc w:val="center"/>
              <w:rPr>
                <w:ins w:id="2010" w:author="Christopher Boyer" w:date="2015-07-11T00:20:00Z"/>
                <w:rFonts w:ascii="Helvetica Neue" w:eastAsia="Times New Roman" w:hAnsi="Helvetica Neue" w:cs="Times New Roman"/>
                <w:color w:val="000000"/>
                <w:sz w:val="16"/>
                <w:szCs w:val="16"/>
              </w:rPr>
            </w:pPr>
            <w:ins w:id="2011" w:author="Christopher Boyer" w:date="2015-07-11T00:20:00Z">
              <w:r>
                <w:rPr>
                  <w:rFonts w:ascii="Helvetica Neue" w:eastAsia="Times New Roman" w:hAnsi="Helvetica Neue" w:cs="Times New Roman"/>
                  <w:color w:val="000000"/>
                  <w:sz w:val="16"/>
                  <w:szCs w:val="16"/>
                </w:rPr>
                <w:t>OR</w:t>
              </w:r>
            </w:ins>
          </w:p>
        </w:tc>
        <w:tc>
          <w:tcPr>
            <w:tcW w:w="1089" w:type="dxa"/>
            <w:tcBorders>
              <w:top w:val="nil"/>
              <w:left w:val="nil"/>
              <w:bottom w:val="double" w:sz="6" w:space="0" w:color="auto"/>
              <w:right w:val="nil"/>
            </w:tcBorders>
            <w:shd w:val="clear" w:color="auto" w:fill="auto"/>
            <w:noWrap/>
            <w:vAlign w:val="bottom"/>
            <w:hideMark/>
            <w:tcPrChange w:id="2012" w:author="Christopher Boyer" w:date="2015-07-11T00:22:00Z">
              <w:tcPr>
                <w:tcW w:w="1089" w:type="dxa"/>
                <w:tcBorders>
                  <w:top w:val="nil"/>
                  <w:left w:val="nil"/>
                  <w:bottom w:val="double" w:sz="6" w:space="0" w:color="auto"/>
                  <w:right w:val="nil"/>
                </w:tcBorders>
                <w:shd w:val="clear" w:color="auto" w:fill="auto"/>
                <w:noWrap/>
                <w:vAlign w:val="bottom"/>
                <w:hideMark/>
              </w:tcPr>
            </w:tcPrChange>
          </w:tcPr>
          <w:p w14:paraId="4936DF8D" w14:textId="77777777" w:rsidR="00E2396A" w:rsidRDefault="00E2396A">
            <w:pPr>
              <w:jc w:val="center"/>
              <w:rPr>
                <w:ins w:id="2013" w:author="Christopher Boyer" w:date="2015-07-11T00:20:00Z"/>
                <w:rFonts w:ascii="Helvetica Neue" w:eastAsia="Times New Roman" w:hAnsi="Helvetica Neue" w:cs="Times New Roman"/>
                <w:color w:val="000000"/>
                <w:sz w:val="16"/>
                <w:szCs w:val="16"/>
              </w:rPr>
            </w:pPr>
            <w:ins w:id="2014" w:author="Christopher Boyer" w:date="2015-07-11T00:20:00Z">
              <w:r>
                <w:rPr>
                  <w:rFonts w:ascii="Helvetica Neue" w:eastAsia="Times New Roman" w:hAnsi="Helvetica Neue" w:cs="Times New Roman"/>
                  <w:color w:val="000000"/>
                  <w:sz w:val="16"/>
                  <w:szCs w:val="16"/>
                </w:rPr>
                <w:t>95% CI</w:t>
              </w:r>
            </w:ins>
          </w:p>
        </w:tc>
      </w:tr>
      <w:tr w:rsidR="00E2396A" w14:paraId="596DBB76" w14:textId="77777777" w:rsidTr="00E2396A">
        <w:trPr>
          <w:trHeight w:val="320"/>
          <w:ins w:id="2015" w:author="Christopher Boyer" w:date="2015-07-11T00:20:00Z"/>
          <w:trPrChange w:id="2016" w:author="Christopher Boyer" w:date="2015-07-11T00:22:00Z">
            <w:trPr>
              <w:gridAfter w:val="0"/>
              <w:wBefore w:w="1317" w:type="dxa"/>
              <w:wAfter w:w="5144" w:type="dxa"/>
              <w:trHeight w:val="320"/>
            </w:trPr>
          </w:trPrChange>
        </w:trPr>
        <w:tc>
          <w:tcPr>
            <w:tcW w:w="2059" w:type="dxa"/>
            <w:tcBorders>
              <w:top w:val="nil"/>
              <w:left w:val="nil"/>
              <w:bottom w:val="nil"/>
              <w:right w:val="nil"/>
            </w:tcBorders>
            <w:shd w:val="clear" w:color="auto" w:fill="auto"/>
            <w:noWrap/>
            <w:vAlign w:val="bottom"/>
            <w:hideMark/>
            <w:tcPrChange w:id="2017" w:author="Christopher Boyer" w:date="2015-07-11T00:22:00Z">
              <w:tcPr>
                <w:tcW w:w="1700" w:type="dxa"/>
                <w:tcBorders>
                  <w:top w:val="nil"/>
                  <w:left w:val="nil"/>
                  <w:bottom w:val="nil"/>
                  <w:right w:val="nil"/>
                </w:tcBorders>
                <w:shd w:val="clear" w:color="auto" w:fill="auto"/>
                <w:noWrap/>
                <w:vAlign w:val="bottom"/>
                <w:hideMark/>
              </w:tcPr>
            </w:tcPrChange>
          </w:tcPr>
          <w:p w14:paraId="616FDCD6" w14:textId="77777777" w:rsidR="00E2396A" w:rsidRDefault="00E2396A">
            <w:pPr>
              <w:rPr>
                <w:ins w:id="2018" w:author="Christopher Boyer" w:date="2015-07-11T00:20:00Z"/>
                <w:rFonts w:ascii="Helvetica Neue" w:eastAsia="Times New Roman" w:hAnsi="Helvetica Neue" w:cs="Times New Roman"/>
                <w:b/>
                <w:bCs/>
                <w:color w:val="000000"/>
                <w:sz w:val="16"/>
                <w:szCs w:val="16"/>
              </w:rPr>
            </w:pPr>
            <w:ins w:id="2019" w:author="Christopher Boyer" w:date="2015-07-11T00:20:00Z">
              <w:r>
                <w:rPr>
                  <w:rFonts w:ascii="Helvetica Neue" w:eastAsia="Times New Roman" w:hAnsi="Helvetica Neue" w:cs="Times New Roman"/>
                  <w:b/>
                  <w:bCs/>
                  <w:color w:val="000000"/>
                  <w:sz w:val="16"/>
                  <w:szCs w:val="16"/>
                </w:rPr>
                <w:t>IMAI trained</w:t>
              </w:r>
            </w:ins>
          </w:p>
        </w:tc>
        <w:tc>
          <w:tcPr>
            <w:tcW w:w="593" w:type="dxa"/>
            <w:tcBorders>
              <w:top w:val="nil"/>
              <w:left w:val="nil"/>
              <w:bottom w:val="nil"/>
              <w:right w:val="nil"/>
            </w:tcBorders>
            <w:shd w:val="clear" w:color="auto" w:fill="auto"/>
            <w:noWrap/>
            <w:vAlign w:val="bottom"/>
            <w:hideMark/>
            <w:tcPrChange w:id="2020" w:author="Christopher Boyer" w:date="2015-07-11T00:22:00Z">
              <w:tcPr>
                <w:tcW w:w="589" w:type="dxa"/>
                <w:gridSpan w:val="2"/>
                <w:tcBorders>
                  <w:top w:val="nil"/>
                  <w:left w:val="nil"/>
                  <w:bottom w:val="nil"/>
                  <w:right w:val="nil"/>
                </w:tcBorders>
                <w:shd w:val="clear" w:color="auto" w:fill="auto"/>
                <w:noWrap/>
                <w:vAlign w:val="bottom"/>
                <w:hideMark/>
              </w:tcPr>
            </w:tcPrChange>
          </w:tcPr>
          <w:p w14:paraId="1B77E8E4" w14:textId="77777777" w:rsidR="00E2396A" w:rsidRDefault="00E2396A">
            <w:pPr>
              <w:jc w:val="right"/>
              <w:rPr>
                <w:ins w:id="2021" w:author="Christopher Boyer" w:date="2015-07-11T00:20:00Z"/>
                <w:rFonts w:ascii="Helvetica Neue" w:eastAsia="Times New Roman" w:hAnsi="Helvetica Neue" w:cs="Times New Roman"/>
                <w:color w:val="000000"/>
                <w:sz w:val="16"/>
                <w:szCs w:val="16"/>
              </w:rPr>
            </w:pPr>
          </w:p>
        </w:tc>
        <w:tc>
          <w:tcPr>
            <w:tcW w:w="1104" w:type="dxa"/>
            <w:tcBorders>
              <w:top w:val="nil"/>
              <w:left w:val="nil"/>
              <w:bottom w:val="nil"/>
              <w:right w:val="nil"/>
            </w:tcBorders>
            <w:shd w:val="clear" w:color="auto" w:fill="auto"/>
            <w:noWrap/>
            <w:vAlign w:val="bottom"/>
            <w:hideMark/>
            <w:tcPrChange w:id="2022" w:author="Christopher Boyer" w:date="2015-07-11T00:22:00Z">
              <w:tcPr>
                <w:tcW w:w="1086" w:type="dxa"/>
                <w:tcBorders>
                  <w:top w:val="nil"/>
                  <w:left w:val="nil"/>
                  <w:bottom w:val="nil"/>
                  <w:right w:val="nil"/>
                </w:tcBorders>
                <w:shd w:val="clear" w:color="auto" w:fill="auto"/>
                <w:noWrap/>
                <w:vAlign w:val="bottom"/>
                <w:hideMark/>
              </w:tcPr>
            </w:tcPrChange>
          </w:tcPr>
          <w:p w14:paraId="622E42ED" w14:textId="77777777" w:rsidR="00E2396A" w:rsidRDefault="00E2396A">
            <w:pPr>
              <w:jc w:val="right"/>
              <w:rPr>
                <w:ins w:id="2023"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02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3CA5E9B" w14:textId="77777777" w:rsidR="00E2396A" w:rsidRDefault="00E2396A">
            <w:pPr>
              <w:jc w:val="right"/>
              <w:rPr>
                <w:ins w:id="2025"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026" w:author="Christopher Boyer" w:date="2015-07-11T00:22:00Z">
              <w:tcPr>
                <w:tcW w:w="761" w:type="dxa"/>
                <w:gridSpan w:val="2"/>
                <w:tcBorders>
                  <w:top w:val="nil"/>
                  <w:left w:val="nil"/>
                  <w:bottom w:val="nil"/>
                  <w:right w:val="nil"/>
                </w:tcBorders>
                <w:shd w:val="clear" w:color="auto" w:fill="auto"/>
                <w:noWrap/>
                <w:vAlign w:val="bottom"/>
                <w:hideMark/>
              </w:tcPr>
            </w:tcPrChange>
          </w:tcPr>
          <w:p w14:paraId="259C385A" w14:textId="77777777" w:rsidR="00E2396A" w:rsidRDefault="00E2396A">
            <w:pPr>
              <w:jc w:val="right"/>
              <w:rPr>
                <w:ins w:id="2027" w:author="Christopher Boyer" w:date="2015-07-11T00:20:00Z"/>
                <w:rFonts w:ascii="Helvetica Neue" w:eastAsia="Times New Roman" w:hAnsi="Helvetica Neue" w:cs="Times New Roman"/>
                <w:color w:val="000000"/>
                <w:sz w:val="16"/>
                <w:szCs w:val="16"/>
              </w:rPr>
            </w:pPr>
          </w:p>
        </w:tc>
        <w:tc>
          <w:tcPr>
            <w:tcW w:w="1086" w:type="dxa"/>
            <w:tcBorders>
              <w:top w:val="nil"/>
              <w:left w:val="nil"/>
              <w:bottom w:val="nil"/>
              <w:right w:val="nil"/>
            </w:tcBorders>
            <w:shd w:val="clear" w:color="auto" w:fill="auto"/>
            <w:noWrap/>
            <w:vAlign w:val="bottom"/>
            <w:hideMark/>
            <w:tcPrChange w:id="2028" w:author="Christopher Boyer" w:date="2015-07-11T00:22:00Z">
              <w:tcPr>
                <w:tcW w:w="1086" w:type="dxa"/>
                <w:tcBorders>
                  <w:top w:val="nil"/>
                  <w:left w:val="nil"/>
                  <w:bottom w:val="nil"/>
                  <w:right w:val="nil"/>
                </w:tcBorders>
                <w:shd w:val="clear" w:color="auto" w:fill="auto"/>
                <w:noWrap/>
                <w:vAlign w:val="bottom"/>
                <w:hideMark/>
              </w:tcPr>
            </w:tcPrChange>
          </w:tcPr>
          <w:p w14:paraId="752A9894" w14:textId="77777777" w:rsidR="00E2396A" w:rsidRDefault="00E2396A">
            <w:pPr>
              <w:jc w:val="right"/>
              <w:rPr>
                <w:ins w:id="2029"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03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E2C5555" w14:textId="77777777" w:rsidR="00E2396A" w:rsidRDefault="00E2396A">
            <w:pPr>
              <w:rPr>
                <w:ins w:id="2031"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032" w:author="Christopher Boyer" w:date="2015-07-11T00:22:00Z">
              <w:tcPr>
                <w:tcW w:w="354" w:type="dxa"/>
                <w:gridSpan w:val="2"/>
                <w:tcBorders>
                  <w:top w:val="nil"/>
                  <w:left w:val="nil"/>
                  <w:bottom w:val="nil"/>
                  <w:right w:val="nil"/>
                </w:tcBorders>
                <w:shd w:val="clear" w:color="auto" w:fill="auto"/>
                <w:noWrap/>
                <w:vAlign w:val="bottom"/>
                <w:hideMark/>
              </w:tcPr>
            </w:tcPrChange>
          </w:tcPr>
          <w:p w14:paraId="05D2898E" w14:textId="77777777" w:rsidR="00E2396A" w:rsidRDefault="00E2396A">
            <w:pPr>
              <w:rPr>
                <w:ins w:id="2033"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034" w:author="Christopher Boyer" w:date="2015-07-11T00:22:00Z">
              <w:tcPr>
                <w:tcW w:w="770" w:type="dxa"/>
                <w:tcBorders>
                  <w:top w:val="nil"/>
                  <w:left w:val="nil"/>
                  <w:bottom w:val="nil"/>
                  <w:right w:val="nil"/>
                </w:tcBorders>
                <w:shd w:val="clear" w:color="auto" w:fill="auto"/>
                <w:noWrap/>
                <w:vAlign w:val="bottom"/>
                <w:hideMark/>
              </w:tcPr>
            </w:tcPrChange>
          </w:tcPr>
          <w:p w14:paraId="78F3C0CF" w14:textId="77777777" w:rsidR="00E2396A" w:rsidRDefault="00E2396A">
            <w:pPr>
              <w:rPr>
                <w:ins w:id="2035"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03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A38B631" w14:textId="77777777" w:rsidR="00E2396A" w:rsidRDefault="00E2396A">
            <w:pPr>
              <w:rPr>
                <w:ins w:id="2037"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038" w:author="Christopher Boyer" w:date="2015-07-11T00:22:00Z">
              <w:tcPr>
                <w:tcW w:w="725" w:type="dxa"/>
                <w:gridSpan w:val="2"/>
                <w:tcBorders>
                  <w:top w:val="nil"/>
                  <w:left w:val="nil"/>
                  <w:bottom w:val="nil"/>
                  <w:right w:val="nil"/>
                </w:tcBorders>
                <w:shd w:val="clear" w:color="auto" w:fill="auto"/>
                <w:noWrap/>
                <w:vAlign w:val="bottom"/>
                <w:hideMark/>
              </w:tcPr>
            </w:tcPrChange>
          </w:tcPr>
          <w:p w14:paraId="2CB24C58" w14:textId="77777777" w:rsidR="00E2396A" w:rsidRDefault="00E2396A">
            <w:pPr>
              <w:rPr>
                <w:ins w:id="2039"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040" w:author="Christopher Boyer" w:date="2015-07-11T00:22:00Z">
              <w:tcPr>
                <w:tcW w:w="1206" w:type="dxa"/>
                <w:tcBorders>
                  <w:top w:val="nil"/>
                  <w:left w:val="nil"/>
                  <w:bottom w:val="nil"/>
                  <w:right w:val="nil"/>
                </w:tcBorders>
                <w:shd w:val="clear" w:color="auto" w:fill="auto"/>
                <w:noWrap/>
                <w:vAlign w:val="bottom"/>
                <w:hideMark/>
              </w:tcPr>
            </w:tcPrChange>
          </w:tcPr>
          <w:p w14:paraId="4F279DF1" w14:textId="77777777" w:rsidR="00E2396A" w:rsidRDefault="00E2396A">
            <w:pPr>
              <w:rPr>
                <w:ins w:id="2041"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04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DE2F573" w14:textId="77777777" w:rsidR="00E2396A" w:rsidRDefault="00E2396A">
            <w:pPr>
              <w:rPr>
                <w:ins w:id="2043"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044"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6EF20E2" w14:textId="77777777" w:rsidR="00E2396A" w:rsidRDefault="00E2396A">
            <w:pPr>
              <w:rPr>
                <w:ins w:id="2045"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046" w:author="Christopher Boyer" w:date="2015-07-11T00:22:00Z">
              <w:tcPr>
                <w:tcW w:w="770" w:type="dxa"/>
                <w:tcBorders>
                  <w:top w:val="nil"/>
                  <w:left w:val="nil"/>
                  <w:bottom w:val="nil"/>
                  <w:right w:val="nil"/>
                </w:tcBorders>
                <w:shd w:val="clear" w:color="auto" w:fill="auto"/>
                <w:noWrap/>
                <w:vAlign w:val="bottom"/>
                <w:hideMark/>
              </w:tcPr>
            </w:tcPrChange>
          </w:tcPr>
          <w:p w14:paraId="5ECD4B5A" w14:textId="77777777" w:rsidR="00E2396A" w:rsidRDefault="00E2396A">
            <w:pPr>
              <w:rPr>
                <w:ins w:id="2047"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04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4D09FF4" w14:textId="77777777" w:rsidR="00E2396A" w:rsidRDefault="00E2396A">
            <w:pPr>
              <w:rPr>
                <w:ins w:id="2049"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050" w:author="Christopher Boyer" w:date="2015-07-11T00:22:00Z">
              <w:tcPr>
                <w:tcW w:w="725" w:type="dxa"/>
                <w:gridSpan w:val="2"/>
                <w:tcBorders>
                  <w:top w:val="nil"/>
                  <w:left w:val="nil"/>
                  <w:bottom w:val="nil"/>
                  <w:right w:val="nil"/>
                </w:tcBorders>
                <w:shd w:val="clear" w:color="auto" w:fill="auto"/>
                <w:noWrap/>
                <w:vAlign w:val="bottom"/>
                <w:hideMark/>
              </w:tcPr>
            </w:tcPrChange>
          </w:tcPr>
          <w:p w14:paraId="52950877" w14:textId="77777777" w:rsidR="00E2396A" w:rsidRDefault="00E2396A">
            <w:pPr>
              <w:rPr>
                <w:ins w:id="2051"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052" w:author="Christopher Boyer" w:date="2015-07-11T00:22:00Z">
              <w:tcPr>
                <w:tcW w:w="1089" w:type="dxa"/>
                <w:tcBorders>
                  <w:top w:val="nil"/>
                  <w:left w:val="nil"/>
                  <w:bottom w:val="nil"/>
                  <w:right w:val="nil"/>
                </w:tcBorders>
                <w:shd w:val="clear" w:color="auto" w:fill="auto"/>
                <w:noWrap/>
                <w:vAlign w:val="bottom"/>
                <w:hideMark/>
              </w:tcPr>
            </w:tcPrChange>
          </w:tcPr>
          <w:p w14:paraId="3A72993E" w14:textId="77777777" w:rsidR="00E2396A" w:rsidRDefault="00E2396A">
            <w:pPr>
              <w:rPr>
                <w:ins w:id="2053" w:author="Christopher Boyer" w:date="2015-07-11T00:20:00Z"/>
                <w:rFonts w:ascii="Calibri" w:eastAsia="Times New Roman" w:hAnsi="Calibri" w:cs="Times New Roman"/>
                <w:color w:val="000000"/>
                <w:sz w:val="16"/>
                <w:szCs w:val="16"/>
              </w:rPr>
            </w:pPr>
          </w:p>
        </w:tc>
      </w:tr>
      <w:tr w:rsidR="00E2396A" w14:paraId="4BD6CCB0" w14:textId="77777777" w:rsidTr="00E2396A">
        <w:trPr>
          <w:trHeight w:val="300"/>
          <w:ins w:id="2054" w:author="Christopher Boyer" w:date="2015-07-11T00:20:00Z"/>
          <w:trPrChange w:id="2055"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056" w:author="Christopher Boyer" w:date="2015-07-11T00:22:00Z">
              <w:tcPr>
                <w:tcW w:w="1700" w:type="dxa"/>
                <w:tcBorders>
                  <w:top w:val="nil"/>
                  <w:left w:val="nil"/>
                  <w:bottom w:val="nil"/>
                  <w:right w:val="nil"/>
                </w:tcBorders>
                <w:shd w:val="clear" w:color="auto" w:fill="auto"/>
                <w:noWrap/>
                <w:vAlign w:val="bottom"/>
                <w:hideMark/>
              </w:tcPr>
            </w:tcPrChange>
          </w:tcPr>
          <w:p w14:paraId="61BD72D6" w14:textId="77777777" w:rsidR="00E2396A" w:rsidRDefault="00E2396A">
            <w:pPr>
              <w:rPr>
                <w:ins w:id="2057" w:author="Christopher Boyer" w:date="2015-07-11T00:20:00Z"/>
                <w:rFonts w:ascii="Helvetica Neue" w:eastAsia="Times New Roman" w:hAnsi="Helvetica Neue" w:cs="Times New Roman"/>
                <w:color w:val="000000"/>
                <w:sz w:val="16"/>
                <w:szCs w:val="16"/>
              </w:rPr>
            </w:pPr>
            <w:ins w:id="2058" w:author="Christopher Boyer" w:date="2015-07-11T00:20:00Z">
              <w:r>
                <w:rPr>
                  <w:rFonts w:ascii="Helvetica Neue" w:eastAsia="Times New Roman" w:hAnsi="Helvetica Neue" w:cs="Times New Roman"/>
                  <w:color w:val="000000"/>
                  <w:sz w:val="16"/>
                  <w:szCs w:val="16"/>
                </w:rPr>
                <w:t xml:space="preserve">  No</w:t>
              </w:r>
            </w:ins>
          </w:p>
        </w:tc>
        <w:tc>
          <w:tcPr>
            <w:tcW w:w="593" w:type="dxa"/>
            <w:tcBorders>
              <w:top w:val="nil"/>
              <w:left w:val="nil"/>
              <w:bottom w:val="nil"/>
              <w:right w:val="nil"/>
            </w:tcBorders>
            <w:shd w:val="clear" w:color="auto" w:fill="auto"/>
            <w:vAlign w:val="center"/>
            <w:hideMark/>
            <w:tcPrChange w:id="2059" w:author="Christopher Boyer" w:date="2015-07-11T00:22:00Z">
              <w:tcPr>
                <w:tcW w:w="589" w:type="dxa"/>
                <w:gridSpan w:val="2"/>
                <w:tcBorders>
                  <w:top w:val="nil"/>
                  <w:left w:val="nil"/>
                  <w:bottom w:val="nil"/>
                  <w:right w:val="nil"/>
                </w:tcBorders>
                <w:shd w:val="clear" w:color="auto" w:fill="auto"/>
                <w:vAlign w:val="center"/>
                <w:hideMark/>
              </w:tcPr>
            </w:tcPrChange>
          </w:tcPr>
          <w:p w14:paraId="3BEB54D5" w14:textId="77777777" w:rsidR="00E2396A" w:rsidRDefault="00E2396A">
            <w:pPr>
              <w:jc w:val="right"/>
              <w:rPr>
                <w:ins w:id="2060" w:author="Christopher Boyer" w:date="2015-07-11T00:20:00Z"/>
                <w:rFonts w:ascii="Helvetica Neue" w:eastAsia="Times New Roman" w:hAnsi="Helvetica Neue" w:cs="Times New Roman"/>
                <w:color w:val="262626"/>
                <w:sz w:val="16"/>
                <w:szCs w:val="16"/>
              </w:rPr>
            </w:pPr>
            <w:ins w:id="2061"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nil"/>
              <w:right w:val="nil"/>
            </w:tcBorders>
            <w:shd w:val="clear" w:color="auto" w:fill="auto"/>
            <w:noWrap/>
            <w:vAlign w:val="bottom"/>
            <w:hideMark/>
            <w:tcPrChange w:id="2062" w:author="Christopher Boyer" w:date="2015-07-11T00:22:00Z">
              <w:tcPr>
                <w:tcW w:w="1086" w:type="dxa"/>
                <w:tcBorders>
                  <w:top w:val="nil"/>
                  <w:left w:val="nil"/>
                  <w:bottom w:val="nil"/>
                  <w:right w:val="nil"/>
                </w:tcBorders>
                <w:shd w:val="clear" w:color="auto" w:fill="auto"/>
                <w:noWrap/>
                <w:vAlign w:val="bottom"/>
                <w:hideMark/>
              </w:tcPr>
            </w:tcPrChange>
          </w:tcPr>
          <w:p w14:paraId="4E224818" w14:textId="77777777" w:rsidR="00E2396A" w:rsidRDefault="00E2396A">
            <w:pPr>
              <w:jc w:val="right"/>
              <w:rPr>
                <w:ins w:id="2063" w:author="Christopher Boyer" w:date="2015-07-11T00:20:00Z"/>
                <w:rFonts w:ascii="Helvetica Neue" w:eastAsia="Times New Roman" w:hAnsi="Helvetica Neue" w:cs="Times New Roman"/>
                <w:color w:val="000000"/>
                <w:sz w:val="16"/>
                <w:szCs w:val="16"/>
              </w:rPr>
            </w:pPr>
            <w:ins w:id="2064"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06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4349CF5" w14:textId="77777777" w:rsidR="00E2396A" w:rsidRDefault="00E2396A">
            <w:pPr>
              <w:jc w:val="right"/>
              <w:rPr>
                <w:ins w:id="2066"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067" w:author="Christopher Boyer" w:date="2015-07-11T00:22:00Z">
              <w:tcPr>
                <w:tcW w:w="761" w:type="dxa"/>
                <w:gridSpan w:val="2"/>
                <w:tcBorders>
                  <w:top w:val="nil"/>
                  <w:left w:val="nil"/>
                  <w:bottom w:val="nil"/>
                  <w:right w:val="nil"/>
                </w:tcBorders>
                <w:shd w:val="clear" w:color="auto" w:fill="auto"/>
                <w:noWrap/>
                <w:vAlign w:val="bottom"/>
                <w:hideMark/>
              </w:tcPr>
            </w:tcPrChange>
          </w:tcPr>
          <w:p w14:paraId="41762D7C" w14:textId="77777777" w:rsidR="00E2396A" w:rsidRDefault="00E2396A">
            <w:pPr>
              <w:jc w:val="right"/>
              <w:rPr>
                <w:ins w:id="2068" w:author="Christopher Boyer" w:date="2015-07-11T00:20:00Z"/>
                <w:rFonts w:ascii="Helvetica Neue" w:eastAsia="Times New Roman" w:hAnsi="Helvetica Neue" w:cs="Times New Roman"/>
                <w:b/>
                <w:bCs/>
                <w:color w:val="000000"/>
                <w:sz w:val="16"/>
                <w:szCs w:val="16"/>
              </w:rPr>
            </w:pPr>
            <w:ins w:id="2069" w:author="Christopher Boyer" w:date="2015-07-11T00:20:00Z">
              <w:r>
                <w:rPr>
                  <w:rFonts w:ascii="Helvetica Neue" w:eastAsia="Times New Roman" w:hAnsi="Helvetica Neue" w:cs="Times New Roman"/>
                  <w:b/>
                  <w:bCs/>
                  <w:color w:val="000000"/>
                  <w:sz w:val="16"/>
                  <w:szCs w:val="16"/>
                </w:rPr>
                <w:t>2.24**</w:t>
              </w:r>
            </w:ins>
          </w:p>
        </w:tc>
        <w:tc>
          <w:tcPr>
            <w:tcW w:w="1086" w:type="dxa"/>
            <w:tcBorders>
              <w:top w:val="nil"/>
              <w:left w:val="nil"/>
              <w:bottom w:val="nil"/>
              <w:right w:val="nil"/>
            </w:tcBorders>
            <w:shd w:val="clear" w:color="auto" w:fill="auto"/>
            <w:noWrap/>
            <w:vAlign w:val="bottom"/>
            <w:hideMark/>
            <w:tcPrChange w:id="2070" w:author="Christopher Boyer" w:date="2015-07-11T00:22:00Z">
              <w:tcPr>
                <w:tcW w:w="1086" w:type="dxa"/>
                <w:tcBorders>
                  <w:top w:val="nil"/>
                  <w:left w:val="nil"/>
                  <w:bottom w:val="nil"/>
                  <w:right w:val="nil"/>
                </w:tcBorders>
                <w:shd w:val="clear" w:color="auto" w:fill="auto"/>
                <w:noWrap/>
                <w:vAlign w:val="bottom"/>
                <w:hideMark/>
              </w:tcPr>
            </w:tcPrChange>
          </w:tcPr>
          <w:p w14:paraId="6DBBB6A6" w14:textId="77777777" w:rsidR="00E2396A" w:rsidRDefault="00E2396A">
            <w:pPr>
              <w:jc w:val="right"/>
              <w:rPr>
                <w:ins w:id="2071" w:author="Christopher Boyer" w:date="2015-07-11T00:20:00Z"/>
                <w:rFonts w:ascii="Helvetica Neue" w:eastAsia="Times New Roman" w:hAnsi="Helvetica Neue" w:cs="Times New Roman"/>
                <w:color w:val="000000"/>
                <w:sz w:val="16"/>
                <w:szCs w:val="16"/>
              </w:rPr>
            </w:pPr>
            <w:ins w:id="2072" w:author="Christopher Boyer" w:date="2015-07-11T00:20:00Z">
              <w:r>
                <w:rPr>
                  <w:rFonts w:ascii="Helvetica Neue" w:eastAsia="Times New Roman" w:hAnsi="Helvetica Neue" w:cs="Times New Roman"/>
                  <w:color w:val="000000"/>
                  <w:sz w:val="16"/>
                  <w:szCs w:val="16"/>
                </w:rPr>
                <w:t>1.26 - 3.97</w:t>
              </w:r>
            </w:ins>
          </w:p>
        </w:tc>
        <w:tc>
          <w:tcPr>
            <w:tcW w:w="261" w:type="dxa"/>
            <w:tcBorders>
              <w:top w:val="nil"/>
              <w:left w:val="nil"/>
              <w:bottom w:val="nil"/>
              <w:right w:val="nil"/>
            </w:tcBorders>
            <w:shd w:val="clear" w:color="auto" w:fill="auto"/>
            <w:noWrap/>
            <w:vAlign w:val="bottom"/>
            <w:hideMark/>
            <w:tcPrChange w:id="207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55AFEE1" w14:textId="77777777" w:rsidR="00E2396A" w:rsidRDefault="00E2396A">
            <w:pPr>
              <w:rPr>
                <w:ins w:id="2074"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075"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EF0F241" w14:textId="77777777" w:rsidR="00E2396A" w:rsidRDefault="00E2396A">
            <w:pPr>
              <w:jc w:val="right"/>
              <w:rPr>
                <w:ins w:id="2076" w:author="Christopher Boyer" w:date="2015-07-11T00:20:00Z"/>
                <w:rFonts w:ascii="Helvetica Neue" w:eastAsia="Times New Roman" w:hAnsi="Helvetica Neue" w:cs="Times New Roman"/>
                <w:color w:val="000000"/>
                <w:sz w:val="16"/>
                <w:szCs w:val="16"/>
              </w:rPr>
            </w:pPr>
            <w:ins w:id="2077"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078" w:author="Christopher Boyer" w:date="2015-07-11T00:22:00Z">
              <w:tcPr>
                <w:tcW w:w="770" w:type="dxa"/>
                <w:tcBorders>
                  <w:top w:val="nil"/>
                  <w:left w:val="nil"/>
                  <w:bottom w:val="nil"/>
                  <w:right w:val="nil"/>
                </w:tcBorders>
                <w:shd w:val="clear" w:color="auto" w:fill="auto"/>
                <w:noWrap/>
                <w:vAlign w:val="bottom"/>
                <w:hideMark/>
              </w:tcPr>
            </w:tcPrChange>
          </w:tcPr>
          <w:p w14:paraId="1C8A6C66" w14:textId="77777777" w:rsidR="00E2396A" w:rsidRDefault="00E2396A">
            <w:pPr>
              <w:jc w:val="right"/>
              <w:rPr>
                <w:ins w:id="2079" w:author="Christopher Boyer" w:date="2015-07-11T00:20:00Z"/>
                <w:rFonts w:ascii="Helvetica Neue" w:eastAsia="Times New Roman" w:hAnsi="Helvetica Neue" w:cs="Times New Roman"/>
                <w:color w:val="000000"/>
                <w:sz w:val="16"/>
                <w:szCs w:val="16"/>
              </w:rPr>
            </w:pPr>
            <w:ins w:id="2080"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08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56D5528" w14:textId="77777777" w:rsidR="00E2396A" w:rsidRDefault="00E2396A">
            <w:pPr>
              <w:rPr>
                <w:ins w:id="2082" w:author="Christopher Boyer" w:date="2015-07-11T00:20:00Z"/>
                <w:rFonts w:ascii="Helvetica Neue" w:eastAsia="Times New Roman" w:hAnsi="Helvetica Neue" w:cs="Times New Roman"/>
                <w:color w:val="000000"/>
                <w:sz w:val="16"/>
                <w:szCs w:val="16"/>
              </w:rPr>
            </w:pPr>
          </w:p>
        </w:tc>
        <w:tc>
          <w:tcPr>
            <w:tcW w:w="744" w:type="dxa"/>
            <w:tcBorders>
              <w:top w:val="nil"/>
              <w:left w:val="nil"/>
              <w:bottom w:val="nil"/>
              <w:right w:val="nil"/>
            </w:tcBorders>
            <w:shd w:val="clear" w:color="auto" w:fill="auto"/>
            <w:noWrap/>
            <w:vAlign w:val="bottom"/>
            <w:hideMark/>
            <w:tcPrChange w:id="2083" w:author="Christopher Boyer" w:date="2015-07-11T00:22:00Z">
              <w:tcPr>
                <w:tcW w:w="725" w:type="dxa"/>
                <w:gridSpan w:val="2"/>
                <w:tcBorders>
                  <w:top w:val="nil"/>
                  <w:left w:val="nil"/>
                  <w:bottom w:val="nil"/>
                  <w:right w:val="nil"/>
                </w:tcBorders>
                <w:shd w:val="clear" w:color="auto" w:fill="auto"/>
                <w:noWrap/>
                <w:vAlign w:val="bottom"/>
                <w:hideMark/>
              </w:tcPr>
            </w:tcPrChange>
          </w:tcPr>
          <w:p w14:paraId="4E6899AD" w14:textId="77777777" w:rsidR="00E2396A" w:rsidRDefault="00E2396A">
            <w:pPr>
              <w:jc w:val="right"/>
              <w:rPr>
                <w:ins w:id="2084" w:author="Christopher Boyer" w:date="2015-07-11T00:20:00Z"/>
                <w:rFonts w:ascii="Helvetica Neue" w:eastAsia="Times New Roman" w:hAnsi="Helvetica Neue" w:cs="Times New Roman"/>
                <w:b/>
                <w:bCs/>
                <w:color w:val="000000"/>
                <w:sz w:val="16"/>
                <w:szCs w:val="16"/>
              </w:rPr>
            </w:pPr>
            <w:ins w:id="2085" w:author="Christopher Boyer" w:date="2015-07-11T00:20:00Z">
              <w:r>
                <w:rPr>
                  <w:rFonts w:ascii="Helvetica Neue" w:eastAsia="Times New Roman" w:hAnsi="Helvetica Neue" w:cs="Times New Roman"/>
                  <w:b/>
                  <w:bCs/>
                  <w:color w:val="000000"/>
                  <w:sz w:val="16"/>
                  <w:szCs w:val="16"/>
                </w:rPr>
                <w:t>2.24**</w:t>
              </w:r>
            </w:ins>
          </w:p>
        </w:tc>
        <w:tc>
          <w:tcPr>
            <w:tcW w:w="1206" w:type="dxa"/>
            <w:tcBorders>
              <w:top w:val="nil"/>
              <w:left w:val="nil"/>
              <w:bottom w:val="nil"/>
              <w:right w:val="nil"/>
            </w:tcBorders>
            <w:shd w:val="clear" w:color="auto" w:fill="auto"/>
            <w:noWrap/>
            <w:vAlign w:val="bottom"/>
            <w:hideMark/>
            <w:tcPrChange w:id="2086" w:author="Christopher Boyer" w:date="2015-07-11T00:22:00Z">
              <w:tcPr>
                <w:tcW w:w="1206" w:type="dxa"/>
                <w:tcBorders>
                  <w:top w:val="nil"/>
                  <w:left w:val="nil"/>
                  <w:bottom w:val="nil"/>
                  <w:right w:val="nil"/>
                </w:tcBorders>
                <w:shd w:val="clear" w:color="auto" w:fill="auto"/>
                <w:noWrap/>
                <w:vAlign w:val="bottom"/>
                <w:hideMark/>
              </w:tcPr>
            </w:tcPrChange>
          </w:tcPr>
          <w:p w14:paraId="1DDC59E4" w14:textId="77777777" w:rsidR="00E2396A" w:rsidRDefault="00E2396A">
            <w:pPr>
              <w:jc w:val="right"/>
              <w:rPr>
                <w:ins w:id="2087" w:author="Christopher Boyer" w:date="2015-07-11T00:20:00Z"/>
                <w:rFonts w:ascii="Helvetica Neue" w:eastAsia="Times New Roman" w:hAnsi="Helvetica Neue" w:cs="Times New Roman"/>
                <w:color w:val="000000"/>
                <w:sz w:val="16"/>
                <w:szCs w:val="16"/>
              </w:rPr>
            </w:pPr>
            <w:ins w:id="2088" w:author="Christopher Boyer" w:date="2015-07-11T00:20:00Z">
              <w:r>
                <w:rPr>
                  <w:rFonts w:ascii="Helvetica Neue" w:eastAsia="Times New Roman" w:hAnsi="Helvetica Neue" w:cs="Times New Roman"/>
                  <w:color w:val="000000"/>
                  <w:sz w:val="16"/>
                  <w:szCs w:val="16"/>
                </w:rPr>
                <w:t>1.26 - 3.97</w:t>
              </w:r>
            </w:ins>
          </w:p>
        </w:tc>
        <w:tc>
          <w:tcPr>
            <w:tcW w:w="261" w:type="dxa"/>
            <w:tcBorders>
              <w:top w:val="nil"/>
              <w:left w:val="nil"/>
              <w:bottom w:val="nil"/>
              <w:right w:val="nil"/>
            </w:tcBorders>
            <w:shd w:val="clear" w:color="auto" w:fill="auto"/>
            <w:noWrap/>
            <w:vAlign w:val="bottom"/>
            <w:hideMark/>
            <w:tcPrChange w:id="208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97143B7" w14:textId="77777777" w:rsidR="00E2396A" w:rsidRDefault="00E2396A">
            <w:pPr>
              <w:rPr>
                <w:ins w:id="2090" w:author="Christopher Boyer" w:date="2015-07-11T00:20:00Z"/>
                <w:rFonts w:ascii="Helvetica Neue" w:eastAsia="Times New Roman" w:hAnsi="Helvetica Neue" w:cs="Times New Roman"/>
                <w:color w:val="000000"/>
                <w:sz w:val="16"/>
                <w:szCs w:val="16"/>
              </w:rPr>
            </w:pPr>
          </w:p>
        </w:tc>
        <w:tc>
          <w:tcPr>
            <w:tcW w:w="448" w:type="dxa"/>
            <w:vMerge w:val="restart"/>
            <w:tcBorders>
              <w:top w:val="nil"/>
              <w:left w:val="nil"/>
              <w:bottom w:val="nil"/>
              <w:right w:val="nil"/>
            </w:tcBorders>
            <w:shd w:val="clear" w:color="auto" w:fill="auto"/>
            <w:noWrap/>
            <w:vAlign w:val="center"/>
            <w:hideMark/>
            <w:tcPrChange w:id="2091" w:author="Christopher Boyer" w:date="2015-07-11T00:22:00Z">
              <w:tcPr>
                <w:tcW w:w="354" w:type="dxa"/>
                <w:gridSpan w:val="2"/>
                <w:vMerge w:val="restart"/>
                <w:tcBorders>
                  <w:top w:val="nil"/>
                  <w:left w:val="nil"/>
                  <w:bottom w:val="nil"/>
                  <w:right w:val="nil"/>
                </w:tcBorders>
                <w:shd w:val="clear" w:color="auto" w:fill="auto"/>
                <w:noWrap/>
                <w:vAlign w:val="center"/>
                <w:hideMark/>
              </w:tcPr>
            </w:tcPrChange>
          </w:tcPr>
          <w:p w14:paraId="793F8CAF" w14:textId="77777777" w:rsidR="00E2396A" w:rsidRDefault="00E2396A">
            <w:pPr>
              <w:jc w:val="right"/>
              <w:rPr>
                <w:ins w:id="2092" w:author="Christopher Boyer" w:date="2015-07-11T00:20:00Z"/>
                <w:rFonts w:ascii="Helvetica Neue" w:eastAsia="Times New Roman" w:hAnsi="Helvetica Neue" w:cs="Times New Roman"/>
                <w:color w:val="000000"/>
                <w:sz w:val="16"/>
                <w:szCs w:val="16"/>
              </w:rPr>
            </w:pPr>
            <w:ins w:id="2093" w:author="Christopher Boyer" w:date="2015-07-11T00:20:00Z">
              <w:r>
                <w:rPr>
                  <w:rFonts w:ascii="Helvetica Neue" w:eastAsia="Times New Roman" w:hAnsi="Helvetica Neue" w:cs="Times New Roman"/>
                  <w:color w:val="000000"/>
                  <w:sz w:val="16"/>
                  <w:szCs w:val="16"/>
                </w:rPr>
                <w:t>1</w:t>
              </w:r>
            </w:ins>
          </w:p>
        </w:tc>
        <w:tc>
          <w:tcPr>
            <w:tcW w:w="770" w:type="dxa"/>
            <w:vMerge w:val="restart"/>
            <w:tcBorders>
              <w:top w:val="nil"/>
              <w:left w:val="nil"/>
              <w:bottom w:val="nil"/>
              <w:right w:val="nil"/>
            </w:tcBorders>
            <w:shd w:val="clear" w:color="auto" w:fill="auto"/>
            <w:noWrap/>
            <w:vAlign w:val="center"/>
            <w:hideMark/>
            <w:tcPrChange w:id="2094" w:author="Christopher Boyer" w:date="2015-07-11T00:22:00Z">
              <w:tcPr>
                <w:tcW w:w="770" w:type="dxa"/>
                <w:vMerge w:val="restart"/>
                <w:tcBorders>
                  <w:top w:val="nil"/>
                  <w:left w:val="nil"/>
                  <w:bottom w:val="nil"/>
                  <w:right w:val="nil"/>
                </w:tcBorders>
                <w:shd w:val="clear" w:color="auto" w:fill="auto"/>
                <w:noWrap/>
                <w:vAlign w:val="center"/>
                <w:hideMark/>
              </w:tcPr>
            </w:tcPrChange>
          </w:tcPr>
          <w:p w14:paraId="1605012D" w14:textId="77777777" w:rsidR="00E2396A" w:rsidRDefault="00E2396A">
            <w:pPr>
              <w:jc w:val="right"/>
              <w:rPr>
                <w:ins w:id="2095" w:author="Christopher Boyer" w:date="2015-07-11T00:20:00Z"/>
                <w:rFonts w:ascii="Helvetica Neue" w:eastAsia="Times New Roman" w:hAnsi="Helvetica Neue" w:cs="Times New Roman"/>
                <w:color w:val="000000"/>
                <w:sz w:val="16"/>
                <w:szCs w:val="16"/>
              </w:rPr>
            </w:pPr>
            <w:ins w:id="2096"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09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90AC887" w14:textId="77777777" w:rsidR="00E2396A" w:rsidRDefault="00E2396A">
            <w:pPr>
              <w:rPr>
                <w:ins w:id="2098" w:author="Christopher Boyer" w:date="2015-07-11T00:20:00Z"/>
                <w:rFonts w:ascii="Helvetica Neue" w:eastAsia="Times New Roman" w:hAnsi="Helvetica Neue" w:cs="Times New Roman"/>
                <w:color w:val="000000"/>
                <w:sz w:val="16"/>
                <w:szCs w:val="16"/>
              </w:rPr>
            </w:pPr>
          </w:p>
        </w:tc>
        <w:tc>
          <w:tcPr>
            <w:tcW w:w="725" w:type="dxa"/>
            <w:tcBorders>
              <w:top w:val="nil"/>
              <w:left w:val="nil"/>
              <w:bottom w:val="nil"/>
              <w:right w:val="nil"/>
            </w:tcBorders>
            <w:shd w:val="clear" w:color="auto" w:fill="auto"/>
            <w:noWrap/>
            <w:vAlign w:val="bottom"/>
            <w:hideMark/>
            <w:tcPrChange w:id="2099" w:author="Christopher Boyer" w:date="2015-07-11T00:22:00Z">
              <w:tcPr>
                <w:tcW w:w="725" w:type="dxa"/>
                <w:gridSpan w:val="2"/>
                <w:tcBorders>
                  <w:top w:val="nil"/>
                  <w:left w:val="nil"/>
                  <w:bottom w:val="nil"/>
                  <w:right w:val="nil"/>
                </w:tcBorders>
                <w:shd w:val="clear" w:color="auto" w:fill="auto"/>
                <w:noWrap/>
                <w:vAlign w:val="bottom"/>
                <w:hideMark/>
              </w:tcPr>
            </w:tcPrChange>
          </w:tcPr>
          <w:p w14:paraId="0DBBD131" w14:textId="77777777" w:rsidR="00E2396A" w:rsidRDefault="00E2396A">
            <w:pPr>
              <w:jc w:val="right"/>
              <w:rPr>
                <w:ins w:id="2100" w:author="Christopher Boyer" w:date="2015-07-11T00:20:00Z"/>
                <w:rFonts w:ascii="Helvetica Neue" w:eastAsia="Times New Roman" w:hAnsi="Helvetica Neue" w:cs="Times New Roman"/>
                <w:b/>
                <w:bCs/>
                <w:color w:val="000000"/>
                <w:sz w:val="16"/>
                <w:szCs w:val="16"/>
              </w:rPr>
            </w:pPr>
            <w:ins w:id="2101" w:author="Christopher Boyer" w:date="2015-07-11T00:20:00Z">
              <w:r>
                <w:rPr>
                  <w:rFonts w:ascii="Helvetica Neue" w:eastAsia="Times New Roman" w:hAnsi="Helvetica Neue" w:cs="Times New Roman"/>
                  <w:b/>
                  <w:bCs/>
                  <w:color w:val="000000"/>
                  <w:sz w:val="16"/>
                  <w:szCs w:val="16"/>
                </w:rPr>
                <w:t>2.16**</w:t>
              </w:r>
            </w:ins>
          </w:p>
        </w:tc>
        <w:tc>
          <w:tcPr>
            <w:tcW w:w="1089" w:type="dxa"/>
            <w:tcBorders>
              <w:top w:val="nil"/>
              <w:left w:val="nil"/>
              <w:bottom w:val="nil"/>
              <w:right w:val="nil"/>
            </w:tcBorders>
            <w:shd w:val="clear" w:color="auto" w:fill="auto"/>
            <w:noWrap/>
            <w:vAlign w:val="bottom"/>
            <w:hideMark/>
            <w:tcPrChange w:id="2102" w:author="Christopher Boyer" w:date="2015-07-11T00:22:00Z">
              <w:tcPr>
                <w:tcW w:w="1089" w:type="dxa"/>
                <w:tcBorders>
                  <w:top w:val="nil"/>
                  <w:left w:val="nil"/>
                  <w:bottom w:val="nil"/>
                  <w:right w:val="nil"/>
                </w:tcBorders>
                <w:shd w:val="clear" w:color="auto" w:fill="auto"/>
                <w:noWrap/>
                <w:vAlign w:val="bottom"/>
                <w:hideMark/>
              </w:tcPr>
            </w:tcPrChange>
          </w:tcPr>
          <w:p w14:paraId="7954F8B9" w14:textId="77777777" w:rsidR="00E2396A" w:rsidRDefault="00E2396A">
            <w:pPr>
              <w:jc w:val="right"/>
              <w:rPr>
                <w:ins w:id="2103" w:author="Christopher Boyer" w:date="2015-07-11T00:20:00Z"/>
                <w:rFonts w:ascii="Helvetica Neue" w:eastAsia="Times New Roman" w:hAnsi="Helvetica Neue" w:cs="Times New Roman"/>
                <w:color w:val="000000"/>
                <w:sz w:val="16"/>
                <w:szCs w:val="16"/>
              </w:rPr>
            </w:pPr>
            <w:ins w:id="2104" w:author="Christopher Boyer" w:date="2015-07-11T00:20:00Z">
              <w:r>
                <w:rPr>
                  <w:rFonts w:ascii="Helvetica Neue" w:eastAsia="Times New Roman" w:hAnsi="Helvetica Neue" w:cs="Times New Roman"/>
                  <w:color w:val="000000"/>
                  <w:sz w:val="16"/>
                  <w:szCs w:val="16"/>
                </w:rPr>
                <w:t>1.22 - 3.85</w:t>
              </w:r>
            </w:ins>
          </w:p>
        </w:tc>
      </w:tr>
      <w:tr w:rsidR="00E2396A" w14:paraId="0B3F8747" w14:textId="77777777" w:rsidTr="00E2396A">
        <w:trPr>
          <w:trHeight w:val="300"/>
          <w:ins w:id="2105" w:author="Christopher Boyer" w:date="2015-07-11T00:20:00Z"/>
          <w:trPrChange w:id="2106"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107" w:author="Christopher Boyer" w:date="2015-07-11T00:22:00Z">
              <w:tcPr>
                <w:tcW w:w="1700" w:type="dxa"/>
                <w:tcBorders>
                  <w:top w:val="nil"/>
                  <w:left w:val="nil"/>
                  <w:bottom w:val="nil"/>
                  <w:right w:val="nil"/>
                </w:tcBorders>
                <w:shd w:val="clear" w:color="auto" w:fill="auto"/>
                <w:noWrap/>
                <w:vAlign w:val="bottom"/>
                <w:hideMark/>
              </w:tcPr>
            </w:tcPrChange>
          </w:tcPr>
          <w:p w14:paraId="0A7762F8" w14:textId="77777777" w:rsidR="00E2396A" w:rsidRDefault="00E2396A">
            <w:pPr>
              <w:rPr>
                <w:ins w:id="2108" w:author="Christopher Boyer" w:date="2015-07-11T00:20:00Z"/>
                <w:rFonts w:ascii="Helvetica Neue" w:eastAsia="Times New Roman" w:hAnsi="Helvetica Neue" w:cs="Times New Roman"/>
                <w:color w:val="000000"/>
                <w:sz w:val="16"/>
                <w:szCs w:val="16"/>
              </w:rPr>
            </w:pPr>
            <w:ins w:id="2109" w:author="Christopher Boyer" w:date="2015-07-11T00:20:00Z">
              <w:r>
                <w:rPr>
                  <w:rFonts w:ascii="Helvetica Neue" w:eastAsia="Times New Roman" w:hAnsi="Helvetica Neue" w:cs="Times New Roman"/>
                  <w:color w:val="000000"/>
                  <w:sz w:val="16"/>
                  <w:szCs w:val="16"/>
                </w:rPr>
                <w:t xml:space="preserve">  Yes (Mar. cohort)</w:t>
              </w:r>
            </w:ins>
          </w:p>
        </w:tc>
        <w:tc>
          <w:tcPr>
            <w:tcW w:w="593" w:type="dxa"/>
            <w:tcBorders>
              <w:top w:val="nil"/>
              <w:left w:val="nil"/>
              <w:bottom w:val="nil"/>
              <w:right w:val="nil"/>
            </w:tcBorders>
            <w:shd w:val="clear" w:color="auto" w:fill="auto"/>
            <w:vAlign w:val="center"/>
            <w:hideMark/>
            <w:tcPrChange w:id="2110" w:author="Christopher Boyer" w:date="2015-07-11T00:22:00Z">
              <w:tcPr>
                <w:tcW w:w="589" w:type="dxa"/>
                <w:gridSpan w:val="2"/>
                <w:tcBorders>
                  <w:top w:val="nil"/>
                  <w:left w:val="nil"/>
                  <w:bottom w:val="nil"/>
                  <w:right w:val="nil"/>
                </w:tcBorders>
                <w:shd w:val="clear" w:color="auto" w:fill="auto"/>
                <w:vAlign w:val="center"/>
                <w:hideMark/>
              </w:tcPr>
            </w:tcPrChange>
          </w:tcPr>
          <w:p w14:paraId="211C6E35" w14:textId="77777777" w:rsidR="00E2396A" w:rsidRDefault="00E2396A">
            <w:pPr>
              <w:jc w:val="right"/>
              <w:rPr>
                <w:ins w:id="2111" w:author="Christopher Boyer" w:date="2015-07-11T00:20:00Z"/>
                <w:rFonts w:ascii="Helvetica Neue" w:eastAsia="Times New Roman" w:hAnsi="Helvetica Neue" w:cs="Times New Roman"/>
                <w:b/>
                <w:bCs/>
                <w:color w:val="262626"/>
                <w:sz w:val="16"/>
                <w:szCs w:val="16"/>
              </w:rPr>
            </w:pPr>
            <w:ins w:id="2112" w:author="Christopher Boyer" w:date="2015-07-11T00:20:00Z">
              <w:r>
                <w:rPr>
                  <w:rFonts w:ascii="Helvetica Neue" w:eastAsia="Times New Roman" w:hAnsi="Helvetica Neue" w:cs="Times New Roman"/>
                  <w:b/>
                  <w:bCs/>
                  <w:color w:val="262626"/>
                  <w:sz w:val="16"/>
                  <w:szCs w:val="16"/>
                </w:rPr>
                <w:t>1.44*</w:t>
              </w:r>
            </w:ins>
          </w:p>
        </w:tc>
        <w:tc>
          <w:tcPr>
            <w:tcW w:w="1104" w:type="dxa"/>
            <w:tcBorders>
              <w:top w:val="nil"/>
              <w:left w:val="nil"/>
              <w:bottom w:val="nil"/>
              <w:right w:val="nil"/>
            </w:tcBorders>
            <w:shd w:val="clear" w:color="auto" w:fill="auto"/>
            <w:noWrap/>
            <w:vAlign w:val="bottom"/>
            <w:hideMark/>
            <w:tcPrChange w:id="2113" w:author="Christopher Boyer" w:date="2015-07-11T00:22:00Z">
              <w:tcPr>
                <w:tcW w:w="1086" w:type="dxa"/>
                <w:tcBorders>
                  <w:top w:val="nil"/>
                  <w:left w:val="nil"/>
                  <w:bottom w:val="nil"/>
                  <w:right w:val="nil"/>
                </w:tcBorders>
                <w:shd w:val="clear" w:color="auto" w:fill="auto"/>
                <w:noWrap/>
                <w:vAlign w:val="bottom"/>
                <w:hideMark/>
              </w:tcPr>
            </w:tcPrChange>
          </w:tcPr>
          <w:p w14:paraId="5ABC9DE0" w14:textId="77777777" w:rsidR="00E2396A" w:rsidRDefault="00E2396A">
            <w:pPr>
              <w:jc w:val="right"/>
              <w:rPr>
                <w:ins w:id="2114" w:author="Christopher Boyer" w:date="2015-07-11T00:20:00Z"/>
                <w:rFonts w:ascii="Helvetica Neue" w:eastAsia="Times New Roman" w:hAnsi="Helvetica Neue" w:cs="Times New Roman"/>
                <w:color w:val="000000"/>
                <w:sz w:val="16"/>
                <w:szCs w:val="16"/>
              </w:rPr>
            </w:pPr>
            <w:ins w:id="2115" w:author="Christopher Boyer" w:date="2015-07-11T00:20:00Z">
              <w:r>
                <w:rPr>
                  <w:rFonts w:ascii="Helvetica Neue" w:eastAsia="Times New Roman" w:hAnsi="Helvetica Neue" w:cs="Times New Roman"/>
                  <w:color w:val="000000"/>
                  <w:sz w:val="16"/>
                  <w:szCs w:val="16"/>
                </w:rPr>
                <w:t>1.00 - 2.08</w:t>
              </w:r>
            </w:ins>
          </w:p>
        </w:tc>
        <w:tc>
          <w:tcPr>
            <w:tcW w:w="261" w:type="dxa"/>
            <w:tcBorders>
              <w:top w:val="nil"/>
              <w:left w:val="nil"/>
              <w:bottom w:val="nil"/>
              <w:right w:val="nil"/>
            </w:tcBorders>
            <w:shd w:val="clear" w:color="auto" w:fill="auto"/>
            <w:noWrap/>
            <w:vAlign w:val="bottom"/>
            <w:hideMark/>
            <w:tcPrChange w:id="211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101842D" w14:textId="77777777" w:rsidR="00E2396A" w:rsidRDefault="00E2396A">
            <w:pPr>
              <w:jc w:val="right"/>
              <w:rPr>
                <w:ins w:id="2117"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118" w:author="Christopher Boyer" w:date="2015-07-11T00:22:00Z">
              <w:tcPr>
                <w:tcW w:w="761" w:type="dxa"/>
                <w:gridSpan w:val="2"/>
                <w:tcBorders>
                  <w:top w:val="nil"/>
                  <w:left w:val="nil"/>
                  <w:bottom w:val="nil"/>
                  <w:right w:val="nil"/>
                </w:tcBorders>
                <w:shd w:val="clear" w:color="auto" w:fill="auto"/>
                <w:noWrap/>
                <w:vAlign w:val="bottom"/>
                <w:hideMark/>
              </w:tcPr>
            </w:tcPrChange>
          </w:tcPr>
          <w:p w14:paraId="0238781C" w14:textId="77777777" w:rsidR="00E2396A" w:rsidRDefault="00E2396A">
            <w:pPr>
              <w:jc w:val="right"/>
              <w:rPr>
                <w:ins w:id="2119" w:author="Christopher Boyer" w:date="2015-07-11T00:20:00Z"/>
                <w:rFonts w:ascii="Helvetica Neue" w:eastAsia="Times New Roman" w:hAnsi="Helvetica Neue" w:cs="Times New Roman"/>
                <w:b/>
                <w:bCs/>
                <w:color w:val="000000"/>
                <w:sz w:val="16"/>
                <w:szCs w:val="16"/>
              </w:rPr>
            </w:pPr>
            <w:ins w:id="2120" w:author="Christopher Boyer" w:date="2015-07-11T00:20:00Z">
              <w:r>
                <w:rPr>
                  <w:rFonts w:ascii="Helvetica Neue" w:eastAsia="Times New Roman" w:hAnsi="Helvetica Neue" w:cs="Times New Roman"/>
                  <w:b/>
                  <w:bCs/>
                  <w:color w:val="000000"/>
                  <w:sz w:val="16"/>
                  <w:szCs w:val="16"/>
                </w:rPr>
                <w:t>1.92**</w:t>
              </w:r>
            </w:ins>
          </w:p>
        </w:tc>
        <w:tc>
          <w:tcPr>
            <w:tcW w:w="1086" w:type="dxa"/>
            <w:tcBorders>
              <w:top w:val="nil"/>
              <w:left w:val="nil"/>
              <w:bottom w:val="nil"/>
              <w:right w:val="nil"/>
            </w:tcBorders>
            <w:shd w:val="clear" w:color="auto" w:fill="auto"/>
            <w:noWrap/>
            <w:vAlign w:val="bottom"/>
            <w:hideMark/>
            <w:tcPrChange w:id="2121" w:author="Christopher Boyer" w:date="2015-07-11T00:22:00Z">
              <w:tcPr>
                <w:tcW w:w="1086" w:type="dxa"/>
                <w:tcBorders>
                  <w:top w:val="nil"/>
                  <w:left w:val="nil"/>
                  <w:bottom w:val="nil"/>
                  <w:right w:val="nil"/>
                </w:tcBorders>
                <w:shd w:val="clear" w:color="auto" w:fill="auto"/>
                <w:noWrap/>
                <w:vAlign w:val="bottom"/>
                <w:hideMark/>
              </w:tcPr>
            </w:tcPrChange>
          </w:tcPr>
          <w:p w14:paraId="4B6481C5" w14:textId="77777777" w:rsidR="00E2396A" w:rsidRDefault="00E2396A">
            <w:pPr>
              <w:jc w:val="right"/>
              <w:rPr>
                <w:ins w:id="2122" w:author="Christopher Boyer" w:date="2015-07-11T00:20:00Z"/>
                <w:rFonts w:ascii="Helvetica Neue" w:eastAsia="Times New Roman" w:hAnsi="Helvetica Neue" w:cs="Times New Roman"/>
                <w:color w:val="000000"/>
                <w:sz w:val="16"/>
                <w:szCs w:val="16"/>
              </w:rPr>
            </w:pPr>
            <w:ins w:id="2123" w:author="Christopher Boyer" w:date="2015-07-11T00:20:00Z">
              <w:r>
                <w:rPr>
                  <w:rFonts w:ascii="Helvetica Neue" w:eastAsia="Times New Roman" w:hAnsi="Helvetica Neue" w:cs="Times New Roman"/>
                  <w:color w:val="000000"/>
                  <w:sz w:val="16"/>
                  <w:szCs w:val="16"/>
                </w:rPr>
                <w:t>1.21 - 3.05</w:t>
              </w:r>
            </w:ins>
          </w:p>
        </w:tc>
        <w:tc>
          <w:tcPr>
            <w:tcW w:w="261" w:type="dxa"/>
            <w:tcBorders>
              <w:top w:val="nil"/>
              <w:left w:val="nil"/>
              <w:bottom w:val="nil"/>
              <w:right w:val="nil"/>
            </w:tcBorders>
            <w:shd w:val="clear" w:color="auto" w:fill="auto"/>
            <w:noWrap/>
            <w:vAlign w:val="bottom"/>
            <w:hideMark/>
            <w:tcPrChange w:id="212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9D333DD" w14:textId="77777777" w:rsidR="00E2396A" w:rsidRDefault="00E2396A">
            <w:pPr>
              <w:rPr>
                <w:ins w:id="2125"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126" w:author="Christopher Boyer" w:date="2015-07-11T00:22:00Z">
              <w:tcPr>
                <w:tcW w:w="354" w:type="dxa"/>
                <w:gridSpan w:val="2"/>
                <w:tcBorders>
                  <w:top w:val="nil"/>
                  <w:left w:val="nil"/>
                  <w:bottom w:val="nil"/>
                  <w:right w:val="nil"/>
                </w:tcBorders>
                <w:shd w:val="clear" w:color="auto" w:fill="auto"/>
                <w:noWrap/>
                <w:vAlign w:val="bottom"/>
                <w:hideMark/>
              </w:tcPr>
            </w:tcPrChange>
          </w:tcPr>
          <w:p w14:paraId="66799932" w14:textId="77777777" w:rsidR="00E2396A" w:rsidRDefault="00E2396A">
            <w:pPr>
              <w:jc w:val="right"/>
              <w:rPr>
                <w:ins w:id="2127" w:author="Christopher Boyer" w:date="2015-07-11T00:20:00Z"/>
                <w:rFonts w:ascii="Helvetica Neue" w:eastAsia="Times New Roman" w:hAnsi="Helvetica Neue" w:cs="Times New Roman"/>
                <w:color w:val="000000"/>
                <w:sz w:val="16"/>
                <w:szCs w:val="16"/>
              </w:rPr>
            </w:pPr>
            <w:ins w:id="2128"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129" w:author="Christopher Boyer" w:date="2015-07-11T00:22:00Z">
              <w:tcPr>
                <w:tcW w:w="770" w:type="dxa"/>
                <w:tcBorders>
                  <w:top w:val="nil"/>
                  <w:left w:val="nil"/>
                  <w:bottom w:val="nil"/>
                  <w:right w:val="nil"/>
                </w:tcBorders>
                <w:shd w:val="clear" w:color="auto" w:fill="auto"/>
                <w:noWrap/>
                <w:vAlign w:val="bottom"/>
                <w:hideMark/>
              </w:tcPr>
            </w:tcPrChange>
          </w:tcPr>
          <w:p w14:paraId="61F7134A" w14:textId="77777777" w:rsidR="00E2396A" w:rsidRDefault="00E2396A">
            <w:pPr>
              <w:jc w:val="right"/>
              <w:rPr>
                <w:ins w:id="2130" w:author="Christopher Boyer" w:date="2015-07-11T00:20:00Z"/>
                <w:rFonts w:ascii="Helvetica Neue" w:eastAsia="Times New Roman" w:hAnsi="Helvetica Neue" w:cs="Times New Roman"/>
                <w:color w:val="000000"/>
                <w:sz w:val="16"/>
                <w:szCs w:val="16"/>
              </w:rPr>
            </w:pPr>
            <w:ins w:id="2131"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13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EABEEF3" w14:textId="77777777" w:rsidR="00E2396A" w:rsidRDefault="00E2396A">
            <w:pPr>
              <w:rPr>
                <w:ins w:id="2133" w:author="Christopher Boyer" w:date="2015-07-11T00:20:00Z"/>
                <w:rFonts w:ascii="Helvetica Neue" w:eastAsia="Times New Roman" w:hAnsi="Helvetica Neue" w:cs="Times New Roman"/>
                <w:color w:val="000000"/>
                <w:sz w:val="16"/>
                <w:szCs w:val="16"/>
              </w:rPr>
            </w:pPr>
          </w:p>
        </w:tc>
        <w:tc>
          <w:tcPr>
            <w:tcW w:w="744" w:type="dxa"/>
            <w:tcBorders>
              <w:top w:val="nil"/>
              <w:left w:val="nil"/>
              <w:bottom w:val="nil"/>
              <w:right w:val="nil"/>
            </w:tcBorders>
            <w:shd w:val="clear" w:color="auto" w:fill="auto"/>
            <w:noWrap/>
            <w:vAlign w:val="bottom"/>
            <w:hideMark/>
            <w:tcPrChange w:id="2134" w:author="Christopher Boyer" w:date="2015-07-11T00:22:00Z">
              <w:tcPr>
                <w:tcW w:w="725" w:type="dxa"/>
                <w:gridSpan w:val="2"/>
                <w:tcBorders>
                  <w:top w:val="nil"/>
                  <w:left w:val="nil"/>
                  <w:bottom w:val="nil"/>
                  <w:right w:val="nil"/>
                </w:tcBorders>
                <w:shd w:val="clear" w:color="auto" w:fill="auto"/>
                <w:noWrap/>
                <w:vAlign w:val="bottom"/>
                <w:hideMark/>
              </w:tcPr>
            </w:tcPrChange>
          </w:tcPr>
          <w:p w14:paraId="04FABDCB" w14:textId="77777777" w:rsidR="00E2396A" w:rsidRDefault="00E2396A">
            <w:pPr>
              <w:jc w:val="right"/>
              <w:rPr>
                <w:ins w:id="2135" w:author="Christopher Boyer" w:date="2015-07-11T00:20:00Z"/>
                <w:rFonts w:ascii="Helvetica Neue" w:eastAsia="Times New Roman" w:hAnsi="Helvetica Neue" w:cs="Times New Roman"/>
                <w:color w:val="000000"/>
                <w:sz w:val="16"/>
                <w:szCs w:val="16"/>
              </w:rPr>
            </w:pPr>
            <w:ins w:id="2136" w:author="Christopher Boyer" w:date="2015-07-11T00:20:00Z">
              <w:r>
                <w:rPr>
                  <w:rFonts w:ascii="Helvetica Neue" w:eastAsia="Times New Roman" w:hAnsi="Helvetica Neue" w:cs="Times New Roman"/>
                  <w:color w:val="000000"/>
                  <w:sz w:val="16"/>
                  <w:szCs w:val="16"/>
                </w:rPr>
                <w:t>1.32</w:t>
              </w:r>
            </w:ins>
          </w:p>
        </w:tc>
        <w:tc>
          <w:tcPr>
            <w:tcW w:w="1206" w:type="dxa"/>
            <w:tcBorders>
              <w:top w:val="nil"/>
              <w:left w:val="nil"/>
              <w:bottom w:val="nil"/>
              <w:right w:val="nil"/>
            </w:tcBorders>
            <w:shd w:val="clear" w:color="auto" w:fill="auto"/>
            <w:noWrap/>
            <w:vAlign w:val="bottom"/>
            <w:hideMark/>
            <w:tcPrChange w:id="2137" w:author="Christopher Boyer" w:date="2015-07-11T00:22:00Z">
              <w:tcPr>
                <w:tcW w:w="1206" w:type="dxa"/>
                <w:tcBorders>
                  <w:top w:val="nil"/>
                  <w:left w:val="nil"/>
                  <w:bottom w:val="nil"/>
                  <w:right w:val="nil"/>
                </w:tcBorders>
                <w:shd w:val="clear" w:color="auto" w:fill="auto"/>
                <w:noWrap/>
                <w:vAlign w:val="bottom"/>
                <w:hideMark/>
              </w:tcPr>
            </w:tcPrChange>
          </w:tcPr>
          <w:p w14:paraId="224FBC3C" w14:textId="77777777" w:rsidR="00E2396A" w:rsidRDefault="00E2396A">
            <w:pPr>
              <w:jc w:val="right"/>
              <w:rPr>
                <w:ins w:id="2138" w:author="Christopher Boyer" w:date="2015-07-11T00:20:00Z"/>
                <w:rFonts w:ascii="Helvetica Neue" w:eastAsia="Times New Roman" w:hAnsi="Helvetica Neue" w:cs="Times New Roman"/>
                <w:color w:val="000000"/>
                <w:sz w:val="16"/>
                <w:szCs w:val="16"/>
              </w:rPr>
            </w:pPr>
            <w:ins w:id="2139" w:author="Christopher Boyer" w:date="2015-07-11T00:20:00Z">
              <w:r>
                <w:rPr>
                  <w:rFonts w:ascii="Helvetica Neue" w:eastAsia="Times New Roman" w:hAnsi="Helvetica Neue" w:cs="Times New Roman"/>
                  <w:color w:val="000000"/>
                  <w:sz w:val="16"/>
                  <w:szCs w:val="16"/>
                </w:rPr>
                <w:t>0.99 - 1.79</w:t>
              </w:r>
            </w:ins>
          </w:p>
        </w:tc>
        <w:tc>
          <w:tcPr>
            <w:tcW w:w="261" w:type="dxa"/>
            <w:tcBorders>
              <w:top w:val="nil"/>
              <w:left w:val="nil"/>
              <w:bottom w:val="nil"/>
              <w:right w:val="nil"/>
            </w:tcBorders>
            <w:shd w:val="clear" w:color="auto" w:fill="auto"/>
            <w:noWrap/>
            <w:vAlign w:val="bottom"/>
            <w:hideMark/>
            <w:tcPrChange w:id="214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7F51912" w14:textId="77777777" w:rsidR="00E2396A" w:rsidRDefault="00E2396A">
            <w:pPr>
              <w:rPr>
                <w:ins w:id="2141" w:author="Christopher Boyer" w:date="2015-07-11T00:20:00Z"/>
                <w:rFonts w:ascii="Helvetica Neue" w:eastAsia="Times New Roman" w:hAnsi="Helvetica Neue" w:cs="Times New Roman"/>
                <w:color w:val="000000"/>
                <w:sz w:val="16"/>
                <w:szCs w:val="16"/>
              </w:rPr>
            </w:pPr>
          </w:p>
        </w:tc>
        <w:tc>
          <w:tcPr>
            <w:tcW w:w="448" w:type="dxa"/>
            <w:vMerge/>
            <w:tcBorders>
              <w:top w:val="nil"/>
              <w:left w:val="nil"/>
              <w:bottom w:val="nil"/>
              <w:right w:val="nil"/>
            </w:tcBorders>
            <w:vAlign w:val="center"/>
            <w:hideMark/>
            <w:tcPrChange w:id="2142" w:author="Christopher Boyer" w:date="2015-07-11T00:22:00Z">
              <w:tcPr>
                <w:tcW w:w="354" w:type="dxa"/>
                <w:gridSpan w:val="2"/>
                <w:vMerge/>
                <w:tcBorders>
                  <w:top w:val="nil"/>
                  <w:left w:val="nil"/>
                  <w:bottom w:val="nil"/>
                  <w:right w:val="nil"/>
                </w:tcBorders>
                <w:vAlign w:val="center"/>
                <w:hideMark/>
              </w:tcPr>
            </w:tcPrChange>
          </w:tcPr>
          <w:p w14:paraId="40CFA81F" w14:textId="77777777" w:rsidR="00E2396A" w:rsidRDefault="00E2396A">
            <w:pPr>
              <w:rPr>
                <w:ins w:id="2143" w:author="Christopher Boyer" w:date="2015-07-11T00:20:00Z"/>
                <w:rFonts w:ascii="Helvetica Neue" w:eastAsia="Times New Roman" w:hAnsi="Helvetica Neue" w:cs="Times New Roman"/>
                <w:color w:val="000000"/>
                <w:sz w:val="16"/>
                <w:szCs w:val="16"/>
              </w:rPr>
            </w:pPr>
          </w:p>
        </w:tc>
        <w:tc>
          <w:tcPr>
            <w:tcW w:w="770" w:type="dxa"/>
            <w:vMerge/>
            <w:tcBorders>
              <w:top w:val="nil"/>
              <w:left w:val="nil"/>
              <w:bottom w:val="nil"/>
              <w:right w:val="nil"/>
            </w:tcBorders>
            <w:vAlign w:val="center"/>
            <w:hideMark/>
            <w:tcPrChange w:id="2144" w:author="Christopher Boyer" w:date="2015-07-11T00:22:00Z">
              <w:tcPr>
                <w:tcW w:w="770" w:type="dxa"/>
                <w:vMerge/>
                <w:tcBorders>
                  <w:top w:val="nil"/>
                  <w:left w:val="nil"/>
                  <w:bottom w:val="nil"/>
                  <w:right w:val="nil"/>
                </w:tcBorders>
                <w:vAlign w:val="center"/>
                <w:hideMark/>
              </w:tcPr>
            </w:tcPrChange>
          </w:tcPr>
          <w:p w14:paraId="79718C45" w14:textId="77777777" w:rsidR="00E2396A" w:rsidRDefault="00E2396A">
            <w:pPr>
              <w:rPr>
                <w:ins w:id="2145"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14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41F1932" w14:textId="77777777" w:rsidR="00E2396A" w:rsidRDefault="00E2396A">
            <w:pPr>
              <w:rPr>
                <w:ins w:id="2147" w:author="Christopher Boyer" w:date="2015-07-11T00:20:00Z"/>
                <w:rFonts w:ascii="Helvetica Neue" w:eastAsia="Times New Roman" w:hAnsi="Helvetica Neue" w:cs="Times New Roman"/>
                <w:color w:val="000000"/>
                <w:sz w:val="16"/>
                <w:szCs w:val="16"/>
              </w:rPr>
            </w:pPr>
          </w:p>
        </w:tc>
        <w:tc>
          <w:tcPr>
            <w:tcW w:w="725" w:type="dxa"/>
            <w:tcBorders>
              <w:top w:val="nil"/>
              <w:left w:val="nil"/>
              <w:bottom w:val="nil"/>
              <w:right w:val="nil"/>
            </w:tcBorders>
            <w:shd w:val="clear" w:color="auto" w:fill="auto"/>
            <w:noWrap/>
            <w:vAlign w:val="bottom"/>
            <w:hideMark/>
            <w:tcPrChange w:id="2148" w:author="Christopher Boyer" w:date="2015-07-11T00:22:00Z">
              <w:tcPr>
                <w:tcW w:w="725" w:type="dxa"/>
                <w:gridSpan w:val="2"/>
                <w:tcBorders>
                  <w:top w:val="nil"/>
                  <w:left w:val="nil"/>
                  <w:bottom w:val="nil"/>
                  <w:right w:val="nil"/>
                </w:tcBorders>
                <w:shd w:val="clear" w:color="auto" w:fill="auto"/>
                <w:noWrap/>
                <w:vAlign w:val="bottom"/>
                <w:hideMark/>
              </w:tcPr>
            </w:tcPrChange>
          </w:tcPr>
          <w:p w14:paraId="08165CD3" w14:textId="77777777" w:rsidR="00E2396A" w:rsidRDefault="00E2396A">
            <w:pPr>
              <w:jc w:val="right"/>
              <w:rPr>
                <w:ins w:id="2149" w:author="Christopher Boyer" w:date="2015-07-11T00:20:00Z"/>
                <w:rFonts w:ascii="Helvetica Neue" w:eastAsia="Times New Roman" w:hAnsi="Helvetica Neue" w:cs="Times New Roman"/>
                <w:b/>
                <w:bCs/>
                <w:color w:val="000000"/>
                <w:sz w:val="16"/>
                <w:szCs w:val="16"/>
              </w:rPr>
            </w:pPr>
            <w:ins w:id="2150" w:author="Christopher Boyer" w:date="2015-07-11T00:20:00Z">
              <w:r>
                <w:rPr>
                  <w:rFonts w:ascii="Helvetica Neue" w:eastAsia="Times New Roman" w:hAnsi="Helvetica Neue" w:cs="Times New Roman"/>
                  <w:b/>
                  <w:bCs/>
                  <w:color w:val="000000"/>
                  <w:sz w:val="16"/>
                  <w:szCs w:val="16"/>
                </w:rPr>
                <w:t>1.85**</w:t>
              </w:r>
            </w:ins>
          </w:p>
        </w:tc>
        <w:tc>
          <w:tcPr>
            <w:tcW w:w="1089" w:type="dxa"/>
            <w:tcBorders>
              <w:top w:val="nil"/>
              <w:left w:val="nil"/>
              <w:bottom w:val="nil"/>
              <w:right w:val="nil"/>
            </w:tcBorders>
            <w:shd w:val="clear" w:color="auto" w:fill="auto"/>
            <w:noWrap/>
            <w:vAlign w:val="bottom"/>
            <w:hideMark/>
            <w:tcPrChange w:id="2151" w:author="Christopher Boyer" w:date="2015-07-11T00:22:00Z">
              <w:tcPr>
                <w:tcW w:w="1089" w:type="dxa"/>
                <w:tcBorders>
                  <w:top w:val="nil"/>
                  <w:left w:val="nil"/>
                  <w:bottom w:val="nil"/>
                  <w:right w:val="nil"/>
                </w:tcBorders>
                <w:shd w:val="clear" w:color="auto" w:fill="auto"/>
                <w:noWrap/>
                <w:vAlign w:val="bottom"/>
                <w:hideMark/>
              </w:tcPr>
            </w:tcPrChange>
          </w:tcPr>
          <w:p w14:paraId="5CF3ACF8" w14:textId="77777777" w:rsidR="00E2396A" w:rsidRDefault="00E2396A">
            <w:pPr>
              <w:jc w:val="right"/>
              <w:rPr>
                <w:ins w:id="2152" w:author="Christopher Boyer" w:date="2015-07-11T00:20:00Z"/>
                <w:rFonts w:ascii="Helvetica Neue" w:eastAsia="Times New Roman" w:hAnsi="Helvetica Neue" w:cs="Times New Roman"/>
                <w:color w:val="000000"/>
                <w:sz w:val="16"/>
                <w:szCs w:val="16"/>
              </w:rPr>
            </w:pPr>
            <w:ins w:id="2153" w:author="Christopher Boyer" w:date="2015-07-11T00:20:00Z">
              <w:r>
                <w:rPr>
                  <w:rFonts w:ascii="Helvetica Neue" w:eastAsia="Times New Roman" w:hAnsi="Helvetica Neue" w:cs="Times New Roman"/>
                  <w:color w:val="000000"/>
                  <w:sz w:val="16"/>
                  <w:szCs w:val="16"/>
                </w:rPr>
                <w:t>1.20 - 2.86</w:t>
              </w:r>
            </w:ins>
          </w:p>
        </w:tc>
      </w:tr>
      <w:tr w:rsidR="00E2396A" w14:paraId="0F1447B1" w14:textId="77777777" w:rsidTr="00E2396A">
        <w:trPr>
          <w:trHeight w:val="300"/>
          <w:ins w:id="2154" w:author="Christopher Boyer" w:date="2015-07-11T00:20:00Z"/>
          <w:trPrChange w:id="2155"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156" w:author="Christopher Boyer" w:date="2015-07-11T00:22:00Z">
              <w:tcPr>
                <w:tcW w:w="1700" w:type="dxa"/>
                <w:tcBorders>
                  <w:top w:val="nil"/>
                  <w:left w:val="nil"/>
                  <w:bottom w:val="nil"/>
                  <w:right w:val="nil"/>
                </w:tcBorders>
                <w:shd w:val="clear" w:color="auto" w:fill="auto"/>
                <w:noWrap/>
                <w:vAlign w:val="bottom"/>
                <w:hideMark/>
              </w:tcPr>
            </w:tcPrChange>
          </w:tcPr>
          <w:p w14:paraId="1F3578D3" w14:textId="77777777" w:rsidR="00E2396A" w:rsidRDefault="00E2396A">
            <w:pPr>
              <w:rPr>
                <w:ins w:id="2157" w:author="Christopher Boyer" w:date="2015-07-11T00:20:00Z"/>
                <w:rFonts w:ascii="Helvetica Neue" w:eastAsia="Times New Roman" w:hAnsi="Helvetica Neue" w:cs="Times New Roman"/>
                <w:color w:val="000000"/>
                <w:sz w:val="16"/>
                <w:szCs w:val="16"/>
              </w:rPr>
            </w:pPr>
            <w:ins w:id="2158" w:author="Christopher Boyer" w:date="2015-07-11T00:20:00Z">
              <w:r>
                <w:rPr>
                  <w:rFonts w:ascii="Helvetica Neue" w:eastAsia="Times New Roman" w:hAnsi="Helvetica Neue" w:cs="Times New Roman"/>
                  <w:color w:val="000000"/>
                  <w:sz w:val="16"/>
                  <w:szCs w:val="16"/>
                </w:rPr>
                <w:t xml:space="preserve">  Yes (Oct. cohort)</w:t>
              </w:r>
            </w:ins>
          </w:p>
        </w:tc>
        <w:tc>
          <w:tcPr>
            <w:tcW w:w="593" w:type="dxa"/>
            <w:tcBorders>
              <w:top w:val="nil"/>
              <w:left w:val="nil"/>
              <w:bottom w:val="nil"/>
              <w:right w:val="nil"/>
            </w:tcBorders>
            <w:shd w:val="clear" w:color="auto" w:fill="auto"/>
            <w:vAlign w:val="center"/>
            <w:hideMark/>
            <w:tcPrChange w:id="2159" w:author="Christopher Boyer" w:date="2015-07-11T00:22:00Z">
              <w:tcPr>
                <w:tcW w:w="589" w:type="dxa"/>
                <w:gridSpan w:val="2"/>
                <w:tcBorders>
                  <w:top w:val="nil"/>
                  <w:left w:val="nil"/>
                  <w:bottom w:val="nil"/>
                  <w:right w:val="nil"/>
                </w:tcBorders>
                <w:shd w:val="clear" w:color="auto" w:fill="auto"/>
                <w:vAlign w:val="center"/>
                <w:hideMark/>
              </w:tcPr>
            </w:tcPrChange>
          </w:tcPr>
          <w:p w14:paraId="6168FBCF" w14:textId="77777777" w:rsidR="00E2396A" w:rsidRDefault="00E2396A">
            <w:pPr>
              <w:jc w:val="right"/>
              <w:rPr>
                <w:ins w:id="2160" w:author="Christopher Boyer" w:date="2015-07-11T00:20:00Z"/>
                <w:rFonts w:ascii="Helvetica Neue" w:eastAsia="Times New Roman" w:hAnsi="Helvetica Neue" w:cs="Times New Roman"/>
                <w:color w:val="262626"/>
                <w:sz w:val="16"/>
                <w:szCs w:val="16"/>
              </w:rPr>
            </w:pPr>
            <w:ins w:id="2161" w:author="Christopher Boyer" w:date="2015-07-11T00:20:00Z">
              <w:r>
                <w:rPr>
                  <w:rFonts w:ascii="Helvetica Neue" w:eastAsia="Times New Roman" w:hAnsi="Helvetica Neue" w:cs="Times New Roman"/>
                  <w:color w:val="262626"/>
                  <w:sz w:val="16"/>
                  <w:szCs w:val="16"/>
                </w:rPr>
                <w:t>0.76</w:t>
              </w:r>
            </w:ins>
          </w:p>
        </w:tc>
        <w:tc>
          <w:tcPr>
            <w:tcW w:w="1104" w:type="dxa"/>
            <w:tcBorders>
              <w:top w:val="nil"/>
              <w:left w:val="nil"/>
              <w:bottom w:val="nil"/>
              <w:right w:val="nil"/>
            </w:tcBorders>
            <w:shd w:val="clear" w:color="auto" w:fill="auto"/>
            <w:noWrap/>
            <w:vAlign w:val="bottom"/>
            <w:hideMark/>
            <w:tcPrChange w:id="2162" w:author="Christopher Boyer" w:date="2015-07-11T00:22:00Z">
              <w:tcPr>
                <w:tcW w:w="1086" w:type="dxa"/>
                <w:tcBorders>
                  <w:top w:val="nil"/>
                  <w:left w:val="nil"/>
                  <w:bottom w:val="nil"/>
                  <w:right w:val="nil"/>
                </w:tcBorders>
                <w:shd w:val="clear" w:color="auto" w:fill="auto"/>
                <w:noWrap/>
                <w:vAlign w:val="bottom"/>
                <w:hideMark/>
              </w:tcPr>
            </w:tcPrChange>
          </w:tcPr>
          <w:p w14:paraId="13912724" w14:textId="77777777" w:rsidR="00E2396A" w:rsidRDefault="00E2396A">
            <w:pPr>
              <w:jc w:val="right"/>
              <w:rPr>
                <w:ins w:id="2163" w:author="Christopher Boyer" w:date="2015-07-11T00:20:00Z"/>
                <w:rFonts w:ascii="Helvetica Neue" w:eastAsia="Times New Roman" w:hAnsi="Helvetica Neue" w:cs="Times New Roman"/>
                <w:color w:val="000000"/>
                <w:sz w:val="16"/>
                <w:szCs w:val="16"/>
              </w:rPr>
            </w:pPr>
            <w:ins w:id="2164" w:author="Christopher Boyer" w:date="2015-07-11T00:20:00Z">
              <w:r>
                <w:rPr>
                  <w:rFonts w:ascii="Helvetica Neue" w:eastAsia="Times New Roman" w:hAnsi="Helvetica Neue" w:cs="Times New Roman"/>
                  <w:color w:val="000000"/>
                  <w:sz w:val="16"/>
                  <w:szCs w:val="16"/>
                </w:rPr>
                <w:t>0.30 - 1.93</w:t>
              </w:r>
            </w:ins>
          </w:p>
        </w:tc>
        <w:tc>
          <w:tcPr>
            <w:tcW w:w="261" w:type="dxa"/>
            <w:tcBorders>
              <w:top w:val="nil"/>
              <w:left w:val="nil"/>
              <w:bottom w:val="nil"/>
              <w:right w:val="nil"/>
            </w:tcBorders>
            <w:shd w:val="clear" w:color="auto" w:fill="auto"/>
            <w:noWrap/>
            <w:vAlign w:val="bottom"/>
            <w:hideMark/>
            <w:tcPrChange w:id="216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2975BFB" w14:textId="77777777" w:rsidR="00E2396A" w:rsidRDefault="00E2396A">
            <w:pPr>
              <w:jc w:val="right"/>
              <w:rPr>
                <w:ins w:id="2166"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vAlign w:val="center"/>
            <w:hideMark/>
            <w:tcPrChange w:id="2167" w:author="Christopher Boyer" w:date="2015-07-11T00:22:00Z">
              <w:tcPr>
                <w:tcW w:w="761" w:type="dxa"/>
                <w:gridSpan w:val="2"/>
                <w:tcBorders>
                  <w:top w:val="nil"/>
                  <w:left w:val="nil"/>
                  <w:bottom w:val="nil"/>
                  <w:right w:val="nil"/>
                </w:tcBorders>
                <w:shd w:val="clear" w:color="auto" w:fill="auto"/>
                <w:vAlign w:val="center"/>
                <w:hideMark/>
              </w:tcPr>
            </w:tcPrChange>
          </w:tcPr>
          <w:p w14:paraId="43B08619" w14:textId="77777777" w:rsidR="00E2396A" w:rsidRDefault="00E2396A">
            <w:pPr>
              <w:jc w:val="right"/>
              <w:rPr>
                <w:ins w:id="2168" w:author="Christopher Boyer" w:date="2015-07-11T00:20:00Z"/>
                <w:rFonts w:ascii="Helvetica Neue" w:eastAsia="Times New Roman" w:hAnsi="Helvetica Neue" w:cs="Times New Roman"/>
                <w:b/>
                <w:bCs/>
                <w:color w:val="262626"/>
                <w:sz w:val="16"/>
                <w:szCs w:val="16"/>
              </w:rPr>
            </w:pPr>
            <w:ins w:id="2169" w:author="Christopher Boyer" w:date="2015-07-11T00:20:00Z">
              <w:r>
                <w:rPr>
                  <w:rFonts w:ascii="Helvetica Neue" w:eastAsia="Times New Roman" w:hAnsi="Helvetica Neue" w:cs="Times New Roman"/>
                  <w:b/>
                  <w:bCs/>
                  <w:color w:val="262626"/>
                  <w:sz w:val="16"/>
                  <w:szCs w:val="16"/>
                </w:rPr>
                <w:t>3.21***</w:t>
              </w:r>
            </w:ins>
          </w:p>
        </w:tc>
        <w:tc>
          <w:tcPr>
            <w:tcW w:w="1086" w:type="dxa"/>
            <w:tcBorders>
              <w:top w:val="nil"/>
              <w:left w:val="nil"/>
              <w:bottom w:val="nil"/>
              <w:right w:val="nil"/>
            </w:tcBorders>
            <w:shd w:val="clear" w:color="auto" w:fill="auto"/>
            <w:noWrap/>
            <w:vAlign w:val="bottom"/>
            <w:hideMark/>
            <w:tcPrChange w:id="2170" w:author="Christopher Boyer" w:date="2015-07-11T00:22:00Z">
              <w:tcPr>
                <w:tcW w:w="1086" w:type="dxa"/>
                <w:tcBorders>
                  <w:top w:val="nil"/>
                  <w:left w:val="nil"/>
                  <w:bottom w:val="nil"/>
                  <w:right w:val="nil"/>
                </w:tcBorders>
                <w:shd w:val="clear" w:color="auto" w:fill="auto"/>
                <w:noWrap/>
                <w:vAlign w:val="bottom"/>
                <w:hideMark/>
              </w:tcPr>
            </w:tcPrChange>
          </w:tcPr>
          <w:p w14:paraId="661545B8" w14:textId="77777777" w:rsidR="00E2396A" w:rsidRDefault="00E2396A">
            <w:pPr>
              <w:jc w:val="right"/>
              <w:rPr>
                <w:ins w:id="2171" w:author="Christopher Boyer" w:date="2015-07-11T00:20:00Z"/>
                <w:rFonts w:ascii="Helvetica Neue" w:eastAsia="Times New Roman" w:hAnsi="Helvetica Neue" w:cs="Times New Roman"/>
                <w:color w:val="000000"/>
                <w:sz w:val="16"/>
                <w:szCs w:val="16"/>
              </w:rPr>
            </w:pPr>
            <w:ins w:id="2172" w:author="Christopher Boyer" w:date="2015-07-11T00:20:00Z">
              <w:r>
                <w:rPr>
                  <w:rFonts w:ascii="Helvetica Neue" w:eastAsia="Times New Roman" w:hAnsi="Helvetica Neue" w:cs="Times New Roman"/>
                  <w:color w:val="000000"/>
                  <w:sz w:val="16"/>
                  <w:szCs w:val="16"/>
                </w:rPr>
                <w:t>2.03 - 5.06</w:t>
              </w:r>
            </w:ins>
          </w:p>
        </w:tc>
        <w:tc>
          <w:tcPr>
            <w:tcW w:w="261" w:type="dxa"/>
            <w:tcBorders>
              <w:top w:val="nil"/>
              <w:left w:val="nil"/>
              <w:bottom w:val="nil"/>
              <w:right w:val="nil"/>
            </w:tcBorders>
            <w:shd w:val="clear" w:color="auto" w:fill="auto"/>
            <w:noWrap/>
            <w:vAlign w:val="bottom"/>
            <w:hideMark/>
            <w:tcPrChange w:id="217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9209F79" w14:textId="77777777" w:rsidR="00E2396A" w:rsidRDefault="00E2396A">
            <w:pPr>
              <w:rPr>
                <w:ins w:id="2174"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175" w:author="Christopher Boyer" w:date="2015-07-11T00:22:00Z">
              <w:tcPr>
                <w:tcW w:w="354" w:type="dxa"/>
                <w:gridSpan w:val="2"/>
                <w:tcBorders>
                  <w:top w:val="nil"/>
                  <w:left w:val="nil"/>
                  <w:bottom w:val="nil"/>
                  <w:right w:val="nil"/>
                </w:tcBorders>
                <w:shd w:val="clear" w:color="auto" w:fill="auto"/>
                <w:noWrap/>
                <w:vAlign w:val="bottom"/>
                <w:hideMark/>
              </w:tcPr>
            </w:tcPrChange>
          </w:tcPr>
          <w:p w14:paraId="5392D9EB" w14:textId="77777777" w:rsidR="00E2396A" w:rsidRDefault="00E2396A">
            <w:pPr>
              <w:jc w:val="right"/>
              <w:rPr>
                <w:ins w:id="2176" w:author="Christopher Boyer" w:date="2015-07-11T00:20:00Z"/>
                <w:rFonts w:ascii="Helvetica Neue" w:eastAsia="Times New Roman" w:hAnsi="Helvetica Neue" w:cs="Times New Roman"/>
                <w:color w:val="000000"/>
                <w:sz w:val="16"/>
                <w:szCs w:val="16"/>
              </w:rPr>
            </w:pPr>
            <w:ins w:id="2177"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178" w:author="Christopher Boyer" w:date="2015-07-11T00:22:00Z">
              <w:tcPr>
                <w:tcW w:w="770" w:type="dxa"/>
                <w:tcBorders>
                  <w:top w:val="nil"/>
                  <w:left w:val="nil"/>
                  <w:bottom w:val="nil"/>
                  <w:right w:val="nil"/>
                </w:tcBorders>
                <w:shd w:val="clear" w:color="auto" w:fill="auto"/>
                <w:noWrap/>
                <w:vAlign w:val="bottom"/>
                <w:hideMark/>
              </w:tcPr>
            </w:tcPrChange>
          </w:tcPr>
          <w:p w14:paraId="43BEFAF7" w14:textId="77777777" w:rsidR="00E2396A" w:rsidRDefault="00E2396A">
            <w:pPr>
              <w:jc w:val="right"/>
              <w:rPr>
                <w:ins w:id="2179" w:author="Christopher Boyer" w:date="2015-07-11T00:20:00Z"/>
                <w:rFonts w:ascii="Helvetica Neue" w:eastAsia="Times New Roman" w:hAnsi="Helvetica Neue" w:cs="Times New Roman"/>
                <w:color w:val="000000"/>
                <w:sz w:val="16"/>
                <w:szCs w:val="16"/>
              </w:rPr>
            </w:pPr>
            <w:ins w:id="2180"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18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0AEB378" w14:textId="77777777" w:rsidR="00E2396A" w:rsidRDefault="00E2396A">
            <w:pPr>
              <w:rPr>
                <w:ins w:id="2182" w:author="Christopher Boyer" w:date="2015-07-11T00:20:00Z"/>
                <w:rFonts w:ascii="Helvetica Neue" w:eastAsia="Times New Roman" w:hAnsi="Helvetica Neue" w:cs="Times New Roman"/>
                <w:color w:val="000000"/>
                <w:sz w:val="16"/>
                <w:szCs w:val="16"/>
              </w:rPr>
            </w:pPr>
          </w:p>
        </w:tc>
        <w:tc>
          <w:tcPr>
            <w:tcW w:w="744" w:type="dxa"/>
            <w:tcBorders>
              <w:top w:val="nil"/>
              <w:left w:val="nil"/>
              <w:bottom w:val="nil"/>
              <w:right w:val="nil"/>
            </w:tcBorders>
            <w:shd w:val="clear" w:color="auto" w:fill="auto"/>
            <w:noWrap/>
            <w:vAlign w:val="bottom"/>
            <w:hideMark/>
            <w:tcPrChange w:id="2183" w:author="Christopher Boyer" w:date="2015-07-11T00:22:00Z">
              <w:tcPr>
                <w:tcW w:w="725" w:type="dxa"/>
                <w:gridSpan w:val="2"/>
                <w:tcBorders>
                  <w:top w:val="nil"/>
                  <w:left w:val="nil"/>
                  <w:bottom w:val="nil"/>
                  <w:right w:val="nil"/>
                </w:tcBorders>
                <w:shd w:val="clear" w:color="auto" w:fill="auto"/>
                <w:noWrap/>
                <w:vAlign w:val="bottom"/>
                <w:hideMark/>
              </w:tcPr>
            </w:tcPrChange>
          </w:tcPr>
          <w:p w14:paraId="1927BEFD" w14:textId="77777777" w:rsidR="00E2396A" w:rsidRDefault="00E2396A">
            <w:pPr>
              <w:jc w:val="right"/>
              <w:rPr>
                <w:ins w:id="2184" w:author="Christopher Boyer" w:date="2015-07-11T00:20:00Z"/>
                <w:rFonts w:ascii="Helvetica Neue" w:eastAsia="Times New Roman" w:hAnsi="Helvetica Neue" w:cs="Times New Roman"/>
                <w:b/>
                <w:bCs/>
                <w:color w:val="000000"/>
                <w:sz w:val="16"/>
                <w:szCs w:val="16"/>
              </w:rPr>
            </w:pPr>
            <w:ins w:id="2185" w:author="Christopher Boyer" w:date="2015-07-11T00:20:00Z">
              <w:r>
                <w:rPr>
                  <w:rFonts w:ascii="Helvetica Neue" w:eastAsia="Times New Roman" w:hAnsi="Helvetica Neue" w:cs="Times New Roman"/>
                  <w:b/>
                  <w:bCs/>
                  <w:color w:val="000000"/>
                  <w:sz w:val="16"/>
                  <w:szCs w:val="16"/>
                </w:rPr>
                <w:t>4.20***</w:t>
              </w:r>
            </w:ins>
          </w:p>
        </w:tc>
        <w:tc>
          <w:tcPr>
            <w:tcW w:w="1206" w:type="dxa"/>
            <w:tcBorders>
              <w:top w:val="nil"/>
              <w:left w:val="nil"/>
              <w:bottom w:val="nil"/>
              <w:right w:val="nil"/>
            </w:tcBorders>
            <w:shd w:val="clear" w:color="auto" w:fill="auto"/>
            <w:noWrap/>
            <w:vAlign w:val="bottom"/>
            <w:hideMark/>
            <w:tcPrChange w:id="2186" w:author="Christopher Boyer" w:date="2015-07-11T00:22:00Z">
              <w:tcPr>
                <w:tcW w:w="1206" w:type="dxa"/>
                <w:tcBorders>
                  <w:top w:val="nil"/>
                  <w:left w:val="nil"/>
                  <w:bottom w:val="nil"/>
                  <w:right w:val="nil"/>
                </w:tcBorders>
                <w:shd w:val="clear" w:color="auto" w:fill="auto"/>
                <w:noWrap/>
                <w:vAlign w:val="bottom"/>
                <w:hideMark/>
              </w:tcPr>
            </w:tcPrChange>
          </w:tcPr>
          <w:p w14:paraId="24D6B2D3" w14:textId="77777777" w:rsidR="00E2396A" w:rsidRDefault="00E2396A">
            <w:pPr>
              <w:jc w:val="right"/>
              <w:rPr>
                <w:ins w:id="2187" w:author="Christopher Boyer" w:date="2015-07-11T00:20:00Z"/>
                <w:rFonts w:ascii="Helvetica Neue" w:eastAsia="Times New Roman" w:hAnsi="Helvetica Neue" w:cs="Times New Roman"/>
                <w:color w:val="000000"/>
                <w:sz w:val="16"/>
                <w:szCs w:val="16"/>
              </w:rPr>
            </w:pPr>
            <w:ins w:id="2188" w:author="Christopher Boyer" w:date="2015-07-11T00:20:00Z">
              <w:r>
                <w:rPr>
                  <w:rFonts w:ascii="Helvetica Neue" w:eastAsia="Times New Roman" w:hAnsi="Helvetica Neue" w:cs="Times New Roman"/>
                  <w:color w:val="000000"/>
                  <w:sz w:val="16"/>
                  <w:szCs w:val="16"/>
                </w:rPr>
                <w:t>1.82 - 9.74</w:t>
              </w:r>
            </w:ins>
          </w:p>
        </w:tc>
        <w:tc>
          <w:tcPr>
            <w:tcW w:w="261" w:type="dxa"/>
            <w:tcBorders>
              <w:top w:val="nil"/>
              <w:left w:val="nil"/>
              <w:bottom w:val="nil"/>
              <w:right w:val="nil"/>
            </w:tcBorders>
            <w:shd w:val="clear" w:color="auto" w:fill="auto"/>
            <w:noWrap/>
            <w:vAlign w:val="bottom"/>
            <w:hideMark/>
            <w:tcPrChange w:id="218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B9703FF" w14:textId="77777777" w:rsidR="00E2396A" w:rsidRDefault="00E2396A">
            <w:pPr>
              <w:rPr>
                <w:ins w:id="2190" w:author="Christopher Boyer" w:date="2015-07-11T00:20:00Z"/>
                <w:rFonts w:ascii="Helvetica Neue" w:eastAsia="Times New Roman" w:hAnsi="Helvetica Neue" w:cs="Times New Roman"/>
                <w:color w:val="000000"/>
                <w:sz w:val="16"/>
                <w:szCs w:val="16"/>
              </w:rPr>
            </w:pPr>
          </w:p>
        </w:tc>
        <w:tc>
          <w:tcPr>
            <w:tcW w:w="448" w:type="dxa"/>
            <w:vMerge/>
            <w:tcBorders>
              <w:top w:val="nil"/>
              <w:left w:val="nil"/>
              <w:bottom w:val="nil"/>
              <w:right w:val="nil"/>
            </w:tcBorders>
            <w:vAlign w:val="center"/>
            <w:hideMark/>
            <w:tcPrChange w:id="2191" w:author="Christopher Boyer" w:date="2015-07-11T00:22:00Z">
              <w:tcPr>
                <w:tcW w:w="354" w:type="dxa"/>
                <w:gridSpan w:val="2"/>
                <w:vMerge/>
                <w:tcBorders>
                  <w:top w:val="nil"/>
                  <w:left w:val="nil"/>
                  <w:bottom w:val="nil"/>
                  <w:right w:val="nil"/>
                </w:tcBorders>
                <w:vAlign w:val="center"/>
                <w:hideMark/>
              </w:tcPr>
            </w:tcPrChange>
          </w:tcPr>
          <w:p w14:paraId="4B812215" w14:textId="77777777" w:rsidR="00E2396A" w:rsidRDefault="00E2396A">
            <w:pPr>
              <w:rPr>
                <w:ins w:id="2192" w:author="Christopher Boyer" w:date="2015-07-11T00:20:00Z"/>
                <w:rFonts w:ascii="Helvetica Neue" w:eastAsia="Times New Roman" w:hAnsi="Helvetica Neue" w:cs="Times New Roman"/>
                <w:color w:val="000000"/>
                <w:sz w:val="16"/>
                <w:szCs w:val="16"/>
              </w:rPr>
            </w:pPr>
          </w:p>
        </w:tc>
        <w:tc>
          <w:tcPr>
            <w:tcW w:w="770" w:type="dxa"/>
            <w:vMerge/>
            <w:tcBorders>
              <w:top w:val="nil"/>
              <w:left w:val="nil"/>
              <w:bottom w:val="nil"/>
              <w:right w:val="nil"/>
            </w:tcBorders>
            <w:vAlign w:val="center"/>
            <w:hideMark/>
            <w:tcPrChange w:id="2193" w:author="Christopher Boyer" w:date="2015-07-11T00:22:00Z">
              <w:tcPr>
                <w:tcW w:w="770" w:type="dxa"/>
                <w:vMerge/>
                <w:tcBorders>
                  <w:top w:val="nil"/>
                  <w:left w:val="nil"/>
                  <w:bottom w:val="nil"/>
                  <w:right w:val="nil"/>
                </w:tcBorders>
                <w:vAlign w:val="center"/>
                <w:hideMark/>
              </w:tcPr>
            </w:tcPrChange>
          </w:tcPr>
          <w:p w14:paraId="34054E4E" w14:textId="77777777" w:rsidR="00E2396A" w:rsidRDefault="00E2396A">
            <w:pPr>
              <w:rPr>
                <w:ins w:id="2194"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19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A99D589" w14:textId="77777777" w:rsidR="00E2396A" w:rsidRDefault="00E2396A">
            <w:pPr>
              <w:rPr>
                <w:ins w:id="2196" w:author="Christopher Boyer" w:date="2015-07-11T00:20:00Z"/>
                <w:rFonts w:ascii="Helvetica Neue" w:eastAsia="Times New Roman" w:hAnsi="Helvetica Neue" w:cs="Times New Roman"/>
                <w:color w:val="000000"/>
                <w:sz w:val="16"/>
                <w:szCs w:val="16"/>
              </w:rPr>
            </w:pPr>
          </w:p>
        </w:tc>
        <w:tc>
          <w:tcPr>
            <w:tcW w:w="725" w:type="dxa"/>
            <w:tcBorders>
              <w:top w:val="nil"/>
              <w:left w:val="nil"/>
              <w:bottom w:val="nil"/>
              <w:right w:val="nil"/>
            </w:tcBorders>
            <w:shd w:val="clear" w:color="auto" w:fill="auto"/>
            <w:noWrap/>
            <w:vAlign w:val="bottom"/>
            <w:hideMark/>
            <w:tcPrChange w:id="2197" w:author="Christopher Boyer" w:date="2015-07-11T00:22:00Z">
              <w:tcPr>
                <w:tcW w:w="725" w:type="dxa"/>
                <w:gridSpan w:val="2"/>
                <w:tcBorders>
                  <w:top w:val="nil"/>
                  <w:left w:val="nil"/>
                  <w:bottom w:val="nil"/>
                  <w:right w:val="nil"/>
                </w:tcBorders>
                <w:shd w:val="clear" w:color="auto" w:fill="auto"/>
                <w:noWrap/>
                <w:vAlign w:val="bottom"/>
                <w:hideMark/>
              </w:tcPr>
            </w:tcPrChange>
          </w:tcPr>
          <w:p w14:paraId="0AA1C263" w14:textId="77777777" w:rsidR="00E2396A" w:rsidRDefault="00E2396A">
            <w:pPr>
              <w:jc w:val="right"/>
              <w:rPr>
                <w:ins w:id="2198" w:author="Christopher Boyer" w:date="2015-07-11T00:20:00Z"/>
                <w:rFonts w:ascii="Helvetica Neue" w:eastAsia="Times New Roman" w:hAnsi="Helvetica Neue" w:cs="Times New Roman"/>
                <w:b/>
                <w:bCs/>
                <w:color w:val="000000"/>
                <w:sz w:val="16"/>
                <w:szCs w:val="16"/>
              </w:rPr>
            </w:pPr>
            <w:ins w:id="2199" w:author="Christopher Boyer" w:date="2015-07-11T00:20:00Z">
              <w:r>
                <w:rPr>
                  <w:rFonts w:ascii="Helvetica Neue" w:eastAsia="Times New Roman" w:hAnsi="Helvetica Neue" w:cs="Times New Roman"/>
                  <w:b/>
                  <w:bCs/>
                  <w:color w:val="000000"/>
                  <w:sz w:val="16"/>
                  <w:szCs w:val="16"/>
                </w:rPr>
                <w:t>3.10***</w:t>
              </w:r>
            </w:ins>
          </w:p>
        </w:tc>
        <w:tc>
          <w:tcPr>
            <w:tcW w:w="1089" w:type="dxa"/>
            <w:tcBorders>
              <w:top w:val="nil"/>
              <w:left w:val="nil"/>
              <w:bottom w:val="nil"/>
              <w:right w:val="nil"/>
            </w:tcBorders>
            <w:shd w:val="clear" w:color="auto" w:fill="auto"/>
            <w:noWrap/>
            <w:vAlign w:val="bottom"/>
            <w:hideMark/>
            <w:tcPrChange w:id="2200" w:author="Christopher Boyer" w:date="2015-07-11T00:22:00Z">
              <w:tcPr>
                <w:tcW w:w="1089" w:type="dxa"/>
                <w:tcBorders>
                  <w:top w:val="nil"/>
                  <w:left w:val="nil"/>
                  <w:bottom w:val="nil"/>
                  <w:right w:val="nil"/>
                </w:tcBorders>
                <w:shd w:val="clear" w:color="auto" w:fill="auto"/>
                <w:noWrap/>
                <w:vAlign w:val="bottom"/>
                <w:hideMark/>
              </w:tcPr>
            </w:tcPrChange>
          </w:tcPr>
          <w:p w14:paraId="7AAB0CBA" w14:textId="77777777" w:rsidR="00E2396A" w:rsidRDefault="00E2396A">
            <w:pPr>
              <w:jc w:val="right"/>
              <w:rPr>
                <w:ins w:id="2201" w:author="Christopher Boyer" w:date="2015-07-11T00:20:00Z"/>
                <w:rFonts w:ascii="Helvetica Neue" w:eastAsia="Times New Roman" w:hAnsi="Helvetica Neue" w:cs="Times New Roman"/>
                <w:color w:val="000000"/>
                <w:sz w:val="16"/>
                <w:szCs w:val="16"/>
              </w:rPr>
            </w:pPr>
            <w:ins w:id="2202" w:author="Christopher Boyer" w:date="2015-07-11T00:20:00Z">
              <w:r>
                <w:rPr>
                  <w:rFonts w:ascii="Helvetica Neue" w:eastAsia="Times New Roman" w:hAnsi="Helvetica Neue" w:cs="Times New Roman"/>
                  <w:color w:val="000000"/>
                  <w:sz w:val="16"/>
                  <w:szCs w:val="16"/>
                </w:rPr>
                <w:t>2.11 - 4.54</w:t>
              </w:r>
            </w:ins>
          </w:p>
        </w:tc>
      </w:tr>
      <w:tr w:rsidR="00E2396A" w14:paraId="75152B2F" w14:textId="77777777" w:rsidTr="00E2396A">
        <w:trPr>
          <w:trHeight w:val="300"/>
          <w:ins w:id="2203" w:author="Christopher Boyer" w:date="2015-07-11T00:20:00Z"/>
          <w:trPrChange w:id="2204" w:author="Christopher Boyer" w:date="2015-07-11T00:22:00Z">
            <w:trPr>
              <w:gridAfter w:val="0"/>
              <w:wBefore w:w="1317" w:type="dxa"/>
              <w:wAfter w:w="5144" w:type="dxa"/>
              <w:trHeight w:val="300"/>
            </w:trPr>
          </w:trPrChange>
        </w:trPr>
        <w:tc>
          <w:tcPr>
            <w:tcW w:w="2059" w:type="dxa"/>
            <w:tcBorders>
              <w:top w:val="nil"/>
              <w:left w:val="nil"/>
              <w:bottom w:val="single" w:sz="4" w:space="0" w:color="auto"/>
              <w:right w:val="nil"/>
            </w:tcBorders>
            <w:shd w:val="clear" w:color="auto" w:fill="auto"/>
            <w:noWrap/>
            <w:vAlign w:val="bottom"/>
            <w:hideMark/>
            <w:tcPrChange w:id="2205" w:author="Christopher Boyer" w:date="2015-07-11T00:22:00Z">
              <w:tcPr>
                <w:tcW w:w="1700" w:type="dxa"/>
                <w:tcBorders>
                  <w:top w:val="nil"/>
                  <w:left w:val="nil"/>
                  <w:bottom w:val="single" w:sz="4" w:space="0" w:color="auto"/>
                  <w:right w:val="nil"/>
                </w:tcBorders>
                <w:shd w:val="clear" w:color="auto" w:fill="auto"/>
                <w:noWrap/>
                <w:vAlign w:val="bottom"/>
                <w:hideMark/>
              </w:tcPr>
            </w:tcPrChange>
          </w:tcPr>
          <w:p w14:paraId="180EF831" w14:textId="09E51348" w:rsidR="00E2396A" w:rsidRDefault="00E2396A">
            <w:pPr>
              <w:rPr>
                <w:ins w:id="2206" w:author="Christopher Boyer" w:date="2015-07-11T00:20:00Z"/>
                <w:rFonts w:ascii="Helvetica Neue" w:eastAsia="Times New Roman" w:hAnsi="Helvetica Neue" w:cs="Times New Roman"/>
                <w:b/>
                <w:bCs/>
                <w:color w:val="000000"/>
                <w:sz w:val="16"/>
                <w:szCs w:val="16"/>
              </w:rPr>
            </w:pPr>
            <w:ins w:id="2207" w:author="Christopher Boyer" w:date="2015-07-11T00:22:00Z">
              <w:r>
                <w:rPr>
                  <w:rFonts w:ascii="Helvetica Neue" w:eastAsia="Times New Roman" w:hAnsi="Helvetica Neue" w:cs="Times New Roman"/>
                  <w:b/>
                  <w:bCs/>
                  <w:color w:val="000000"/>
                  <w:sz w:val="16"/>
                  <w:szCs w:val="16"/>
                </w:rPr>
                <w:t xml:space="preserve">All Nurses </w:t>
              </w:r>
            </w:ins>
            <w:ins w:id="2208" w:author="Christopher Boyer" w:date="2015-07-11T00:20:00Z">
              <w:r>
                <w:rPr>
                  <w:rFonts w:ascii="Helvetica Neue" w:eastAsia="Times New Roman" w:hAnsi="Helvetica Neue" w:cs="Times New Roman"/>
                  <w:b/>
                  <w:bCs/>
                  <w:color w:val="000000"/>
                  <w:sz w:val="16"/>
                  <w:szCs w:val="16"/>
                </w:rPr>
                <w:t>(post vs. pre)</w:t>
              </w:r>
            </w:ins>
          </w:p>
        </w:tc>
        <w:tc>
          <w:tcPr>
            <w:tcW w:w="593" w:type="dxa"/>
            <w:tcBorders>
              <w:top w:val="nil"/>
              <w:left w:val="nil"/>
              <w:bottom w:val="single" w:sz="4" w:space="0" w:color="auto"/>
              <w:right w:val="nil"/>
            </w:tcBorders>
            <w:shd w:val="clear" w:color="auto" w:fill="auto"/>
            <w:vAlign w:val="center"/>
            <w:hideMark/>
            <w:tcPrChange w:id="2209" w:author="Christopher Boyer" w:date="2015-07-11T00:22:00Z">
              <w:tcPr>
                <w:tcW w:w="589" w:type="dxa"/>
                <w:gridSpan w:val="2"/>
                <w:tcBorders>
                  <w:top w:val="nil"/>
                  <w:left w:val="nil"/>
                  <w:bottom w:val="single" w:sz="4" w:space="0" w:color="auto"/>
                  <w:right w:val="nil"/>
                </w:tcBorders>
                <w:shd w:val="clear" w:color="auto" w:fill="auto"/>
                <w:vAlign w:val="center"/>
                <w:hideMark/>
              </w:tcPr>
            </w:tcPrChange>
          </w:tcPr>
          <w:p w14:paraId="11542DB2" w14:textId="77777777" w:rsidR="00E2396A" w:rsidRDefault="00E2396A">
            <w:pPr>
              <w:jc w:val="right"/>
              <w:rPr>
                <w:ins w:id="2210" w:author="Christopher Boyer" w:date="2015-07-11T00:20:00Z"/>
                <w:rFonts w:ascii="Helvetica Neue" w:eastAsia="Times New Roman" w:hAnsi="Helvetica Neue" w:cs="Times New Roman"/>
                <w:color w:val="262626"/>
                <w:sz w:val="16"/>
                <w:szCs w:val="16"/>
              </w:rPr>
            </w:pPr>
            <w:ins w:id="2211"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single" w:sz="4" w:space="0" w:color="auto"/>
              <w:right w:val="nil"/>
            </w:tcBorders>
            <w:shd w:val="clear" w:color="auto" w:fill="auto"/>
            <w:noWrap/>
            <w:vAlign w:val="bottom"/>
            <w:hideMark/>
            <w:tcPrChange w:id="2212" w:author="Christopher Boyer" w:date="2015-07-11T00:22:00Z">
              <w:tcPr>
                <w:tcW w:w="1086" w:type="dxa"/>
                <w:tcBorders>
                  <w:top w:val="nil"/>
                  <w:left w:val="nil"/>
                  <w:bottom w:val="single" w:sz="4" w:space="0" w:color="auto"/>
                  <w:right w:val="nil"/>
                </w:tcBorders>
                <w:shd w:val="clear" w:color="auto" w:fill="auto"/>
                <w:noWrap/>
                <w:vAlign w:val="bottom"/>
                <w:hideMark/>
              </w:tcPr>
            </w:tcPrChange>
          </w:tcPr>
          <w:p w14:paraId="6569BA7D" w14:textId="77777777" w:rsidR="00E2396A" w:rsidRDefault="00E2396A">
            <w:pPr>
              <w:jc w:val="right"/>
              <w:rPr>
                <w:ins w:id="2213" w:author="Christopher Boyer" w:date="2015-07-11T00:20:00Z"/>
                <w:rFonts w:ascii="Helvetica Neue" w:eastAsia="Times New Roman" w:hAnsi="Helvetica Neue" w:cs="Times New Roman"/>
                <w:color w:val="000000"/>
                <w:sz w:val="16"/>
                <w:szCs w:val="16"/>
              </w:rPr>
            </w:pPr>
            <w:ins w:id="2214"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single" w:sz="4" w:space="0" w:color="auto"/>
              <w:right w:val="nil"/>
            </w:tcBorders>
            <w:shd w:val="clear" w:color="auto" w:fill="auto"/>
            <w:noWrap/>
            <w:vAlign w:val="bottom"/>
            <w:hideMark/>
            <w:tcPrChange w:id="2215"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2424296D" w14:textId="77777777" w:rsidR="00E2396A" w:rsidRDefault="00E2396A">
            <w:pPr>
              <w:jc w:val="right"/>
              <w:rPr>
                <w:ins w:id="2216" w:author="Christopher Boyer" w:date="2015-07-11T00:20:00Z"/>
                <w:rFonts w:ascii="Helvetica Neue" w:eastAsia="Times New Roman" w:hAnsi="Helvetica Neue" w:cs="Times New Roman"/>
                <w:color w:val="000000"/>
                <w:sz w:val="16"/>
                <w:szCs w:val="16"/>
              </w:rPr>
            </w:pPr>
            <w:ins w:id="2217"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single" w:sz="4" w:space="0" w:color="auto"/>
              <w:right w:val="nil"/>
            </w:tcBorders>
            <w:shd w:val="clear" w:color="auto" w:fill="auto"/>
            <w:vAlign w:val="center"/>
            <w:hideMark/>
            <w:tcPrChange w:id="2218" w:author="Christopher Boyer" w:date="2015-07-11T00:22:00Z">
              <w:tcPr>
                <w:tcW w:w="761" w:type="dxa"/>
                <w:gridSpan w:val="2"/>
                <w:tcBorders>
                  <w:top w:val="nil"/>
                  <w:left w:val="nil"/>
                  <w:bottom w:val="single" w:sz="4" w:space="0" w:color="auto"/>
                  <w:right w:val="nil"/>
                </w:tcBorders>
                <w:shd w:val="clear" w:color="auto" w:fill="auto"/>
                <w:vAlign w:val="center"/>
                <w:hideMark/>
              </w:tcPr>
            </w:tcPrChange>
          </w:tcPr>
          <w:p w14:paraId="1A55F02D" w14:textId="77777777" w:rsidR="00E2396A" w:rsidRDefault="00E2396A">
            <w:pPr>
              <w:jc w:val="right"/>
              <w:rPr>
                <w:ins w:id="2219" w:author="Christopher Boyer" w:date="2015-07-11T00:20:00Z"/>
                <w:rFonts w:ascii="Helvetica Neue" w:eastAsia="Times New Roman" w:hAnsi="Helvetica Neue" w:cs="Times New Roman"/>
                <w:b/>
                <w:bCs/>
                <w:color w:val="262626"/>
                <w:sz w:val="16"/>
                <w:szCs w:val="16"/>
              </w:rPr>
            </w:pPr>
            <w:ins w:id="2220" w:author="Christopher Boyer" w:date="2015-07-11T00:20:00Z">
              <w:r>
                <w:rPr>
                  <w:rFonts w:ascii="Helvetica Neue" w:eastAsia="Times New Roman" w:hAnsi="Helvetica Neue" w:cs="Times New Roman"/>
                  <w:b/>
                  <w:bCs/>
                  <w:color w:val="262626"/>
                  <w:sz w:val="16"/>
                  <w:szCs w:val="16"/>
                </w:rPr>
                <w:t>2.32***</w:t>
              </w:r>
            </w:ins>
          </w:p>
        </w:tc>
        <w:tc>
          <w:tcPr>
            <w:tcW w:w="1086" w:type="dxa"/>
            <w:tcBorders>
              <w:top w:val="nil"/>
              <w:left w:val="nil"/>
              <w:bottom w:val="single" w:sz="4" w:space="0" w:color="auto"/>
              <w:right w:val="nil"/>
            </w:tcBorders>
            <w:shd w:val="clear" w:color="auto" w:fill="auto"/>
            <w:noWrap/>
            <w:vAlign w:val="bottom"/>
            <w:hideMark/>
            <w:tcPrChange w:id="2221" w:author="Christopher Boyer" w:date="2015-07-11T00:22:00Z">
              <w:tcPr>
                <w:tcW w:w="1086" w:type="dxa"/>
                <w:tcBorders>
                  <w:top w:val="nil"/>
                  <w:left w:val="nil"/>
                  <w:bottom w:val="single" w:sz="4" w:space="0" w:color="auto"/>
                  <w:right w:val="nil"/>
                </w:tcBorders>
                <w:shd w:val="clear" w:color="auto" w:fill="auto"/>
                <w:noWrap/>
                <w:vAlign w:val="bottom"/>
                <w:hideMark/>
              </w:tcPr>
            </w:tcPrChange>
          </w:tcPr>
          <w:p w14:paraId="6DEB9CF3" w14:textId="77777777" w:rsidR="00E2396A" w:rsidRDefault="00E2396A">
            <w:pPr>
              <w:jc w:val="right"/>
              <w:rPr>
                <w:ins w:id="2222" w:author="Christopher Boyer" w:date="2015-07-11T00:20:00Z"/>
                <w:rFonts w:ascii="Helvetica Neue" w:eastAsia="Times New Roman" w:hAnsi="Helvetica Neue" w:cs="Times New Roman"/>
                <w:color w:val="000000"/>
                <w:sz w:val="16"/>
                <w:szCs w:val="16"/>
              </w:rPr>
            </w:pPr>
            <w:ins w:id="2223" w:author="Christopher Boyer" w:date="2015-07-11T00:20:00Z">
              <w:r>
                <w:rPr>
                  <w:rFonts w:ascii="Helvetica Neue" w:eastAsia="Times New Roman" w:hAnsi="Helvetica Neue" w:cs="Times New Roman"/>
                  <w:color w:val="000000"/>
                  <w:sz w:val="16"/>
                  <w:szCs w:val="16"/>
                </w:rPr>
                <w:t>1.63 - 3.30</w:t>
              </w:r>
            </w:ins>
          </w:p>
        </w:tc>
        <w:tc>
          <w:tcPr>
            <w:tcW w:w="261" w:type="dxa"/>
            <w:tcBorders>
              <w:top w:val="nil"/>
              <w:left w:val="nil"/>
              <w:bottom w:val="single" w:sz="4" w:space="0" w:color="auto"/>
              <w:right w:val="nil"/>
            </w:tcBorders>
            <w:shd w:val="clear" w:color="auto" w:fill="auto"/>
            <w:noWrap/>
            <w:vAlign w:val="bottom"/>
            <w:hideMark/>
            <w:tcPrChange w:id="2224"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02F115BC" w14:textId="77777777" w:rsidR="00E2396A" w:rsidRDefault="00E2396A">
            <w:pPr>
              <w:rPr>
                <w:ins w:id="2225" w:author="Christopher Boyer" w:date="2015-07-11T00:20:00Z"/>
                <w:rFonts w:ascii="Helvetica Neue" w:eastAsia="Times New Roman" w:hAnsi="Helvetica Neue" w:cs="Times New Roman"/>
                <w:color w:val="000000"/>
                <w:sz w:val="16"/>
                <w:szCs w:val="16"/>
              </w:rPr>
            </w:pPr>
            <w:ins w:id="2226"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227" w:author="Christopher Boyer" w:date="2015-07-11T00:22:00Z">
              <w:tcPr>
                <w:tcW w:w="354" w:type="dxa"/>
                <w:gridSpan w:val="2"/>
                <w:tcBorders>
                  <w:top w:val="nil"/>
                  <w:left w:val="nil"/>
                  <w:bottom w:val="single" w:sz="4" w:space="0" w:color="auto"/>
                  <w:right w:val="nil"/>
                </w:tcBorders>
                <w:shd w:val="clear" w:color="auto" w:fill="auto"/>
                <w:noWrap/>
                <w:vAlign w:val="bottom"/>
                <w:hideMark/>
              </w:tcPr>
            </w:tcPrChange>
          </w:tcPr>
          <w:p w14:paraId="75DB7FB8" w14:textId="77777777" w:rsidR="00E2396A" w:rsidRDefault="00E2396A">
            <w:pPr>
              <w:rPr>
                <w:ins w:id="2228" w:author="Christopher Boyer" w:date="2015-07-11T00:20:00Z"/>
                <w:rFonts w:ascii="Helvetica Neue" w:eastAsia="Times New Roman" w:hAnsi="Helvetica Neue" w:cs="Times New Roman"/>
                <w:color w:val="000000"/>
                <w:sz w:val="16"/>
                <w:szCs w:val="16"/>
              </w:rPr>
            </w:pPr>
            <w:ins w:id="2229"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230" w:author="Christopher Boyer" w:date="2015-07-11T00:22:00Z">
              <w:tcPr>
                <w:tcW w:w="770" w:type="dxa"/>
                <w:tcBorders>
                  <w:top w:val="nil"/>
                  <w:left w:val="nil"/>
                  <w:bottom w:val="single" w:sz="4" w:space="0" w:color="auto"/>
                  <w:right w:val="nil"/>
                </w:tcBorders>
                <w:shd w:val="clear" w:color="auto" w:fill="auto"/>
                <w:noWrap/>
                <w:vAlign w:val="bottom"/>
                <w:hideMark/>
              </w:tcPr>
            </w:tcPrChange>
          </w:tcPr>
          <w:p w14:paraId="00BFBF6B" w14:textId="77777777" w:rsidR="00E2396A" w:rsidRDefault="00E2396A">
            <w:pPr>
              <w:jc w:val="right"/>
              <w:rPr>
                <w:ins w:id="2231" w:author="Christopher Boyer" w:date="2015-07-11T00:20:00Z"/>
                <w:rFonts w:ascii="Helvetica Neue" w:eastAsia="Times New Roman" w:hAnsi="Helvetica Neue" w:cs="Times New Roman"/>
                <w:color w:val="000000"/>
                <w:sz w:val="16"/>
                <w:szCs w:val="16"/>
              </w:rPr>
            </w:pPr>
            <w:ins w:id="2232"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233"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571F22F1" w14:textId="77777777" w:rsidR="00E2396A" w:rsidRDefault="00E2396A">
            <w:pPr>
              <w:rPr>
                <w:ins w:id="2234" w:author="Christopher Boyer" w:date="2015-07-11T00:20:00Z"/>
                <w:rFonts w:ascii="Helvetica Neue" w:eastAsia="Times New Roman" w:hAnsi="Helvetica Neue" w:cs="Times New Roman"/>
                <w:color w:val="000000"/>
                <w:sz w:val="16"/>
                <w:szCs w:val="16"/>
              </w:rPr>
            </w:pPr>
            <w:ins w:id="2235"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single" w:sz="4" w:space="0" w:color="auto"/>
              <w:right w:val="nil"/>
            </w:tcBorders>
            <w:shd w:val="clear" w:color="auto" w:fill="auto"/>
            <w:noWrap/>
            <w:vAlign w:val="bottom"/>
            <w:hideMark/>
            <w:tcPrChange w:id="2236" w:author="Christopher Boyer" w:date="2015-07-11T00:22:00Z">
              <w:tcPr>
                <w:tcW w:w="725" w:type="dxa"/>
                <w:gridSpan w:val="2"/>
                <w:tcBorders>
                  <w:top w:val="nil"/>
                  <w:left w:val="nil"/>
                  <w:bottom w:val="single" w:sz="4" w:space="0" w:color="auto"/>
                  <w:right w:val="nil"/>
                </w:tcBorders>
                <w:shd w:val="clear" w:color="auto" w:fill="auto"/>
                <w:noWrap/>
                <w:vAlign w:val="bottom"/>
                <w:hideMark/>
              </w:tcPr>
            </w:tcPrChange>
          </w:tcPr>
          <w:p w14:paraId="608C64CC" w14:textId="77777777" w:rsidR="00E2396A" w:rsidRDefault="00E2396A">
            <w:pPr>
              <w:jc w:val="right"/>
              <w:rPr>
                <w:ins w:id="2237" w:author="Christopher Boyer" w:date="2015-07-11T00:20:00Z"/>
                <w:rFonts w:ascii="Helvetica Neue" w:eastAsia="Times New Roman" w:hAnsi="Helvetica Neue" w:cs="Times New Roman"/>
                <w:b/>
                <w:bCs/>
                <w:color w:val="000000"/>
                <w:sz w:val="16"/>
                <w:szCs w:val="16"/>
              </w:rPr>
            </w:pPr>
            <w:ins w:id="2238" w:author="Christopher Boyer" w:date="2015-07-11T00:20:00Z">
              <w:r>
                <w:rPr>
                  <w:rFonts w:ascii="Helvetica Neue" w:eastAsia="Times New Roman" w:hAnsi="Helvetica Neue" w:cs="Times New Roman"/>
                  <w:b/>
                  <w:bCs/>
                  <w:color w:val="000000"/>
                  <w:sz w:val="16"/>
                  <w:szCs w:val="16"/>
                </w:rPr>
                <w:t> </w:t>
              </w:r>
            </w:ins>
          </w:p>
        </w:tc>
        <w:tc>
          <w:tcPr>
            <w:tcW w:w="1206" w:type="dxa"/>
            <w:tcBorders>
              <w:top w:val="nil"/>
              <w:left w:val="nil"/>
              <w:bottom w:val="single" w:sz="4" w:space="0" w:color="auto"/>
              <w:right w:val="nil"/>
            </w:tcBorders>
            <w:shd w:val="clear" w:color="auto" w:fill="auto"/>
            <w:noWrap/>
            <w:vAlign w:val="bottom"/>
            <w:hideMark/>
            <w:tcPrChange w:id="2239" w:author="Christopher Boyer" w:date="2015-07-11T00:22:00Z">
              <w:tcPr>
                <w:tcW w:w="1206" w:type="dxa"/>
                <w:tcBorders>
                  <w:top w:val="nil"/>
                  <w:left w:val="nil"/>
                  <w:bottom w:val="single" w:sz="4" w:space="0" w:color="auto"/>
                  <w:right w:val="nil"/>
                </w:tcBorders>
                <w:shd w:val="clear" w:color="auto" w:fill="auto"/>
                <w:noWrap/>
                <w:vAlign w:val="bottom"/>
                <w:hideMark/>
              </w:tcPr>
            </w:tcPrChange>
          </w:tcPr>
          <w:p w14:paraId="0503C4F9" w14:textId="77777777" w:rsidR="00E2396A" w:rsidRDefault="00E2396A">
            <w:pPr>
              <w:jc w:val="right"/>
              <w:rPr>
                <w:ins w:id="2240" w:author="Christopher Boyer" w:date="2015-07-11T00:20:00Z"/>
                <w:rFonts w:ascii="Helvetica Neue" w:eastAsia="Times New Roman" w:hAnsi="Helvetica Neue" w:cs="Times New Roman"/>
                <w:color w:val="000000"/>
                <w:sz w:val="16"/>
                <w:szCs w:val="16"/>
              </w:rPr>
            </w:pPr>
            <w:ins w:id="2241"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242"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7CA83648" w14:textId="77777777" w:rsidR="00E2396A" w:rsidRDefault="00E2396A">
            <w:pPr>
              <w:rPr>
                <w:ins w:id="2243" w:author="Christopher Boyer" w:date="2015-07-11T00:20:00Z"/>
                <w:rFonts w:ascii="Helvetica Neue" w:eastAsia="Times New Roman" w:hAnsi="Helvetica Neue" w:cs="Times New Roman"/>
                <w:color w:val="000000"/>
                <w:sz w:val="16"/>
                <w:szCs w:val="16"/>
              </w:rPr>
            </w:pPr>
            <w:ins w:id="2244"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center"/>
            <w:hideMark/>
            <w:tcPrChange w:id="2245" w:author="Christopher Boyer" w:date="2015-07-11T00:22:00Z">
              <w:tcPr>
                <w:tcW w:w="354" w:type="dxa"/>
                <w:gridSpan w:val="2"/>
                <w:tcBorders>
                  <w:top w:val="nil"/>
                  <w:left w:val="nil"/>
                  <w:bottom w:val="single" w:sz="4" w:space="0" w:color="auto"/>
                  <w:right w:val="nil"/>
                </w:tcBorders>
                <w:shd w:val="clear" w:color="auto" w:fill="auto"/>
                <w:noWrap/>
                <w:vAlign w:val="center"/>
                <w:hideMark/>
              </w:tcPr>
            </w:tcPrChange>
          </w:tcPr>
          <w:p w14:paraId="5C376057" w14:textId="77777777" w:rsidR="00E2396A" w:rsidRDefault="00E2396A">
            <w:pPr>
              <w:rPr>
                <w:ins w:id="2246" w:author="Christopher Boyer" w:date="2015-07-11T00:20:00Z"/>
                <w:rFonts w:ascii="Helvetica Neue" w:eastAsia="Times New Roman" w:hAnsi="Helvetica Neue" w:cs="Times New Roman"/>
                <w:color w:val="000000"/>
                <w:sz w:val="16"/>
                <w:szCs w:val="16"/>
              </w:rPr>
            </w:pPr>
            <w:ins w:id="2247"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center"/>
            <w:hideMark/>
            <w:tcPrChange w:id="2248" w:author="Christopher Boyer" w:date="2015-07-11T00:22:00Z">
              <w:tcPr>
                <w:tcW w:w="770" w:type="dxa"/>
                <w:tcBorders>
                  <w:top w:val="nil"/>
                  <w:left w:val="nil"/>
                  <w:bottom w:val="single" w:sz="4" w:space="0" w:color="auto"/>
                  <w:right w:val="nil"/>
                </w:tcBorders>
                <w:shd w:val="clear" w:color="auto" w:fill="auto"/>
                <w:noWrap/>
                <w:vAlign w:val="center"/>
                <w:hideMark/>
              </w:tcPr>
            </w:tcPrChange>
          </w:tcPr>
          <w:p w14:paraId="5377D0EE" w14:textId="77777777" w:rsidR="00E2396A" w:rsidRDefault="00E2396A">
            <w:pPr>
              <w:rPr>
                <w:ins w:id="2249" w:author="Christopher Boyer" w:date="2015-07-11T00:20:00Z"/>
                <w:rFonts w:ascii="Helvetica Neue" w:eastAsia="Times New Roman" w:hAnsi="Helvetica Neue" w:cs="Times New Roman"/>
                <w:color w:val="000000"/>
                <w:sz w:val="16"/>
                <w:szCs w:val="16"/>
              </w:rPr>
            </w:pPr>
            <w:ins w:id="2250"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251"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369726CF" w14:textId="77777777" w:rsidR="00E2396A" w:rsidRDefault="00E2396A">
            <w:pPr>
              <w:rPr>
                <w:ins w:id="2252" w:author="Christopher Boyer" w:date="2015-07-11T00:20:00Z"/>
                <w:rFonts w:ascii="Helvetica Neue" w:eastAsia="Times New Roman" w:hAnsi="Helvetica Neue" w:cs="Times New Roman"/>
                <w:color w:val="000000"/>
                <w:sz w:val="16"/>
                <w:szCs w:val="16"/>
              </w:rPr>
            </w:pPr>
            <w:ins w:id="2253"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single" w:sz="4" w:space="0" w:color="auto"/>
              <w:right w:val="nil"/>
            </w:tcBorders>
            <w:shd w:val="clear" w:color="auto" w:fill="auto"/>
            <w:noWrap/>
            <w:vAlign w:val="bottom"/>
            <w:hideMark/>
            <w:tcPrChange w:id="2254" w:author="Christopher Boyer" w:date="2015-07-11T00:22:00Z">
              <w:tcPr>
                <w:tcW w:w="725" w:type="dxa"/>
                <w:gridSpan w:val="2"/>
                <w:tcBorders>
                  <w:top w:val="nil"/>
                  <w:left w:val="nil"/>
                  <w:bottom w:val="single" w:sz="4" w:space="0" w:color="auto"/>
                  <w:right w:val="nil"/>
                </w:tcBorders>
                <w:shd w:val="clear" w:color="auto" w:fill="auto"/>
                <w:noWrap/>
                <w:vAlign w:val="bottom"/>
                <w:hideMark/>
              </w:tcPr>
            </w:tcPrChange>
          </w:tcPr>
          <w:p w14:paraId="5FB89FB3" w14:textId="77777777" w:rsidR="00E2396A" w:rsidRDefault="00E2396A">
            <w:pPr>
              <w:jc w:val="right"/>
              <w:rPr>
                <w:ins w:id="2255" w:author="Christopher Boyer" w:date="2015-07-11T00:20:00Z"/>
                <w:rFonts w:ascii="Helvetica Neue" w:eastAsia="Times New Roman" w:hAnsi="Helvetica Neue" w:cs="Times New Roman"/>
                <w:b/>
                <w:bCs/>
                <w:color w:val="000000"/>
                <w:sz w:val="16"/>
                <w:szCs w:val="16"/>
              </w:rPr>
            </w:pPr>
            <w:ins w:id="2256" w:author="Christopher Boyer" w:date="2015-07-11T00:20:00Z">
              <w:r>
                <w:rPr>
                  <w:rFonts w:ascii="Helvetica Neue" w:eastAsia="Times New Roman" w:hAnsi="Helvetica Neue" w:cs="Times New Roman"/>
                  <w:b/>
                  <w:bCs/>
                  <w:color w:val="000000"/>
                  <w:sz w:val="16"/>
                  <w:szCs w:val="16"/>
                </w:rPr>
                <w:t> </w:t>
              </w:r>
            </w:ins>
          </w:p>
        </w:tc>
        <w:tc>
          <w:tcPr>
            <w:tcW w:w="1089" w:type="dxa"/>
            <w:tcBorders>
              <w:top w:val="nil"/>
              <w:left w:val="nil"/>
              <w:bottom w:val="single" w:sz="4" w:space="0" w:color="auto"/>
              <w:right w:val="nil"/>
            </w:tcBorders>
            <w:shd w:val="clear" w:color="auto" w:fill="auto"/>
            <w:noWrap/>
            <w:vAlign w:val="bottom"/>
            <w:hideMark/>
            <w:tcPrChange w:id="2257" w:author="Christopher Boyer" w:date="2015-07-11T00:22:00Z">
              <w:tcPr>
                <w:tcW w:w="1089" w:type="dxa"/>
                <w:tcBorders>
                  <w:top w:val="nil"/>
                  <w:left w:val="nil"/>
                  <w:bottom w:val="single" w:sz="4" w:space="0" w:color="auto"/>
                  <w:right w:val="nil"/>
                </w:tcBorders>
                <w:shd w:val="clear" w:color="auto" w:fill="auto"/>
                <w:noWrap/>
                <w:vAlign w:val="bottom"/>
                <w:hideMark/>
              </w:tcPr>
            </w:tcPrChange>
          </w:tcPr>
          <w:p w14:paraId="48D38153" w14:textId="77777777" w:rsidR="00E2396A" w:rsidRDefault="00E2396A">
            <w:pPr>
              <w:jc w:val="right"/>
              <w:rPr>
                <w:ins w:id="2258" w:author="Christopher Boyer" w:date="2015-07-11T00:20:00Z"/>
                <w:rFonts w:ascii="Helvetica Neue" w:eastAsia="Times New Roman" w:hAnsi="Helvetica Neue" w:cs="Times New Roman"/>
                <w:color w:val="000000"/>
                <w:sz w:val="16"/>
                <w:szCs w:val="16"/>
              </w:rPr>
            </w:pPr>
            <w:ins w:id="2259" w:author="Christopher Boyer" w:date="2015-07-11T00:20:00Z">
              <w:r>
                <w:rPr>
                  <w:rFonts w:ascii="Helvetica Neue" w:eastAsia="Times New Roman" w:hAnsi="Helvetica Neue" w:cs="Times New Roman"/>
                  <w:color w:val="000000"/>
                  <w:sz w:val="16"/>
                  <w:szCs w:val="16"/>
                </w:rPr>
                <w:t> </w:t>
              </w:r>
            </w:ins>
          </w:p>
        </w:tc>
      </w:tr>
      <w:tr w:rsidR="00E2396A" w14:paraId="6A1EB9A8" w14:textId="77777777" w:rsidTr="00E2396A">
        <w:trPr>
          <w:trHeight w:val="300"/>
          <w:ins w:id="2260" w:author="Christopher Boyer" w:date="2015-07-11T00:20:00Z"/>
          <w:trPrChange w:id="2261" w:author="Christopher Boyer" w:date="2015-07-11T00:22:00Z">
            <w:trPr>
              <w:gridAfter w:val="0"/>
              <w:wBefore w:w="1317" w:type="dxa"/>
              <w:wAfter w:w="5144" w:type="dxa"/>
              <w:trHeight w:val="300"/>
            </w:trPr>
          </w:trPrChange>
        </w:trPr>
        <w:tc>
          <w:tcPr>
            <w:tcW w:w="10263" w:type="dxa"/>
            <w:gridSpan w:val="14"/>
            <w:tcBorders>
              <w:top w:val="single" w:sz="4" w:space="0" w:color="auto"/>
              <w:left w:val="nil"/>
              <w:bottom w:val="nil"/>
              <w:right w:val="nil"/>
            </w:tcBorders>
            <w:shd w:val="clear" w:color="auto" w:fill="auto"/>
            <w:vAlign w:val="bottom"/>
            <w:hideMark/>
            <w:tcPrChange w:id="2262" w:author="Christopher Boyer" w:date="2015-07-11T00:22:00Z">
              <w:tcPr>
                <w:tcW w:w="9035" w:type="dxa"/>
                <w:gridSpan w:val="23"/>
                <w:tcBorders>
                  <w:top w:val="single" w:sz="4" w:space="0" w:color="auto"/>
                  <w:left w:val="nil"/>
                  <w:bottom w:val="nil"/>
                  <w:right w:val="nil"/>
                </w:tcBorders>
                <w:shd w:val="clear" w:color="auto" w:fill="auto"/>
                <w:vAlign w:val="bottom"/>
                <w:hideMark/>
              </w:tcPr>
            </w:tcPrChange>
          </w:tcPr>
          <w:p w14:paraId="4826A8B4" w14:textId="77777777" w:rsidR="00E2396A" w:rsidRDefault="00E2396A">
            <w:pPr>
              <w:rPr>
                <w:ins w:id="2263" w:author="Christopher Boyer" w:date="2015-07-11T00:20:00Z"/>
                <w:rFonts w:ascii="Helvetica Neue" w:eastAsia="Times New Roman" w:hAnsi="Helvetica Neue" w:cs="Times New Roman"/>
                <w:color w:val="000000"/>
                <w:sz w:val="16"/>
                <w:szCs w:val="16"/>
              </w:rPr>
            </w:pPr>
            <w:ins w:id="2264" w:author="Christopher Boyer" w:date="2015-07-11T00:20:00Z">
              <w:r>
                <w:rPr>
                  <w:rFonts w:ascii="Helvetica Neue" w:eastAsia="Times New Roman" w:hAnsi="Helvetica Neue" w:cs="Times New Roman"/>
                  <w:color w:val="000000"/>
                  <w:sz w:val="16"/>
                  <w:szCs w:val="16"/>
                </w:rPr>
                <w:t>Note: ORs are from binomial GLMMs estimated using maximum-likelihood from adaptive Gaussian-Quadrature and nested random effects by nurse and health center.</w:t>
              </w:r>
            </w:ins>
          </w:p>
        </w:tc>
        <w:tc>
          <w:tcPr>
            <w:tcW w:w="2845" w:type="dxa"/>
            <w:gridSpan w:val="4"/>
            <w:tcBorders>
              <w:top w:val="single" w:sz="4" w:space="0" w:color="auto"/>
              <w:left w:val="nil"/>
              <w:bottom w:val="nil"/>
              <w:right w:val="nil"/>
            </w:tcBorders>
            <w:shd w:val="clear" w:color="auto" w:fill="auto"/>
            <w:noWrap/>
            <w:hideMark/>
            <w:tcPrChange w:id="2265" w:author="Christopher Boyer" w:date="2015-07-11T00:22:00Z">
              <w:tcPr>
                <w:tcW w:w="2685" w:type="dxa"/>
                <w:gridSpan w:val="6"/>
                <w:tcBorders>
                  <w:top w:val="single" w:sz="4" w:space="0" w:color="auto"/>
                  <w:left w:val="nil"/>
                  <w:bottom w:val="nil"/>
                  <w:right w:val="nil"/>
                </w:tcBorders>
                <w:shd w:val="clear" w:color="auto" w:fill="auto"/>
                <w:noWrap/>
                <w:hideMark/>
              </w:tcPr>
            </w:tcPrChange>
          </w:tcPr>
          <w:p w14:paraId="0E22DA55" w14:textId="77777777" w:rsidR="00E2396A" w:rsidRDefault="00E2396A">
            <w:pPr>
              <w:jc w:val="right"/>
              <w:rPr>
                <w:ins w:id="2266" w:author="Christopher Boyer" w:date="2015-07-11T00:20:00Z"/>
                <w:rFonts w:ascii="Helvetica Neue" w:eastAsia="Times New Roman" w:hAnsi="Helvetica Neue" w:cs="Times New Roman"/>
                <w:i/>
                <w:iCs/>
                <w:color w:val="000000"/>
                <w:sz w:val="16"/>
                <w:szCs w:val="16"/>
              </w:rPr>
            </w:pPr>
            <w:ins w:id="2267" w:author="Christopher Boyer" w:date="2015-07-11T00:20:00Z">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 xml:space="preserve">p ≤ 0.05; </w:t>
              </w:r>
              <w:r>
                <w:rPr>
                  <w:rFonts w:ascii="Helvetica Neue" w:eastAsia="Times New Roman" w:hAnsi="Helvetica Neue" w:cs="Times New Roman"/>
                  <w:b/>
                  <w:bCs/>
                  <w:i/>
                  <w:iCs/>
                  <w:color w:val="000000"/>
                  <w:sz w:val="16"/>
                  <w:szCs w:val="16"/>
                </w:rPr>
                <w:t xml:space="preserve"> **</w:t>
              </w:r>
              <w:r>
                <w:rPr>
                  <w:rFonts w:ascii="Helvetica Neue" w:eastAsia="Times New Roman" w:hAnsi="Helvetica Neue" w:cs="Times New Roman"/>
                  <w:i/>
                  <w:iCs/>
                  <w:color w:val="000000"/>
                  <w:sz w:val="16"/>
                  <w:szCs w:val="16"/>
                </w:rPr>
                <w:t xml:space="preserve">p ≤ 0.01;  </w:t>
              </w:r>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p ≤ 0.001</w:t>
              </w:r>
            </w:ins>
          </w:p>
        </w:tc>
      </w:tr>
      <w:tr w:rsidR="00E2396A" w14:paraId="6DE827D9" w14:textId="77777777" w:rsidTr="00E2396A">
        <w:trPr>
          <w:trHeight w:val="300"/>
          <w:ins w:id="2268" w:author="Christopher Boyer" w:date="2015-07-11T00:20:00Z"/>
          <w:trPrChange w:id="2269"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270" w:author="Christopher Boyer" w:date="2015-07-11T00:22:00Z">
              <w:tcPr>
                <w:tcW w:w="1700" w:type="dxa"/>
                <w:tcBorders>
                  <w:top w:val="nil"/>
                  <w:left w:val="nil"/>
                  <w:bottom w:val="nil"/>
                  <w:right w:val="nil"/>
                </w:tcBorders>
                <w:shd w:val="clear" w:color="auto" w:fill="auto"/>
                <w:noWrap/>
                <w:vAlign w:val="bottom"/>
                <w:hideMark/>
              </w:tcPr>
            </w:tcPrChange>
          </w:tcPr>
          <w:p w14:paraId="37C54683" w14:textId="77777777" w:rsidR="00E2396A" w:rsidRDefault="00E2396A">
            <w:pPr>
              <w:rPr>
                <w:ins w:id="2271" w:author="Christopher Boyer" w:date="2015-07-11T00:20:00Z"/>
                <w:rFonts w:ascii="Helvetica Neue" w:eastAsia="Times New Roman" w:hAnsi="Helvetica Neue" w:cs="Times New Roman"/>
                <w:color w:val="000000"/>
                <w:sz w:val="16"/>
                <w:szCs w:val="16"/>
              </w:rPr>
            </w:pPr>
          </w:p>
        </w:tc>
        <w:tc>
          <w:tcPr>
            <w:tcW w:w="593" w:type="dxa"/>
            <w:tcBorders>
              <w:top w:val="nil"/>
              <w:left w:val="nil"/>
              <w:bottom w:val="nil"/>
              <w:right w:val="nil"/>
            </w:tcBorders>
            <w:shd w:val="clear" w:color="auto" w:fill="auto"/>
            <w:noWrap/>
            <w:vAlign w:val="bottom"/>
            <w:hideMark/>
            <w:tcPrChange w:id="2272" w:author="Christopher Boyer" w:date="2015-07-11T00:22:00Z">
              <w:tcPr>
                <w:tcW w:w="589" w:type="dxa"/>
                <w:gridSpan w:val="2"/>
                <w:tcBorders>
                  <w:top w:val="nil"/>
                  <w:left w:val="nil"/>
                  <w:bottom w:val="nil"/>
                  <w:right w:val="nil"/>
                </w:tcBorders>
                <w:shd w:val="clear" w:color="auto" w:fill="auto"/>
                <w:noWrap/>
                <w:vAlign w:val="bottom"/>
                <w:hideMark/>
              </w:tcPr>
            </w:tcPrChange>
          </w:tcPr>
          <w:p w14:paraId="262ED952" w14:textId="77777777" w:rsidR="00E2396A" w:rsidRDefault="00E2396A">
            <w:pPr>
              <w:rPr>
                <w:ins w:id="2273" w:author="Christopher Boyer" w:date="2015-07-11T00:20:00Z"/>
                <w:rFonts w:ascii="Helvetica Neue" w:eastAsia="Times New Roman" w:hAnsi="Helvetica Neue" w:cs="Times New Roman"/>
                <w:color w:val="000000"/>
                <w:sz w:val="16"/>
                <w:szCs w:val="16"/>
              </w:rPr>
            </w:pPr>
          </w:p>
        </w:tc>
        <w:tc>
          <w:tcPr>
            <w:tcW w:w="1104" w:type="dxa"/>
            <w:tcBorders>
              <w:top w:val="nil"/>
              <w:left w:val="nil"/>
              <w:bottom w:val="nil"/>
              <w:right w:val="nil"/>
            </w:tcBorders>
            <w:shd w:val="clear" w:color="auto" w:fill="auto"/>
            <w:noWrap/>
            <w:vAlign w:val="bottom"/>
            <w:hideMark/>
            <w:tcPrChange w:id="2274" w:author="Christopher Boyer" w:date="2015-07-11T00:22:00Z">
              <w:tcPr>
                <w:tcW w:w="1086" w:type="dxa"/>
                <w:tcBorders>
                  <w:top w:val="nil"/>
                  <w:left w:val="nil"/>
                  <w:bottom w:val="nil"/>
                  <w:right w:val="nil"/>
                </w:tcBorders>
                <w:shd w:val="clear" w:color="auto" w:fill="auto"/>
                <w:noWrap/>
                <w:vAlign w:val="bottom"/>
                <w:hideMark/>
              </w:tcPr>
            </w:tcPrChange>
          </w:tcPr>
          <w:p w14:paraId="6E53EE6F" w14:textId="77777777" w:rsidR="00E2396A" w:rsidRDefault="00E2396A">
            <w:pPr>
              <w:rPr>
                <w:ins w:id="2275"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27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4EF1BC0" w14:textId="77777777" w:rsidR="00E2396A" w:rsidRDefault="00E2396A">
            <w:pPr>
              <w:rPr>
                <w:ins w:id="2277"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278" w:author="Christopher Boyer" w:date="2015-07-11T00:22:00Z">
              <w:tcPr>
                <w:tcW w:w="761" w:type="dxa"/>
                <w:gridSpan w:val="2"/>
                <w:tcBorders>
                  <w:top w:val="nil"/>
                  <w:left w:val="nil"/>
                  <w:bottom w:val="nil"/>
                  <w:right w:val="nil"/>
                </w:tcBorders>
                <w:shd w:val="clear" w:color="auto" w:fill="auto"/>
                <w:noWrap/>
                <w:vAlign w:val="bottom"/>
                <w:hideMark/>
              </w:tcPr>
            </w:tcPrChange>
          </w:tcPr>
          <w:p w14:paraId="04085F4F" w14:textId="77777777" w:rsidR="00E2396A" w:rsidRDefault="00E2396A">
            <w:pPr>
              <w:rPr>
                <w:ins w:id="2279" w:author="Christopher Boyer" w:date="2015-07-11T00:20:00Z"/>
                <w:rFonts w:ascii="Helvetica Neue" w:eastAsia="Times New Roman" w:hAnsi="Helvetica Neue" w:cs="Times New Roman"/>
                <w:color w:val="000000"/>
                <w:sz w:val="16"/>
                <w:szCs w:val="16"/>
              </w:rPr>
            </w:pPr>
          </w:p>
        </w:tc>
        <w:tc>
          <w:tcPr>
            <w:tcW w:w="1086" w:type="dxa"/>
            <w:tcBorders>
              <w:top w:val="nil"/>
              <w:left w:val="nil"/>
              <w:bottom w:val="nil"/>
              <w:right w:val="nil"/>
            </w:tcBorders>
            <w:shd w:val="clear" w:color="auto" w:fill="auto"/>
            <w:noWrap/>
            <w:vAlign w:val="bottom"/>
            <w:hideMark/>
            <w:tcPrChange w:id="2280" w:author="Christopher Boyer" w:date="2015-07-11T00:22:00Z">
              <w:tcPr>
                <w:tcW w:w="1086" w:type="dxa"/>
                <w:tcBorders>
                  <w:top w:val="nil"/>
                  <w:left w:val="nil"/>
                  <w:bottom w:val="nil"/>
                  <w:right w:val="nil"/>
                </w:tcBorders>
                <w:shd w:val="clear" w:color="auto" w:fill="auto"/>
                <w:noWrap/>
                <w:vAlign w:val="bottom"/>
                <w:hideMark/>
              </w:tcPr>
            </w:tcPrChange>
          </w:tcPr>
          <w:p w14:paraId="503D02E9" w14:textId="77777777" w:rsidR="00E2396A" w:rsidRDefault="00E2396A">
            <w:pPr>
              <w:rPr>
                <w:ins w:id="2281"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28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FA57ABD" w14:textId="77777777" w:rsidR="00E2396A" w:rsidRDefault="00E2396A">
            <w:pPr>
              <w:rPr>
                <w:ins w:id="2283"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284"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A627330" w14:textId="77777777" w:rsidR="00E2396A" w:rsidRDefault="00E2396A">
            <w:pPr>
              <w:rPr>
                <w:ins w:id="2285"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286" w:author="Christopher Boyer" w:date="2015-07-11T00:22:00Z">
              <w:tcPr>
                <w:tcW w:w="770" w:type="dxa"/>
                <w:tcBorders>
                  <w:top w:val="nil"/>
                  <w:left w:val="nil"/>
                  <w:bottom w:val="nil"/>
                  <w:right w:val="nil"/>
                </w:tcBorders>
                <w:shd w:val="clear" w:color="auto" w:fill="auto"/>
                <w:noWrap/>
                <w:vAlign w:val="bottom"/>
                <w:hideMark/>
              </w:tcPr>
            </w:tcPrChange>
          </w:tcPr>
          <w:p w14:paraId="4DE9B9B3" w14:textId="77777777" w:rsidR="00E2396A" w:rsidRDefault="00E2396A">
            <w:pPr>
              <w:rPr>
                <w:ins w:id="2287"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28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A85E9E3" w14:textId="77777777" w:rsidR="00E2396A" w:rsidRDefault="00E2396A">
            <w:pPr>
              <w:rPr>
                <w:ins w:id="2289"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290" w:author="Christopher Boyer" w:date="2015-07-11T00:22:00Z">
              <w:tcPr>
                <w:tcW w:w="725" w:type="dxa"/>
                <w:gridSpan w:val="2"/>
                <w:tcBorders>
                  <w:top w:val="nil"/>
                  <w:left w:val="nil"/>
                  <w:bottom w:val="nil"/>
                  <w:right w:val="nil"/>
                </w:tcBorders>
                <w:shd w:val="clear" w:color="auto" w:fill="auto"/>
                <w:noWrap/>
                <w:vAlign w:val="bottom"/>
                <w:hideMark/>
              </w:tcPr>
            </w:tcPrChange>
          </w:tcPr>
          <w:p w14:paraId="1E6A657C" w14:textId="77777777" w:rsidR="00E2396A" w:rsidRDefault="00E2396A">
            <w:pPr>
              <w:rPr>
                <w:ins w:id="2291"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292" w:author="Christopher Boyer" w:date="2015-07-11T00:22:00Z">
              <w:tcPr>
                <w:tcW w:w="1206" w:type="dxa"/>
                <w:tcBorders>
                  <w:top w:val="nil"/>
                  <w:left w:val="nil"/>
                  <w:bottom w:val="nil"/>
                  <w:right w:val="nil"/>
                </w:tcBorders>
                <w:shd w:val="clear" w:color="auto" w:fill="auto"/>
                <w:noWrap/>
                <w:vAlign w:val="bottom"/>
                <w:hideMark/>
              </w:tcPr>
            </w:tcPrChange>
          </w:tcPr>
          <w:p w14:paraId="72C40C7A" w14:textId="77777777" w:rsidR="00E2396A" w:rsidRDefault="00E2396A">
            <w:pPr>
              <w:rPr>
                <w:ins w:id="2293"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29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61F9AA1" w14:textId="77777777" w:rsidR="00E2396A" w:rsidRDefault="00E2396A">
            <w:pPr>
              <w:rPr>
                <w:ins w:id="2295"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296" w:author="Christopher Boyer" w:date="2015-07-11T00:22:00Z">
              <w:tcPr>
                <w:tcW w:w="354" w:type="dxa"/>
                <w:gridSpan w:val="2"/>
                <w:tcBorders>
                  <w:top w:val="nil"/>
                  <w:left w:val="nil"/>
                  <w:bottom w:val="nil"/>
                  <w:right w:val="nil"/>
                </w:tcBorders>
                <w:shd w:val="clear" w:color="auto" w:fill="auto"/>
                <w:noWrap/>
                <w:vAlign w:val="bottom"/>
                <w:hideMark/>
              </w:tcPr>
            </w:tcPrChange>
          </w:tcPr>
          <w:p w14:paraId="657C0B7F" w14:textId="77777777" w:rsidR="00E2396A" w:rsidRDefault="00E2396A">
            <w:pPr>
              <w:rPr>
                <w:ins w:id="2297"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298" w:author="Christopher Boyer" w:date="2015-07-11T00:22:00Z">
              <w:tcPr>
                <w:tcW w:w="770" w:type="dxa"/>
                <w:tcBorders>
                  <w:top w:val="nil"/>
                  <w:left w:val="nil"/>
                  <w:bottom w:val="nil"/>
                  <w:right w:val="nil"/>
                </w:tcBorders>
                <w:shd w:val="clear" w:color="auto" w:fill="auto"/>
                <w:noWrap/>
                <w:vAlign w:val="bottom"/>
                <w:hideMark/>
              </w:tcPr>
            </w:tcPrChange>
          </w:tcPr>
          <w:p w14:paraId="62D1EE63" w14:textId="77777777" w:rsidR="00E2396A" w:rsidRDefault="00E2396A">
            <w:pPr>
              <w:rPr>
                <w:ins w:id="2299"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0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AB33158" w14:textId="77777777" w:rsidR="00E2396A" w:rsidRDefault="00E2396A">
            <w:pPr>
              <w:rPr>
                <w:ins w:id="2301"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302"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778CD98" w14:textId="77777777" w:rsidR="00E2396A" w:rsidRDefault="00E2396A">
            <w:pPr>
              <w:rPr>
                <w:ins w:id="2303"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304" w:author="Christopher Boyer" w:date="2015-07-11T00:22:00Z">
              <w:tcPr>
                <w:tcW w:w="1089" w:type="dxa"/>
                <w:tcBorders>
                  <w:top w:val="nil"/>
                  <w:left w:val="nil"/>
                  <w:bottom w:val="nil"/>
                  <w:right w:val="nil"/>
                </w:tcBorders>
                <w:shd w:val="clear" w:color="auto" w:fill="auto"/>
                <w:noWrap/>
                <w:vAlign w:val="bottom"/>
                <w:hideMark/>
              </w:tcPr>
            </w:tcPrChange>
          </w:tcPr>
          <w:p w14:paraId="307404C8" w14:textId="77777777" w:rsidR="00E2396A" w:rsidRDefault="00E2396A">
            <w:pPr>
              <w:rPr>
                <w:ins w:id="2305" w:author="Christopher Boyer" w:date="2015-07-11T00:20:00Z"/>
                <w:rFonts w:ascii="Calibri" w:eastAsia="Times New Roman" w:hAnsi="Calibri" w:cs="Times New Roman"/>
                <w:color w:val="000000"/>
                <w:sz w:val="16"/>
                <w:szCs w:val="16"/>
              </w:rPr>
            </w:pPr>
          </w:p>
        </w:tc>
      </w:tr>
      <w:tr w:rsidR="00E2396A" w14:paraId="3ED74BC4" w14:textId="77777777" w:rsidTr="00E2396A">
        <w:trPr>
          <w:trHeight w:val="300"/>
          <w:ins w:id="2306" w:author="Christopher Boyer" w:date="2015-07-11T00:20:00Z"/>
          <w:trPrChange w:id="2307"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308" w:author="Christopher Boyer" w:date="2015-07-11T00:22:00Z">
              <w:tcPr>
                <w:tcW w:w="1700" w:type="dxa"/>
                <w:tcBorders>
                  <w:top w:val="nil"/>
                  <w:left w:val="nil"/>
                  <w:bottom w:val="nil"/>
                  <w:right w:val="nil"/>
                </w:tcBorders>
                <w:shd w:val="clear" w:color="auto" w:fill="auto"/>
                <w:noWrap/>
                <w:vAlign w:val="bottom"/>
                <w:hideMark/>
              </w:tcPr>
            </w:tcPrChange>
          </w:tcPr>
          <w:p w14:paraId="7E4D9CB3" w14:textId="77777777" w:rsidR="00E2396A" w:rsidRDefault="00E2396A">
            <w:pPr>
              <w:rPr>
                <w:ins w:id="2309" w:author="Christopher Boyer" w:date="2015-07-11T00:20:00Z"/>
                <w:rFonts w:ascii="Calibri" w:eastAsia="Times New Roman" w:hAnsi="Calibri" w:cs="Times New Roman"/>
                <w:color w:val="000000"/>
                <w:sz w:val="16"/>
                <w:szCs w:val="16"/>
              </w:rPr>
            </w:pPr>
          </w:p>
        </w:tc>
        <w:tc>
          <w:tcPr>
            <w:tcW w:w="593" w:type="dxa"/>
            <w:tcBorders>
              <w:top w:val="nil"/>
              <w:left w:val="nil"/>
              <w:bottom w:val="nil"/>
              <w:right w:val="nil"/>
            </w:tcBorders>
            <w:shd w:val="clear" w:color="auto" w:fill="auto"/>
            <w:noWrap/>
            <w:vAlign w:val="bottom"/>
            <w:hideMark/>
            <w:tcPrChange w:id="2310" w:author="Christopher Boyer" w:date="2015-07-11T00:22:00Z">
              <w:tcPr>
                <w:tcW w:w="589" w:type="dxa"/>
                <w:gridSpan w:val="2"/>
                <w:tcBorders>
                  <w:top w:val="nil"/>
                  <w:left w:val="nil"/>
                  <w:bottom w:val="nil"/>
                  <w:right w:val="nil"/>
                </w:tcBorders>
                <w:shd w:val="clear" w:color="auto" w:fill="auto"/>
                <w:noWrap/>
                <w:vAlign w:val="bottom"/>
                <w:hideMark/>
              </w:tcPr>
            </w:tcPrChange>
          </w:tcPr>
          <w:p w14:paraId="02817C63" w14:textId="77777777" w:rsidR="00E2396A" w:rsidRDefault="00E2396A">
            <w:pPr>
              <w:rPr>
                <w:ins w:id="2311" w:author="Christopher Boyer" w:date="2015-07-11T00:20:00Z"/>
                <w:rFonts w:ascii="Calibri" w:eastAsia="Times New Roman" w:hAnsi="Calibri" w:cs="Times New Roman"/>
                <w:color w:val="000000"/>
                <w:sz w:val="16"/>
                <w:szCs w:val="16"/>
              </w:rPr>
            </w:pPr>
          </w:p>
        </w:tc>
        <w:tc>
          <w:tcPr>
            <w:tcW w:w="1104" w:type="dxa"/>
            <w:tcBorders>
              <w:top w:val="nil"/>
              <w:left w:val="nil"/>
              <w:bottom w:val="nil"/>
              <w:right w:val="nil"/>
            </w:tcBorders>
            <w:shd w:val="clear" w:color="auto" w:fill="auto"/>
            <w:noWrap/>
            <w:vAlign w:val="bottom"/>
            <w:hideMark/>
            <w:tcPrChange w:id="2312" w:author="Christopher Boyer" w:date="2015-07-11T00:22:00Z">
              <w:tcPr>
                <w:tcW w:w="1086" w:type="dxa"/>
                <w:tcBorders>
                  <w:top w:val="nil"/>
                  <w:left w:val="nil"/>
                  <w:bottom w:val="nil"/>
                  <w:right w:val="nil"/>
                </w:tcBorders>
                <w:shd w:val="clear" w:color="auto" w:fill="auto"/>
                <w:noWrap/>
                <w:vAlign w:val="bottom"/>
                <w:hideMark/>
              </w:tcPr>
            </w:tcPrChange>
          </w:tcPr>
          <w:p w14:paraId="3C8D9118" w14:textId="77777777" w:rsidR="00E2396A" w:rsidRDefault="00E2396A">
            <w:pPr>
              <w:rPr>
                <w:ins w:id="2313"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1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1E04293A" w14:textId="77777777" w:rsidR="00E2396A" w:rsidRDefault="00E2396A">
            <w:pPr>
              <w:rPr>
                <w:ins w:id="2315" w:author="Christopher Boyer" w:date="2015-07-11T00:20:00Z"/>
                <w:rFonts w:ascii="Calibri" w:eastAsia="Times New Roman" w:hAnsi="Calibri" w:cs="Times New Roman"/>
                <w:color w:val="000000"/>
                <w:sz w:val="16"/>
                <w:szCs w:val="16"/>
              </w:rPr>
            </w:pPr>
          </w:p>
        </w:tc>
        <w:tc>
          <w:tcPr>
            <w:tcW w:w="761" w:type="dxa"/>
            <w:tcBorders>
              <w:top w:val="nil"/>
              <w:left w:val="nil"/>
              <w:bottom w:val="nil"/>
              <w:right w:val="nil"/>
            </w:tcBorders>
            <w:shd w:val="clear" w:color="auto" w:fill="auto"/>
            <w:noWrap/>
            <w:vAlign w:val="bottom"/>
            <w:hideMark/>
            <w:tcPrChange w:id="2316" w:author="Christopher Boyer" w:date="2015-07-11T00:22:00Z">
              <w:tcPr>
                <w:tcW w:w="761" w:type="dxa"/>
                <w:gridSpan w:val="2"/>
                <w:tcBorders>
                  <w:top w:val="nil"/>
                  <w:left w:val="nil"/>
                  <w:bottom w:val="nil"/>
                  <w:right w:val="nil"/>
                </w:tcBorders>
                <w:shd w:val="clear" w:color="auto" w:fill="auto"/>
                <w:noWrap/>
                <w:vAlign w:val="bottom"/>
                <w:hideMark/>
              </w:tcPr>
            </w:tcPrChange>
          </w:tcPr>
          <w:p w14:paraId="20AE68F1" w14:textId="77777777" w:rsidR="00E2396A" w:rsidRDefault="00E2396A">
            <w:pPr>
              <w:rPr>
                <w:ins w:id="2317" w:author="Christopher Boyer" w:date="2015-07-11T00:20:00Z"/>
                <w:rFonts w:ascii="Calibri" w:eastAsia="Times New Roman" w:hAnsi="Calibri" w:cs="Times New Roman"/>
                <w:color w:val="000000"/>
                <w:sz w:val="16"/>
                <w:szCs w:val="16"/>
              </w:rPr>
            </w:pPr>
          </w:p>
        </w:tc>
        <w:tc>
          <w:tcPr>
            <w:tcW w:w="1086" w:type="dxa"/>
            <w:tcBorders>
              <w:top w:val="nil"/>
              <w:left w:val="nil"/>
              <w:bottom w:val="nil"/>
              <w:right w:val="nil"/>
            </w:tcBorders>
            <w:shd w:val="clear" w:color="auto" w:fill="auto"/>
            <w:noWrap/>
            <w:vAlign w:val="bottom"/>
            <w:hideMark/>
            <w:tcPrChange w:id="2318" w:author="Christopher Boyer" w:date="2015-07-11T00:22:00Z">
              <w:tcPr>
                <w:tcW w:w="1086" w:type="dxa"/>
                <w:tcBorders>
                  <w:top w:val="nil"/>
                  <w:left w:val="nil"/>
                  <w:bottom w:val="nil"/>
                  <w:right w:val="nil"/>
                </w:tcBorders>
                <w:shd w:val="clear" w:color="auto" w:fill="auto"/>
                <w:noWrap/>
                <w:vAlign w:val="bottom"/>
                <w:hideMark/>
              </w:tcPr>
            </w:tcPrChange>
          </w:tcPr>
          <w:p w14:paraId="5DFCBB58" w14:textId="77777777" w:rsidR="00E2396A" w:rsidRDefault="00E2396A">
            <w:pPr>
              <w:rPr>
                <w:ins w:id="2319"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2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3ABF7FC" w14:textId="77777777" w:rsidR="00E2396A" w:rsidRDefault="00E2396A">
            <w:pPr>
              <w:rPr>
                <w:ins w:id="2321"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322" w:author="Christopher Boyer" w:date="2015-07-11T00:22:00Z">
              <w:tcPr>
                <w:tcW w:w="354" w:type="dxa"/>
                <w:gridSpan w:val="2"/>
                <w:tcBorders>
                  <w:top w:val="nil"/>
                  <w:left w:val="nil"/>
                  <w:bottom w:val="nil"/>
                  <w:right w:val="nil"/>
                </w:tcBorders>
                <w:shd w:val="clear" w:color="auto" w:fill="auto"/>
                <w:noWrap/>
                <w:vAlign w:val="bottom"/>
                <w:hideMark/>
              </w:tcPr>
            </w:tcPrChange>
          </w:tcPr>
          <w:p w14:paraId="3755504B" w14:textId="77777777" w:rsidR="00E2396A" w:rsidRDefault="00E2396A">
            <w:pPr>
              <w:rPr>
                <w:ins w:id="2323"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324" w:author="Christopher Boyer" w:date="2015-07-11T00:22:00Z">
              <w:tcPr>
                <w:tcW w:w="770" w:type="dxa"/>
                <w:tcBorders>
                  <w:top w:val="nil"/>
                  <w:left w:val="nil"/>
                  <w:bottom w:val="nil"/>
                  <w:right w:val="nil"/>
                </w:tcBorders>
                <w:shd w:val="clear" w:color="auto" w:fill="auto"/>
                <w:noWrap/>
                <w:vAlign w:val="bottom"/>
                <w:hideMark/>
              </w:tcPr>
            </w:tcPrChange>
          </w:tcPr>
          <w:p w14:paraId="5EF62D9A" w14:textId="77777777" w:rsidR="00E2396A" w:rsidRDefault="00E2396A">
            <w:pPr>
              <w:rPr>
                <w:ins w:id="2325"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2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5405D6A" w14:textId="77777777" w:rsidR="00E2396A" w:rsidRDefault="00E2396A">
            <w:pPr>
              <w:rPr>
                <w:ins w:id="2327"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328"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14C77A3" w14:textId="77777777" w:rsidR="00E2396A" w:rsidRDefault="00E2396A">
            <w:pPr>
              <w:rPr>
                <w:ins w:id="2329"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330" w:author="Christopher Boyer" w:date="2015-07-11T00:22:00Z">
              <w:tcPr>
                <w:tcW w:w="1206" w:type="dxa"/>
                <w:tcBorders>
                  <w:top w:val="nil"/>
                  <w:left w:val="nil"/>
                  <w:bottom w:val="nil"/>
                  <w:right w:val="nil"/>
                </w:tcBorders>
                <w:shd w:val="clear" w:color="auto" w:fill="auto"/>
                <w:noWrap/>
                <w:vAlign w:val="bottom"/>
                <w:hideMark/>
              </w:tcPr>
            </w:tcPrChange>
          </w:tcPr>
          <w:p w14:paraId="5D9670AB" w14:textId="77777777" w:rsidR="00E2396A" w:rsidRDefault="00E2396A">
            <w:pPr>
              <w:rPr>
                <w:ins w:id="2331"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3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F6D42C2" w14:textId="77777777" w:rsidR="00E2396A" w:rsidRDefault="00E2396A">
            <w:pPr>
              <w:rPr>
                <w:ins w:id="2333"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334"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DA7093B" w14:textId="77777777" w:rsidR="00E2396A" w:rsidRDefault="00E2396A">
            <w:pPr>
              <w:rPr>
                <w:ins w:id="2335"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336" w:author="Christopher Boyer" w:date="2015-07-11T00:22:00Z">
              <w:tcPr>
                <w:tcW w:w="770" w:type="dxa"/>
                <w:tcBorders>
                  <w:top w:val="nil"/>
                  <w:left w:val="nil"/>
                  <w:bottom w:val="nil"/>
                  <w:right w:val="nil"/>
                </w:tcBorders>
                <w:shd w:val="clear" w:color="auto" w:fill="auto"/>
                <w:noWrap/>
                <w:vAlign w:val="bottom"/>
                <w:hideMark/>
              </w:tcPr>
            </w:tcPrChange>
          </w:tcPr>
          <w:p w14:paraId="1C1A06E9" w14:textId="77777777" w:rsidR="00E2396A" w:rsidRDefault="00E2396A">
            <w:pPr>
              <w:rPr>
                <w:ins w:id="2337"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3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D87D065" w14:textId="77777777" w:rsidR="00E2396A" w:rsidRDefault="00E2396A">
            <w:pPr>
              <w:rPr>
                <w:ins w:id="2339"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340" w:author="Christopher Boyer" w:date="2015-07-11T00:22:00Z">
              <w:tcPr>
                <w:tcW w:w="725" w:type="dxa"/>
                <w:gridSpan w:val="2"/>
                <w:tcBorders>
                  <w:top w:val="nil"/>
                  <w:left w:val="nil"/>
                  <w:bottom w:val="nil"/>
                  <w:right w:val="nil"/>
                </w:tcBorders>
                <w:shd w:val="clear" w:color="auto" w:fill="auto"/>
                <w:noWrap/>
                <w:vAlign w:val="bottom"/>
                <w:hideMark/>
              </w:tcPr>
            </w:tcPrChange>
          </w:tcPr>
          <w:p w14:paraId="4E526B90" w14:textId="77777777" w:rsidR="00E2396A" w:rsidRDefault="00E2396A">
            <w:pPr>
              <w:rPr>
                <w:ins w:id="2341"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342" w:author="Christopher Boyer" w:date="2015-07-11T00:22:00Z">
              <w:tcPr>
                <w:tcW w:w="1089" w:type="dxa"/>
                <w:tcBorders>
                  <w:top w:val="nil"/>
                  <w:left w:val="nil"/>
                  <w:bottom w:val="nil"/>
                  <w:right w:val="nil"/>
                </w:tcBorders>
                <w:shd w:val="clear" w:color="auto" w:fill="auto"/>
                <w:noWrap/>
                <w:vAlign w:val="bottom"/>
                <w:hideMark/>
              </w:tcPr>
            </w:tcPrChange>
          </w:tcPr>
          <w:p w14:paraId="4AF547FB" w14:textId="77777777" w:rsidR="00E2396A" w:rsidRDefault="00E2396A">
            <w:pPr>
              <w:rPr>
                <w:ins w:id="2343" w:author="Christopher Boyer" w:date="2015-07-11T00:20:00Z"/>
                <w:rFonts w:ascii="Calibri" w:eastAsia="Times New Roman" w:hAnsi="Calibri" w:cs="Times New Roman"/>
                <w:color w:val="000000"/>
                <w:sz w:val="16"/>
                <w:szCs w:val="16"/>
              </w:rPr>
            </w:pPr>
          </w:p>
        </w:tc>
      </w:tr>
      <w:tr w:rsidR="00E2396A" w14:paraId="6F23601C" w14:textId="77777777" w:rsidTr="00E2396A">
        <w:trPr>
          <w:trHeight w:val="300"/>
          <w:ins w:id="2344" w:author="Christopher Boyer" w:date="2015-07-11T00:20:00Z"/>
          <w:trPrChange w:id="2345"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346" w:author="Christopher Boyer" w:date="2015-07-11T00:22:00Z">
              <w:tcPr>
                <w:tcW w:w="1700" w:type="dxa"/>
                <w:tcBorders>
                  <w:top w:val="nil"/>
                  <w:left w:val="nil"/>
                  <w:bottom w:val="nil"/>
                  <w:right w:val="nil"/>
                </w:tcBorders>
                <w:shd w:val="clear" w:color="auto" w:fill="auto"/>
                <w:noWrap/>
                <w:vAlign w:val="bottom"/>
                <w:hideMark/>
              </w:tcPr>
            </w:tcPrChange>
          </w:tcPr>
          <w:p w14:paraId="6482610A" w14:textId="77777777" w:rsidR="00E2396A" w:rsidRDefault="00E2396A">
            <w:pPr>
              <w:rPr>
                <w:ins w:id="2347" w:author="Christopher Boyer" w:date="2015-07-11T00:20:00Z"/>
                <w:rFonts w:ascii="Calibri" w:eastAsia="Times New Roman" w:hAnsi="Calibri" w:cs="Times New Roman"/>
                <w:color w:val="000000"/>
                <w:sz w:val="16"/>
                <w:szCs w:val="16"/>
              </w:rPr>
            </w:pPr>
          </w:p>
        </w:tc>
        <w:tc>
          <w:tcPr>
            <w:tcW w:w="593" w:type="dxa"/>
            <w:tcBorders>
              <w:top w:val="nil"/>
              <w:left w:val="nil"/>
              <w:bottom w:val="nil"/>
              <w:right w:val="nil"/>
            </w:tcBorders>
            <w:shd w:val="clear" w:color="auto" w:fill="auto"/>
            <w:noWrap/>
            <w:vAlign w:val="bottom"/>
            <w:hideMark/>
            <w:tcPrChange w:id="2348" w:author="Christopher Boyer" w:date="2015-07-11T00:22:00Z">
              <w:tcPr>
                <w:tcW w:w="589" w:type="dxa"/>
                <w:gridSpan w:val="2"/>
                <w:tcBorders>
                  <w:top w:val="nil"/>
                  <w:left w:val="nil"/>
                  <w:bottom w:val="nil"/>
                  <w:right w:val="nil"/>
                </w:tcBorders>
                <w:shd w:val="clear" w:color="auto" w:fill="auto"/>
                <w:noWrap/>
                <w:vAlign w:val="bottom"/>
                <w:hideMark/>
              </w:tcPr>
            </w:tcPrChange>
          </w:tcPr>
          <w:p w14:paraId="78D1975E" w14:textId="77777777" w:rsidR="00E2396A" w:rsidRDefault="00E2396A">
            <w:pPr>
              <w:rPr>
                <w:ins w:id="2349" w:author="Christopher Boyer" w:date="2015-07-11T00:20:00Z"/>
                <w:rFonts w:ascii="Calibri" w:eastAsia="Times New Roman" w:hAnsi="Calibri" w:cs="Times New Roman"/>
                <w:color w:val="000000"/>
                <w:sz w:val="16"/>
                <w:szCs w:val="16"/>
              </w:rPr>
            </w:pPr>
          </w:p>
        </w:tc>
        <w:tc>
          <w:tcPr>
            <w:tcW w:w="1104" w:type="dxa"/>
            <w:tcBorders>
              <w:top w:val="nil"/>
              <w:left w:val="nil"/>
              <w:bottom w:val="nil"/>
              <w:right w:val="nil"/>
            </w:tcBorders>
            <w:shd w:val="clear" w:color="auto" w:fill="auto"/>
            <w:noWrap/>
            <w:vAlign w:val="bottom"/>
            <w:hideMark/>
            <w:tcPrChange w:id="2350" w:author="Christopher Boyer" w:date="2015-07-11T00:22:00Z">
              <w:tcPr>
                <w:tcW w:w="1086" w:type="dxa"/>
                <w:tcBorders>
                  <w:top w:val="nil"/>
                  <w:left w:val="nil"/>
                  <w:bottom w:val="nil"/>
                  <w:right w:val="nil"/>
                </w:tcBorders>
                <w:shd w:val="clear" w:color="auto" w:fill="auto"/>
                <w:noWrap/>
                <w:vAlign w:val="bottom"/>
                <w:hideMark/>
              </w:tcPr>
            </w:tcPrChange>
          </w:tcPr>
          <w:p w14:paraId="1BA8F014" w14:textId="77777777" w:rsidR="00E2396A" w:rsidRDefault="00E2396A">
            <w:pPr>
              <w:rPr>
                <w:ins w:id="2351"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5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B0EFDB7" w14:textId="77777777" w:rsidR="00E2396A" w:rsidRDefault="00E2396A">
            <w:pPr>
              <w:rPr>
                <w:ins w:id="2353" w:author="Christopher Boyer" w:date="2015-07-11T00:20:00Z"/>
                <w:rFonts w:ascii="Calibri" w:eastAsia="Times New Roman" w:hAnsi="Calibri" w:cs="Times New Roman"/>
                <w:color w:val="000000"/>
                <w:sz w:val="16"/>
                <w:szCs w:val="16"/>
              </w:rPr>
            </w:pPr>
          </w:p>
        </w:tc>
        <w:tc>
          <w:tcPr>
            <w:tcW w:w="761" w:type="dxa"/>
            <w:tcBorders>
              <w:top w:val="nil"/>
              <w:left w:val="nil"/>
              <w:bottom w:val="nil"/>
              <w:right w:val="nil"/>
            </w:tcBorders>
            <w:shd w:val="clear" w:color="auto" w:fill="auto"/>
            <w:noWrap/>
            <w:vAlign w:val="bottom"/>
            <w:hideMark/>
            <w:tcPrChange w:id="2354" w:author="Christopher Boyer" w:date="2015-07-11T00:22:00Z">
              <w:tcPr>
                <w:tcW w:w="761" w:type="dxa"/>
                <w:gridSpan w:val="2"/>
                <w:tcBorders>
                  <w:top w:val="nil"/>
                  <w:left w:val="nil"/>
                  <w:bottom w:val="nil"/>
                  <w:right w:val="nil"/>
                </w:tcBorders>
                <w:shd w:val="clear" w:color="auto" w:fill="auto"/>
                <w:noWrap/>
                <w:vAlign w:val="bottom"/>
                <w:hideMark/>
              </w:tcPr>
            </w:tcPrChange>
          </w:tcPr>
          <w:p w14:paraId="49283623" w14:textId="77777777" w:rsidR="00E2396A" w:rsidRDefault="00E2396A">
            <w:pPr>
              <w:rPr>
                <w:ins w:id="2355" w:author="Christopher Boyer" w:date="2015-07-11T00:20:00Z"/>
                <w:rFonts w:ascii="Calibri" w:eastAsia="Times New Roman" w:hAnsi="Calibri" w:cs="Times New Roman"/>
                <w:color w:val="000000"/>
                <w:sz w:val="16"/>
                <w:szCs w:val="16"/>
              </w:rPr>
            </w:pPr>
          </w:p>
        </w:tc>
        <w:tc>
          <w:tcPr>
            <w:tcW w:w="1086" w:type="dxa"/>
            <w:tcBorders>
              <w:top w:val="nil"/>
              <w:left w:val="nil"/>
              <w:bottom w:val="nil"/>
              <w:right w:val="nil"/>
            </w:tcBorders>
            <w:shd w:val="clear" w:color="auto" w:fill="auto"/>
            <w:noWrap/>
            <w:vAlign w:val="bottom"/>
            <w:hideMark/>
            <w:tcPrChange w:id="2356" w:author="Christopher Boyer" w:date="2015-07-11T00:22:00Z">
              <w:tcPr>
                <w:tcW w:w="1086" w:type="dxa"/>
                <w:tcBorders>
                  <w:top w:val="nil"/>
                  <w:left w:val="nil"/>
                  <w:bottom w:val="nil"/>
                  <w:right w:val="nil"/>
                </w:tcBorders>
                <w:shd w:val="clear" w:color="auto" w:fill="auto"/>
                <w:noWrap/>
                <w:vAlign w:val="bottom"/>
                <w:hideMark/>
              </w:tcPr>
            </w:tcPrChange>
          </w:tcPr>
          <w:p w14:paraId="26B1C2B2" w14:textId="77777777" w:rsidR="00E2396A" w:rsidRDefault="00E2396A">
            <w:pPr>
              <w:rPr>
                <w:ins w:id="2357"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5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C86E24F" w14:textId="77777777" w:rsidR="00E2396A" w:rsidRDefault="00E2396A">
            <w:pPr>
              <w:rPr>
                <w:ins w:id="2359"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360" w:author="Christopher Boyer" w:date="2015-07-11T00:22:00Z">
              <w:tcPr>
                <w:tcW w:w="354" w:type="dxa"/>
                <w:gridSpan w:val="2"/>
                <w:tcBorders>
                  <w:top w:val="nil"/>
                  <w:left w:val="nil"/>
                  <w:bottom w:val="nil"/>
                  <w:right w:val="nil"/>
                </w:tcBorders>
                <w:shd w:val="clear" w:color="auto" w:fill="auto"/>
                <w:noWrap/>
                <w:vAlign w:val="bottom"/>
                <w:hideMark/>
              </w:tcPr>
            </w:tcPrChange>
          </w:tcPr>
          <w:p w14:paraId="2DA4BAA8" w14:textId="77777777" w:rsidR="00E2396A" w:rsidRDefault="00E2396A">
            <w:pPr>
              <w:rPr>
                <w:ins w:id="2361"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362" w:author="Christopher Boyer" w:date="2015-07-11T00:22:00Z">
              <w:tcPr>
                <w:tcW w:w="770" w:type="dxa"/>
                <w:tcBorders>
                  <w:top w:val="nil"/>
                  <w:left w:val="nil"/>
                  <w:bottom w:val="nil"/>
                  <w:right w:val="nil"/>
                </w:tcBorders>
                <w:shd w:val="clear" w:color="auto" w:fill="auto"/>
                <w:noWrap/>
                <w:vAlign w:val="bottom"/>
                <w:hideMark/>
              </w:tcPr>
            </w:tcPrChange>
          </w:tcPr>
          <w:p w14:paraId="23997D39" w14:textId="77777777" w:rsidR="00E2396A" w:rsidRDefault="00E2396A">
            <w:pPr>
              <w:rPr>
                <w:ins w:id="2363"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6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265C467" w14:textId="77777777" w:rsidR="00E2396A" w:rsidRDefault="00E2396A">
            <w:pPr>
              <w:rPr>
                <w:ins w:id="2365"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366" w:author="Christopher Boyer" w:date="2015-07-11T00:22:00Z">
              <w:tcPr>
                <w:tcW w:w="725" w:type="dxa"/>
                <w:gridSpan w:val="2"/>
                <w:tcBorders>
                  <w:top w:val="nil"/>
                  <w:left w:val="nil"/>
                  <w:bottom w:val="nil"/>
                  <w:right w:val="nil"/>
                </w:tcBorders>
                <w:shd w:val="clear" w:color="auto" w:fill="auto"/>
                <w:noWrap/>
                <w:vAlign w:val="bottom"/>
                <w:hideMark/>
              </w:tcPr>
            </w:tcPrChange>
          </w:tcPr>
          <w:p w14:paraId="252C9550" w14:textId="77777777" w:rsidR="00E2396A" w:rsidRDefault="00E2396A">
            <w:pPr>
              <w:rPr>
                <w:ins w:id="2367"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368" w:author="Christopher Boyer" w:date="2015-07-11T00:22:00Z">
              <w:tcPr>
                <w:tcW w:w="1206" w:type="dxa"/>
                <w:tcBorders>
                  <w:top w:val="nil"/>
                  <w:left w:val="nil"/>
                  <w:bottom w:val="nil"/>
                  <w:right w:val="nil"/>
                </w:tcBorders>
                <w:shd w:val="clear" w:color="auto" w:fill="auto"/>
                <w:noWrap/>
                <w:vAlign w:val="bottom"/>
                <w:hideMark/>
              </w:tcPr>
            </w:tcPrChange>
          </w:tcPr>
          <w:p w14:paraId="3A68D523" w14:textId="77777777" w:rsidR="00E2396A" w:rsidRDefault="00E2396A">
            <w:pPr>
              <w:rPr>
                <w:ins w:id="2369"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7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2C56698" w14:textId="77777777" w:rsidR="00E2396A" w:rsidRDefault="00E2396A">
            <w:pPr>
              <w:rPr>
                <w:ins w:id="2371"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372"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9FDCEFA" w14:textId="77777777" w:rsidR="00E2396A" w:rsidRDefault="00E2396A">
            <w:pPr>
              <w:rPr>
                <w:ins w:id="2373" w:author="Christopher Boyer" w:date="2015-07-11T00:20:00Z"/>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bottom"/>
            <w:hideMark/>
            <w:tcPrChange w:id="2374" w:author="Christopher Boyer" w:date="2015-07-11T00:22:00Z">
              <w:tcPr>
                <w:tcW w:w="770" w:type="dxa"/>
                <w:tcBorders>
                  <w:top w:val="nil"/>
                  <w:left w:val="nil"/>
                  <w:bottom w:val="nil"/>
                  <w:right w:val="nil"/>
                </w:tcBorders>
                <w:shd w:val="clear" w:color="auto" w:fill="auto"/>
                <w:noWrap/>
                <w:vAlign w:val="bottom"/>
                <w:hideMark/>
              </w:tcPr>
            </w:tcPrChange>
          </w:tcPr>
          <w:p w14:paraId="28FA2D08" w14:textId="77777777" w:rsidR="00E2396A" w:rsidRDefault="00E2396A">
            <w:pPr>
              <w:rPr>
                <w:ins w:id="2375"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37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09E4813" w14:textId="77777777" w:rsidR="00E2396A" w:rsidRDefault="00E2396A">
            <w:pPr>
              <w:rPr>
                <w:ins w:id="2377"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378" w:author="Christopher Boyer" w:date="2015-07-11T00:22:00Z">
              <w:tcPr>
                <w:tcW w:w="725" w:type="dxa"/>
                <w:gridSpan w:val="2"/>
                <w:tcBorders>
                  <w:top w:val="nil"/>
                  <w:left w:val="nil"/>
                  <w:bottom w:val="nil"/>
                  <w:right w:val="nil"/>
                </w:tcBorders>
                <w:shd w:val="clear" w:color="auto" w:fill="auto"/>
                <w:noWrap/>
                <w:vAlign w:val="bottom"/>
                <w:hideMark/>
              </w:tcPr>
            </w:tcPrChange>
          </w:tcPr>
          <w:p w14:paraId="733FD545" w14:textId="77777777" w:rsidR="00E2396A" w:rsidRDefault="00E2396A">
            <w:pPr>
              <w:rPr>
                <w:ins w:id="2379"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380" w:author="Christopher Boyer" w:date="2015-07-11T00:22:00Z">
              <w:tcPr>
                <w:tcW w:w="1089" w:type="dxa"/>
                <w:tcBorders>
                  <w:top w:val="nil"/>
                  <w:left w:val="nil"/>
                  <w:bottom w:val="nil"/>
                  <w:right w:val="nil"/>
                </w:tcBorders>
                <w:shd w:val="clear" w:color="auto" w:fill="auto"/>
                <w:noWrap/>
                <w:vAlign w:val="bottom"/>
                <w:hideMark/>
              </w:tcPr>
            </w:tcPrChange>
          </w:tcPr>
          <w:p w14:paraId="72E5A622" w14:textId="77777777" w:rsidR="00E2396A" w:rsidRDefault="00E2396A">
            <w:pPr>
              <w:rPr>
                <w:ins w:id="2381" w:author="Christopher Boyer" w:date="2015-07-11T00:20:00Z"/>
                <w:rFonts w:ascii="Calibri" w:eastAsia="Times New Roman" w:hAnsi="Calibri" w:cs="Times New Roman"/>
                <w:color w:val="000000"/>
                <w:sz w:val="16"/>
                <w:szCs w:val="16"/>
              </w:rPr>
            </w:pPr>
          </w:p>
        </w:tc>
      </w:tr>
      <w:tr w:rsidR="00E2396A" w14:paraId="2BAD84B3" w14:textId="77777777" w:rsidTr="00E2396A">
        <w:trPr>
          <w:trHeight w:val="300"/>
          <w:ins w:id="2382" w:author="Christopher Boyer" w:date="2015-07-11T00:20:00Z"/>
          <w:trPrChange w:id="2383" w:author="Christopher Boyer" w:date="2015-07-11T00:22:00Z">
            <w:trPr>
              <w:gridAfter w:val="0"/>
              <w:wBefore w:w="1317" w:type="dxa"/>
              <w:wAfter w:w="5144" w:type="dxa"/>
              <w:trHeight w:val="300"/>
            </w:trPr>
          </w:trPrChange>
        </w:trPr>
        <w:tc>
          <w:tcPr>
            <w:tcW w:w="2059" w:type="dxa"/>
            <w:tcBorders>
              <w:top w:val="single" w:sz="4" w:space="0" w:color="auto"/>
              <w:left w:val="nil"/>
              <w:bottom w:val="nil"/>
              <w:right w:val="nil"/>
            </w:tcBorders>
            <w:shd w:val="clear" w:color="auto" w:fill="auto"/>
            <w:noWrap/>
            <w:vAlign w:val="bottom"/>
            <w:hideMark/>
            <w:tcPrChange w:id="2384" w:author="Christopher Boyer" w:date="2015-07-11T00:22:00Z">
              <w:tcPr>
                <w:tcW w:w="1700" w:type="dxa"/>
                <w:tcBorders>
                  <w:top w:val="single" w:sz="4" w:space="0" w:color="auto"/>
                  <w:left w:val="nil"/>
                  <w:bottom w:val="nil"/>
                  <w:right w:val="nil"/>
                </w:tcBorders>
                <w:shd w:val="clear" w:color="auto" w:fill="auto"/>
                <w:noWrap/>
                <w:vAlign w:val="bottom"/>
                <w:hideMark/>
              </w:tcPr>
            </w:tcPrChange>
          </w:tcPr>
          <w:p w14:paraId="3B2AF275" w14:textId="77777777" w:rsidR="00E2396A" w:rsidRDefault="00E2396A">
            <w:pPr>
              <w:rPr>
                <w:ins w:id="2385" w:author="Christopher Boyer" w:date="2015-07-11T00:20:00Z"/>
                <w:rFonts w:ascii="Helvetica Neue" w:eastAsia="Times New Roman" w:hAnsi="Helvetica Neue" w:cs="Times New Roman"/>
                <w:color w:val="000000"/>
                <w:sz w:val="16"/>
                <w:szCs w:val="16"/>
              </w:rPr>
            </w:pPr>
            <w:ins w:id="2386" w:author="Christopher Boyer" w:date="2015-07-11T00:20:00Z">
              <w:r>
                <w:rPr>
                  <w:rFonts w:ascii="Helvetica Neue" w:eastAsia="Times New Roman" w:hAnsi="Helvetica Neue" w:cs="Times New Roman"/>
                  <w:color w:val="000000"/>
                  <w:sz w:val="16"/>
                  <w:szCs w:val="16"/>
                </w:rPr>
                <w:t> </w:t>
              </w:r>
            </w:ins>
          </w:p>
        </w:tc>
        <w:tc>
          <w:tcPr>
            <w:tcW w:w="11049" w:type="dxa"/>
            <w:gridSpan w:val="17"/>
            <w:tcBorders>
              <w:top w:val="single" w:sz="4" w:space="0" w:color="auto"/>
              <w:left w:val="nil"/>
              <w:bottom w:val="single" w:sz="4" w:space="0" w:color="auto"/>
              <w:right w:val="nil"/>
            </w:tcBorders>
            <w:shd w:val="clear" w:color="auto" w:fill="auto"/>
            <w:noWrap/>
            <w:vAlign w:val="bottom"/>
            <w:hideMark/>
            <w:tcPrChange w:id="2387" w:author="Christopher Boyer" w:date="2015-07-11T00:22:00Z">
              <w:tcPr>
                <w:tcW w:w="10020" w:type="dxa"/>
                <w:gridSpan w:val="28"/>
                <w:tcBorders>
                  <w:top w:val="single" w:sz="4" w:space="0" w:color="auto"/>
                  <w:left w:val="nil"/>
                  <w:bottom w:val="single" w:sz="4" w:space="0" w:color="auto"/>
                  <w:right w:val="nil"/>
                </w:tcBorders>
                <w:shd w:val="clear" w:color="auto" w:fill="auto"/>
                <w:noWrap/>
                <w:vAlign w:val="bottom"/>
                <w:hideMark/>
              </w:tcPr>
            </w:tcPrChange>
          </w:tcPr>
          <w:p w14:paraId="79A435B6" w14:textId="77777777" w:rsidR="00E2396A" w:rsidRDefault="00E2396A">
            <w:pPr>
              <w:jc w:val="center"/>
              <w:rPr>
                <w:ins w:id="2388" w:author="Christopher Boyer" w:date="2015-07-11T00:20:00Z"/>
                <w:rFonts w:ascii="Helvetica Neue" w:eastAsia="Times New Roman" w:hAnsi="Helvetica Neue" w:cs="Times New Roman"/>
                <w:b/>
                <w:bCs/>
                <w:color w:val="000000"/>
                <w:sz w:val="16"/>
                <w:szCs w:val="16"/>
              </w:rPr>
            </w:pPr>
            <w:ins w:id="2389" w:author="Christopher Boyer" w:date="2015-07-11T00:20:00Z">
              <w:r>
                <w:rPr>
                  <w:rFonts w:ascii="Helvetica Neue" w:eastAsia="Times New Roman" w:hAnsi="Helvetica Neue" w:cs="Times New Roman"/>
                  <w:b/>
                  <w:bCs/>
                  <w:color w:val="000000"/>
                  <w:sz w:val="16"/>
                  <w:szCs w:val="16"/>
                </w:rPr>
                <w:t>Treatment</w:t>
              </w:r>
            </w:ins>
          </w:p>
        </w:tc>
      </w:tr>
      <w:tr w:rsidR="00E2396A" w14:paraId="03CCD0B3" w14:textId="77777777" w:rsidTr="00E2396A">
        <w:tblPrEx>
          <w:tblPrExChange w:id="2390" w:author="Christopher Boyer" w:date="2015-07-11T00:22:00Z">
            <w:tblPrEx>
              <w:tblW w:w="12913" w:type="dxa"/>
              <w:tblInd w:w="93" w:type="dxa"/>
            </w:tblPrEx>
          </w:tblPrExChange>
        </w:tblPrEx>
        <w:trPr>
          <w:trHeight w:val="300"/>
          <w:ins w:id="2391" w:author="Christopher Boyer" w:date="2015-07-11T00:20:00Z"/>
          <w:trPrChange w:id="2392" w:author="Christopher Boyer" w:date="2015-07-11T00:22:00Z">
            <w:trPr>
              <w:trHeight w:val="300"/>
            </w:trPr>
          </w:trPrChange>
        </w:trPr>
        <w:tc>
          <w:tcPr>
            <w:tcW w:w="2059" w:type="dxa"/>
            <w:tcBorders>
              <w:top w:val="nil"/>
              <w:left w:val="nil"/>
              <w:bottom w:val="nil"/>
              <w:right w:val="nil"/>
            </w:tcBorders>
            <w:shd w:val="clear" w:color="auto" w:fill="auto"/>
            <w:noWrap/>
            <w:vAlign w:val="bottom"/>
            <w:hideMark/>
            <w:tcPrChange w:id="2393"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3AC88AFD" w14:textId="77777777" w:rsidR="00E2396A" w:rsidRDefault="00E2396A">
            <w:pPr>
              <w:rPr>
                <w:ins w:id="2394" w:author="Christopher Boyer" w:date="2015-07-11T00:20:00Z"/>
                <w:rFonts w:ascii="Helvetica Neue" w:eastAsia="Times New Roman" w:hAnsi="Helvetica Neue" w:cs="Times New Roman"/>
                <w:color w:val="000000"/>
                <w:sz w:val="16"/>
                <w:szCs w:val="16"/>
              </w:rPr>
            </w:pPr>
          </w:p>
        </w:tc>
        <w:tc>
          <w:tcPr>
            <w:tcW w:w="3805" w:type="dxa"/>
            <w:gridSpan w:val="5"/>
            <w:tcBorders>
              <w:top w:val="nil"/>
              <w:left w:val="nil"/>
              <w:bottom w:val="single" w:sz="4" w:space="0" w:color="auto"/>
              <w:right w:val="nil"/>
            </w:tcBorders>
            <w:shd w:val="clear" w:color="auto" w:fill="auto"/>
            <w:vAlign w:val="bottom"/>
            <w:hideMark/>
            <w:tcPrChange w:id="2395" w:author="Christopher Boyer" w:date="2015-07-11T00:22:00Z">
              <w:tcPr>
                <w:tcW w:w="3805" w:type="dxa"/>
                <w:gridSpan w:val="8"/>
                <w:tcBorders>
                  <w:top w:val="nil"/>
                  <w:left w:val="nil"/>
                  <w:bottom w:val="single" w:sz="4" w:space="0" w:color="auto"/>
                  <w:right w:val="nil"/>
                </w:tcBorders>
                <w:shd w:val="clear" w:color="auto" w:fill="auto"/>
                <w:vAlign w:val="bottom"/>
                <w:hideMark/>
              </w:tcPr>
            </w:tcPrChange>
          </w:tcPr>
          <w:p w14:paraId="3A88DC16" w14:textId="77777777" w:rsidR="00E2396A" w:rsidRDefault="00E2396A">
            <w:pPr>
              <w:jc w:val="center"/>
              <w:rPr>
                <w:ins w:id="2396" w:author="Christopher Boyer" w:date="2015-07-11T00:20:00Z"/>
                <w:rFonts w:ascii="Helvetica Neue" w:eastAsia="Times New Roman" w:hAnsi="Helvetica Neue" w:cs="Times New Roman"/>
                <w:i/>
                <w:iCs/>
                <w:color w:val="000000"/>
                <w:sz w:val="16"/>
                <w:szCs w:val="16"/>
              </w:rPr>
            </w:pPr>
            <w:ins w:id="2397" w:author="Christopher Boyer" w:date="2015-07-11T00:20:00Z">
              <w:r>
                <w:rPr>
                  <w:rFonts w:ascii="Helvetica Neue" w:eastAsia="Times New Roman" w:hAnsi="Helvetica Neue" w:cs="Times New Roman"/>
                  <w:i/>
                  <w:iCs/>
                  <w:color w:val="000000"/>
                  <w:sz w:val="16"/>
                  <w:szCs w:val="16"/>
                </w:rPr>
                <w:t>Effect vs. never trained at baseline</w:t>
              </w:r>
            </w:ins>
          </w:p>
        </w:tc>
        <w:tc>
          <w:tcPr>
            <w:tcW w:w="261" w:type="dxa"/>
            <w:tcBorders>
              <w:top w:val="nil"/>
              <w:left w:val="nil"/>
              <w:bottom w:val="nil"/>
              <w:right w:val="nil"/>
            </w:tcBorders>
            <w:shd w:val="clear" w:color="auto" w:fill="auto"/>
            <w:noWrap/>
            <w:vAlign w:val="bottom"/>
            <w:hideMark/>
            <w:tcPrChange w:id="2398"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F6FF91B" w14:textId="77777777" w:rsidR="00E2396A" w:rsidRDefault="00E2396A">
            <w:pPr>
              <w:rPr>
                <w:ins w:id="2399" w:author="Christopher Boyer" w:date="2015-07-11T00:20:00Z"/>
                <w:rFonts w:ascii="Helvetica Neue" w:eastAsia="Times New Roman" w:hAnsi="Helvetica Neue" w:cs="Times New Roman"/>
                <w:color w:val="000000"/>
                <w:sz w:val="16"/>
                <w:szCs w:val="16"/>
              </w:rPr>
            </w:pPr>
          </w:p>
        </w:tc>
        <w:tc>
          <w:tcPr>
            <w:tcW w:w="3429" w:type="dxa"/>
            <w:gridSpan w:val="5"/>
            <w:tcBorders>
              <w:top w:val="nil"/>
              <w:left w:val="nil"/>
              <w:bottom w:val="single" w:sz="4" w:space="0" w:color="auto"/>
              <w:right w:val="nil"/>
            </w:tcBorders>
            <w:shd w:val="clear" w:color="auto" w:fill="auto"/>
            <w:vAlign w:val="bottom"/>
            <w:hideMark/>
            <w:tcPrChange w:id="2400" w:author="Christopher Boyer" w:date="2015-07-11T00:22:00Z">
              <w:tcPr>
                <w:tcW w:w="3429" w:type="dxa"/>
                <w:gridSpan w:val="8"/>
                <w:tcBorders>
                  <w:top w:val="nil"/>
                  <w:left w:val="nil"/>
                  <w:bottom w:val="single" w:sz="4" w:space="0" w:color="auto"/>
                  <w:right w:val="nil"/>
                </w:tcBorders>
                <w:shd w:val="clear" w:color="auto" w:fill="auto"/>
                <w:vAlign w:val="bottom"/>
                <w:hideMark/>
              </w:tcPr>
            </w:tcPrChange>
          </w:tcPr>
          <w:p w14:paraId="75B454BA" w14:textId="77777777" w:rsidR="00E2396A" w:rsidRDefault="00E2396A">
            <w:pPr>
              <w:jc w:val="center"/>
              <w:rPr>
                <w:ins w:id="2401" w:author="Christopher Boyer" w:date="2015-07-11T00:20:00Z"/>
                <w:rFonts w:ascii="Helvetica Neue" w:eastAsia="Times New Roman" w:hAnsi="Helvetica Neue" w:cs="Times New Roman"/>
                <w:i/>
                <w:iCs/>
                <w:color w:val="000000"/>
                <w:sz w:val="16"/>
                <w:szCs w:val="16"/>
              </w:rPr>
            </w:pPr>
            <w:ins w:id="2402" w:author="Christopher Boyer" w:date="2015-07-11T00:20:00Z">
              <w:r>
                <w:rPr>
                  <w:rFonts w:ascii="Helvetica Neue" w:eastAsia="Times New Roman" w:hAnsi="Helvetica Neue" w:cs="Times New Roman"/>
                  <w:i/>
                  <w:iCs/>
                  <w:color w:val="000000"/>
                  <w:sz w:val="16"/>
                  <w:szCs w:val="16"/>
                </w:rPr>
                <w:t>Effect within strata of training cohorts</w:t>
              </w:r>
            </w:ins>
          </w:p>
        </w:tc>
        <w:tc>
          <w:tcPr>
            <w:tcW w:w="261" w:type="dxa"/>
            <w:tcBorders>
              <w:top w:val="nil"/>
              <w:left w:val="nil"/>
              <w:bottom w:val="nil"/>
              <w:right w:val="nil"/>
            </w:tcBorders>
            <w:shd w:val="clear" w:color="auto" w:fill="auto"/>
            <w:noWrap/>
            <w:vAlign w:val="bottom"/>
            <w:hideMark/>
            <w:tcPrChange w:id="2403" w:author="Christopher Boyer" w:date="2015-07-11T00:22:00Z">
              <w:tcPr>
                <w:tcW w:w="261" w:type="dxa"/>
                <w:gridSpan w:val="2"/>
                <w:tcBorders>
                  <w:top w:val="nil"/>
                  <w:left w:val="nil"/>
                  <w:bottom w:val="nil"/>
                  <w:right w:val="nil"/>
                </w:tcBorders>
                <w:shd w:val="clear" w:color="auto" w:fill="auto"/>
                <w:noWrap/>
                <w:vAlign w:val="bottom"/>
                <w:hideMark/>
              </w:tcPr>
            </w:tcPrChange>
          </w:tcPr>
          <w:p w14:paraId="22234E32" w14:textId="77777777" w:rsidR="00E2396A" w:rsidRDefault="00E2396A">
            <w:pPr>
              <w:rPr>
                <w:ins w:id="2404" w:author="Christopher Boyer" w:date="2015-07-11T00:20:00Z"/>
                <w:rFonts w:ascii="Calibri" w:eastAsia="Times New Roman" w:hAnsi="Calibri" w:cs="Times New Roman"/>
                <w:color w:val="000000"/>
                <w:sz w:val="16"/>
                <w:szCs w:val="16"/>
              </w:rPr>
            </w:pPr>
          </w:p>
        </w:tc>
        <w:tc>
          <w:tcPr>
            <w:tcW w:w="3293" w:type="dxa"/>
            <w:gridSpan w:val="5"/>
            <w:tcBorders>
              <w:top w:val="nil"/>
              <w:left w:val="nil"/>
              <w:bottom w:val="single" w:sz="4" w:space="0" w:color="auto"/>
              <w:right w:val="nil"/>
            </w:tcBorders>
            <w:shd w:val="clear" w:color="auto" w:fill="auto"/>
            <w:vAlign w:val="bottom"/>
            <w:hideMark/>
            <w:tcPrChange w:id="2405" w:author="Christopher Boyer" w:date="2015-07-11T00:22:00Z">
              <w:tcPr>
                <w:tcW w:w="3293" w:type="dxa"/>
                <w:gridSpan w:val="8"/>
                <w:tcBorders>
                  <w:top w:val="nil"/>
                  <w:left w:val="nil"/>
                  <w:bottom w:val="single" w:sz="4" w:space="0" w:color="auto"/>
                  <w:right w:val="nil"/>
                </w:tcBorders>
                <w:shd w:val="clear" w:color="auto" w:fill="auto"/>
                <w:vAlign w:val="bottom"/>
                <w:hideMark/>
              </w:tcPr>
            </w:tcPrChange>
          </w:tcPr>
          <w:p w14:paraId="3F7B99EC" w14:textId="77777777" w:rsidR="00E2396A" w:rsidRDefault="00E2396A">
            <w:pPr>
              <w:jc w:val="center"/>
              <w:rPr>
                <w:ins w:id="2406" w:author="Christopher Boyer" w:date="2015-07-11T00:20:00Z"/>
                <w:rFonts w:ascii="Helvetica Neue" w:eastAsia="Times New Roman" w:hAnsi="Helvetica Neue" w:cs="Times New Roman"/>
                <w:i/>
                <w:iCs/>
                <w:color w:val="000000"/>
                <w:sz w:val="16"/>
                <w:szCs w:val="16"/>
              </w:rPr>
            </w:pPr>
            <w:ins w:id="2407" w:author="Christopher Boyer" w:date="2015-07-11T00:20:00Z">
              <w:r>
                <w:rPr>
                  <w:rFonts w:ascii="Helvetica Neue" w:eastAsia="Times New Roman" w:hAnsi="Helvetica Neue" w:cs="Times New Roman"/>
                  <w:i/>
                  <w:iCs/>
                  <w:color w:val="000000"/>
                  <w:sz w:val="16"/>
                  <w:szCs w:val="16"/>
                </w:rPr>
                <w:t>Effect vs. all nurses at baseline</w:t>
              </w:r>
            </w:ins>
          </w:p>
        </w:tc>
      </w:tr>
      <w:tr w:rsidR="00E2396A" w14:paraId="4764F005" w14:textId="77777777" w:rsidTr="00E2396A">
        <w:tblPrEx>
          <w:tblPrExChange w:id="2408" w:author="Christopher Boyer" w:date="2015-07-11T00:22:00Z">
            <w:tblPrEx>
              <w:tblW w:w="19406" w:type="dxa"/>
            </w:tblPrEx>
          </w:tblPrExChange>
        </w:tblPrEx>
        <w:trPr>
          <w:trHeight w:val="300"/>
          <w:ins w:id="2409" w:author="Christopher Boyer" w:date="2015-07-11T00:20:00Z"/>
          <w:trPrChange w:id="2410" w:author="Christopher Boyer" w:date="2015-07-11T00:22:00Z">
            <w:trPr>
              <w:wBefore w:w="1317" w:type="dxa"/>
              <w:wAfter w:w="5176" w:type="dxa"/>
              <w:trHeight w:val="300"/>
            </w:trPr>
          </w:trPrChange>
        </w:trPr>
        <w:tc>
          <w:tcPr>
            <w:tcW w:w="2059" w:type="dxa"/>
            <w:tcBorders>
              <w:top w:val="nil"/>
              <w:left w:val="nil"/>
              <w:bottom w:val="nil"/>
              <w:right w:val="nil"/>
            </w:tcBorders>
            <w:shd w:val="clear" w:color="auto" w:fill="auto"/>
            <w:noWrap/>
            <w:vAlign w:val="bottom"/>
            <w:hideMark/>
            <w:tcPrChange w:id="2411" w:author="Christopher Boyer" w:date="2015-07-11T00:22:00Z">
              <w:tcPr>
                <w:tcW w:w="1864" w:type="dxa"/>
                <w:gridSpan w:val="2"/>
                <w:tcBorders>
                  <w:top w:val="nil"/>
                  <w:left w:val="nil"/>
                  <w:bottom w:val="nil"/>
                  <w:right w:val="nil"/>
                </w:tcBorders>
                <w:shd w:val="clear" w:color="auto" w:fill="auto"/>
                <w:noWrap/>
                <w:vAlign w:val="bottom"/>
                <w:hideMark/>
              </w:tcPr>
            </w:tcPrChange>
          </w:tcPr>
          <w:p w14:paraId="636F0DF6" w14:textId="77777777" w:rsidR="00E2396A" w:rsidRDefault="00E2396A">
            <w:pPr>
              <w:rPr>
                <w:ins w:id="2412" w:author="Christopher Boyer" w:date="2015-07-11T00:20:00Z"/>
                <w:rFonts w:ascii="Helvetica Neue" w:eastAsia="Times New Roman" w:hAnsi="Helvetica Neue" w:cs="Times New Roman"/>
                <w:color w:val="000000"/>
                <w:sz w:val="16"/>
                <w:szCs w:val="16"/>
              </w:rPr>
            </w:pPr>
          </w:p>
        </w:tc>
        <w:tc>
          <w:tcPr>
            <w:tcW w:w="1697" w:type="dxa"/>
            <w:gridSpan w:val="2"/>
            <w:tcBorders>
              <w:top w:val="nil"/>
              <w:left w:val="nil"/>
              <w:bottom w:val="single" w:sz="4" w:space="0" w:color="auto"/>
              <w:right w:val="nil"/>
            </w:tcBorders>
            <w:shd w:val="clear" w:color="auto" w:fill="auto"/>
            <w:noWrap/>
            <w:vAlign w:val="bottom"/>
            <w:hideMark/>
            <w:tcPrChange w:id="2413" w:author="Christopher Boyer" w:date="2015-07-11T00:22:00Z">
              <w:tcPr>
                <w:tcW w:w="1697" w:type="dxa"/>
                <w:gridSpan w:val="3"/>
                <w:tcBorders>
                  <w:top w:val="nil"/>
                  <w:left w:val="nil"/>
                  <w:bottom w:val="single" w:sz="4" w:space="0" w:color="auto"/>
                  <w:right w:val="nil"/>
                </w:tcBorders>
                <w:shd w:val="clear" w:color="auto" w:fill="auto"/>
                <w:noWrap/>
                <w:vAlign w:val="bottom"/>
                <w:hideMark/>
              </w:tcPr>
            </w:tcPrChange>
          </w:tcPr>
          <w:p w14:paraId="36777347" w14:textId="77777777" w:rsidR="00E2396A" w:rsidRDefault="00E2396A">
            <w:pPr>
              <w:jc w:val="center"/>
              <w:rPr>
                <w:ins w:id="2414" w:author="Christopher Boyer" w:date="2015-07-11T00:20:00Z"/>
                <w:rFonts w:ascii="Helvetica Neue" w:eastAsia="Times New Roman" w:hAnsi="Helvetica Neue" w:cs="Times New Roman"/>
                <w:i/>
                <w:iCs/>
                <w:color w:val="000000"/>
                <w:sz w:val="16"/>
                <w:szCs w:val="16"/>
              </w:rPr>
            </w:pPr>
            <w:ins w:id="2415"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2416" w:author="Christopher Boyer" w:date="2015-07-11T00:22:00Z">
              <w:tcPr>
                <w:tcW w:w="261" w:type="dxa"/>
                <w:gridSpan w:val="2"/>
                <w:tcBorders>
                  <w:top w:val="nil"/>
                  <w:left w:val="nil"/>
                  <w:bottom w:val="nil"/>
                  <w:right w:val="nil"/>
                </w:tcBorders>
                <w:shd w:val="clear" w:color="auto" w:fill="auto"/>
                <w:noWrap/>
                <w:vAlign w:val="bottom"/>
                <w:hideMark/>
              </w:tcPr>
            </w:tcPrChange>
          </w:tcPr>
          <w:p w14:paraId="1F8E4DA0" w14:textId="77777777" w:rsidR="00E2396A" w:rsidRDefault="00E2396A">
            <w:pPr>
              <w:jc w:val="center"/>
              <w:rPr>
                <w:ins w:id="2417" w:author="Christopher Boyer" w:date="2015-07-11T00:20:00Z"/>
                <w:rFonts w:ascii="Helvetica Neue" w:eastAsia="Times New Roman" w:hAnsi="Helvetica Neue" w:cs="Times New Roman"/>
                <w:i/>
                <w:iCs/>
                <w:color w:val="000000"/>
                <w:sz w:val="16"/>
                <w:szCs w:val="16"/>
              </w:rPr>
            </w:pPr>
          </w:p>
        </w:tc>
        <w:tc>
          <w:tcPr>
            <w:tcW w:w="1847" w:type="dxa"/>
            <w:gridSpan w:val="2"/>
            <w:tcBorders>
              <w:top w:val="nil"/>
              <w:left w:val="nil"/>
              <w:bottom w:val="single" w:sz="4" w:space="0" w:color="auto"/>
              <w:right w:val="nil"/>
            </w:tcBorders>
            <w:shd w:val="clear" w:color="auto" w:fill="auto"/>
            <w:noWrap/>
            <w:vAlign w:val="bottom"/>
            <w:hideMark/>
            <w:tcPrChange w:id="2418" w:author="Christopher Boyer" w:date="2015-07-11T00:22:00Z">
              <w:tcPr>
                <w:tcW w:w="1847" w:type="dxa"/>
                <w:gridSpan w:val="3"/>
                <w:tcBorders>
                  <w:top w:val="nil"/>
                  <w:left w:val="nil"/>
                  <w:bottom w:val="single" w:sz="4" w:space="0" w:color="auto"/>
                  <w:right w:val="nil"/>
                </w:tcBorders>
                <w:shd w:val="clear" w:color="auto" w:fill="auto"/>
                <w:noWrap/>
                <w:vAlign w:val="bottom"/>
                <w:hideMark/>
              </w:tcPr>
            </w:tcPrChange>
          </w:tcPr>
          <w:p w14:paraId="3144BD01" w14:textId="77777777" w:rsidR="00E2396A" w:rsidRDefault="00E2396A">
            <w:pPr>
              <w:jc w:val="center"/>
              <w:rPr>
                <w:ins w:id="2419" w:author="Christopher Boyer" w:date="2015-07-11T00:20:00Z"/>
                <w:rFonts w:ascii="Helvetica Neue" w:eastAsia="Times New Roman" w:hAnsi="Helvetica Neue" w:cs="Times New Roman"/>
                <w:i/>
                <w:iCs/>
                <w:color w:val="000000"/>
                <w:sz w:val="16"/>
                <w:szCs w:val="16"/>
              </w:rPr>
            </w:pPr>
            <w:ins w:id="2420"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421"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513ACF3" w14:textId="77777777" w:rsidR="00E2396A" w:rsidRDefault="00E2396A">
            <w:pPr>
              <w:rPr>
                <w:ins w:id="2422" w:author="Christopher Boyer" w:date="2015-07-11T00:20:00Z"/>
                <w:rFonts w:ascii="Helvetica Neue" w:eastAsia="Times New Roman" w:hAnsi="Helvetica Neue"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423"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4EDEBB18" w14:textId="77777777" w:rsidR="00E2396A" w:rsidRDefault="00E2396A">
            <w:pPr>
              <w:jc w:val="center"/>
              <w:rPr>
                <w:ins w:id="2424" w:author="Christopher Boyer" w:date="2015-07-11T00:20:00Z"/>
                <w:rFonts w:ascii="Helvetica Neue" w:eastAsia="Times New Roman" w:hAnsi="Helvetica Neue" w:cs="Times New Roman"/>
                <w:i/>
                <w:iCs/>
                <w:color w:val="000000"/>
                <w:sz w:val="16"/>
                <w:szCs w:val="16"/>
              </w:rPr>
            </w:pPr>
            <w:ins w:id="2425"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2426" w:author="Christopher Boyer" w:date="2015-07-11T00:22:00Z">
              <w:tcPr>
                <w:tcW w:w="261" w:type="dxa"/>
                <w:gridSpan w:val="2"/>
                <w:tcBorders>
                  <w:top w:val="nil"/>
                  <w:left w:val="nil"/>
                  <w:bottom w:val="nil"/>
                  <w:right w:val="nil"/>
                </w:tcBorders>
                <w:shd w:val="clear" w:color="auto" w:fill="auto"/>
                <w:noWrap/>
                <w:vAlign w:val="bottom"/>
                <w:hideMark/>
              </w:tcPr>
            </w:tcPrChange>
          </w:tcPr>
          <w:p w14:paraId="51BC793C" w14:textId="77777777" w:rsidR="00E2396A" w:rsidRDefault="00E2396A">
            <w:pPr>
              <w:jc w:val="center"/>
              <w:rPr>
                <w:ins w:id="2427" w:author="Christopher Boyer" w:date="2015-07-11T00:20:00Z"/>
                <w:rFonts w:ascii="Helvetica Neue" w:eastAsia="Times New Roman" w:hAnsi="Helvetica Neue" w:cs="Times New Roman"/>
                <w:i/>
                <w:iCs/>
                <w:color w:val="000000"/>
                <w:sz w:val="16"/>
                <w:szCs w:val="16"/>
              </w:rPr>
            </w:pPr>
          </w:p>
        </w:tc>
        <w:tc>
          <w:tcPr>
            <w:tcW w:w="1950" w:type="dxa"/>
            <w:gridSpan w:val="2"/>
            <w:tcBorders>
              <w:top w:val="nil"/>
              <w:left w:val="nil"/>
              <w:bottom w:val="single" w:sz="4" w:space="0" w:color="auto"/>
              <w:right w:val="nil"/>
            </w:tcBorders>
            <w:shd w:val="clear" w:color="auto" w:fill="auto"/>
            <w:noWrap/>
            <w:vAlign w:val="bottom"/>
            <w:hideMark/>
            <w:tcPrChange w:id="2428" w:author="Christopher Boyer" w:date="2015-07-11T00:22:00Z">
              <w:tcPr>
                <w:tcW w:w="1950" w:type="dxa"/>
                <w:gridSpan w:val="3"/>
                <w:tcBorders>
                  <w:top w:val="nil"/>
                  <w:left w:val="nil"/>
                  <w:bottom w:val="single" w:sz="4" w:space="0" w:color="auto"/>
                  <w:right w:val="nil"/>
                </w:tcBorders>
                <w:shd w:val="clear" w:color="auto" w:fill="auto"/>
                <w:noWrap/>
                <w:vAlign w:val="bottom"/>
                <w:hideMark/>
              </w:tcPr>
            </w:tcPrChange>
          </w:tcPr>
          <w:p w14:paraId="4683D3C1" w14:textId="77777777" w:rsidR="00E2396A" w:rsidRDefault="00E2396A">
            <w:pPr>
              <w:jc w:val="center"/>
              <w:rPr>
                <w:ins w:id="2429" w:author="Christopher Boyer" w:date="2015-07-11T00:20:00Z"/>
                <w:rFonts w:ascii="Helvetica Neue" w:eastAsia="Times New Roman" w:hAnsi="Helvetica Neue" w:cs="Times New Roman"/>
                <w:i/>
                <w:iCs/>
                <w:color w:val="000000"/>
                <w:sz w:val="16"/>
                <w:szCs w:val="16"/>
              </w:rPr>
            </w:pPr>
            <w:ins w:id="2430" w:author="Christopher Boyer" w:date="2015-07-11T00:20:00Z">
              <w:r>
                <w:rPr>
                  <w:rFonts w:ascii="Helvetica Neue" w:eastAsia="Times New Roman" w:hAnsi="Helvetica Neue" w:cs="Times New Roman"/>
                  <w:i/>
                  <w:iCs/>
                  <w:color w:val="000000"/>
                  <w:sz w:val="16"/>
                  <w:szCs w:val="16"/>
                </w:rPr>
                <w:t>Post-intervention</w:t>
              </w:r>
            </w:ins>
          </w:p>
        </w:tc>
        <w:tc>
          <w:tcPr>
            <w:tcW w:w="261" w:type="dxa"/>
            <w:tcBorders>
              <w:top w:val="nil"/>
              <w:left w:val="nil"/>
              <w:bottom w:val="nil"/>
              <w:right w:val="nil"/>
            </w:tcBorders>
            <w:shd w:val="clear" w:color="auto" w:fill="auto"/>
            <w:noWrap/>
            <w:vAlign w:val="bottom"/>
            <w:hideMark/>
            <w:tcPrChange w:id="2431" w:author="Christopher Boyer" w:date="2015-07-11T00:22:00Z">
              <w:tcPr>
                <w:tcW w:w="261" w:type="dxa"/>
                <w:gridSpan w:val="2"/>
                <w:tcBorders>
                  <w:top w:val="nil"/>
                  <w:left w:val="nil"/>
                  <w:bottom w:val="nil"/>
                  <w:right w:val="nil"/>
                </w:tcBorders>
                <w:shd w:val="clear" w:color="auto" w:fill="auto"/>
                <w:noWrap/>
                <w:vAlign w:val="bottom"/>
                <w:hideMark/>
              </w:tcPr>
            </w:tcPrChange>
          </w:tcPr>
          <w:p w14:paraId="4A5F6E9A" w14:textId="77777777" w:rsidR="00E2396A" w:rsidRDefault="00E2396A">
            <w:pPr>
              <w:rPr>
                <w:ins w:id="2432" w:author="Christopher Boyer" w:date="2015-07-11T00:20:00Z"/>
                <w:rFonts w:ascii="Calibri" w:eastAsia="Times New Roman" w:hAnsi="Calibri" w:cs="Times New Roman"/>
                <w:color w:val="000000"/>
                <w:sz w:val="16"/>
                <w:szCs w:val="16"/>
              </w:rPr>
            </w:pPr>
          </w:p>
        </w:tc>
        <w:tc>
          <w:tcPr>
            <w:tcW w:w="1218" w:type="dxa"/>
            <w:gridSpan w:val="2"/>
            <w:tcBorders>
              <w:top w:val="nil"/>
              <w:left w:val="nil"/>
              <w:bottom w:val="single" w:sz="4" w:space="0" w:color="auto"/>
              <w:right w:val="nil"/>
            </w:tcBorders>
            <w:shd w:val="clear" w:color="auto" w:fill="auto"/>
            <w:noWrap/>
            <w:vAlign w:val="bottom"/>
            <w:hideMark/>
            <w:tcPrChange w:id="2433" w:author="Christopher Boyer" w:date="2015-07-11T00:22:00Z">
              <w:tcPr>
                <w:tcW w:w="1218" w:type="dxa"/>
                <w:gridSpan w:val="3"/>
                <w:tcBorders>
                  <w:top w:val="nil"/>
                  <w:left w:val="nil"/>
                  <w:bottom w:val="single" w:sz="4" w:space="0" w:color="auto"/>
                  <w:right w:val="nil"/>
                </w:tcBorders>
                <w:shd w:val="clear" w:color="auto" w:fill="auto"/>
                <w:noWrap/>
                <w:vAlign w:val="bottom"/>
                <w:hideMark/>
              </w:tcPr>
            </w:tcPrChange>
          </w:tcPr>
          <w:p w14:paraId="4A22DB78" w14:textId="77777777" w:rsidR="00E2396A" w:rsidRDefault="00E2396A">
            <w:pPr>
              <w:jc w:val="center"/>
              <w:rPr>
                <w:ins w:id="2434" w:author="Christopher Boyer" w:date="2015-07-11T00:20:00Z"/>
                <w:rFonts w:ascii="Helvetica Neue" w:eastAsia="Times New Roman" w:hAnsi="Helvetica Neue" w:cs="Times New Roman"/>
                <w:i/>
                <w:iCs/>
                <w:color w:val="000000"/>
                <w:sz w:val="16"/>
                <w:szCs w:val="16"/>
              </w:rPr>
            </w:pPr>
            <w:ins w:id="2435" w:author="Christopher Boyer" w:date="2015-07-11T00:20:00Z">
              <w:r>
                <w:rPr>
                  <w:rFonts w:ascii="Helvetica Neue" w:eastAsia="Times New Roman" w:hAnsi="Helvetica Neue" w:cs="Times New Roman"/>
                  <w:i/>
                  <w:iCs/>
                  <w:color w:val="000000"/>
                  <w:sz w:val="16"/>
                  <w:szCs w:val="16"/>
                </w:rPr>
                <w:t>Pre-intevention</w:t>
              </w:r>
            </w:ins>
          </w:p>
        </w:tc>
        <w:tc>
          <w:tcPr>
            <w:tcW w:w="261" w:type="dxa"/>
            <w:tcBorders>
              <w:top w:val="nil"/>
              <w:left w:val="nil"/>
              <w:bottom w:val="nil"/>
              <w:right w:val="nil"/>
            </w:tcBorders>
            <w:shd w:val="clear" w:color="auto" w:fill="auto"/>
            <w:noWrap/>
            <w:vAlign w:val="bottom"/>
            <w:hideMark/>
            <w:tcPrChange w:id="2436" w:author="Christopher Boyer" w:date="2015-07-11T00:22:00Z">
              <w:tcPr>
                <w:tcW w:w="261" w:type="dxa"/>
                <w:gridSpan w:val="2"/>
                <w:tcBorders>
                  <w:top w:val="nil"/>
                  <w:left w:val="nil"/>
                  <w:bottom w:val="nil"/>
                  <w:right w:val="nil"/>
                </w:tcBorders>
                <w:shd w:val="clear" w:color="auto" w:fill="auto"/>
                <w:noWrap/>
                <w:vAlign w:val="bottom"/>
                <w:hideMark/>
              </w:tcPr>
            </w:tcPrChange>
          </w:tcPr>
          <w:p w14:paraId="364A560C" w14:textId="77777777" w:rsidR="00E2396A" w:rsidRDefault="00E2396A">
            <w:pPr>
              <w:jc w:val="center"/>
              <w:rPr>
                <w:ins w:id="2437" w:author="Christopher Boyer" w:date="2015-07-11T00:20:00Z"/>
                <w:rFonts w:ascii="Helvetica Neue" w:eastAsia="Times New Roman" w:hAnsi="Helvetica Neue" w:cs="Times New Roman"/>
                <w:i/>
                <w:iCs/>
                <w:color w:val="000000"/>
                <w:sz w:val="16"/>
                <w:szCs w:val="16"/>
              </w:rPr>
            </w:pPr>
          </w:p>
        </w:tc>
        <w:tc>
          <w:tcPr>
            <w:tcW w:w="1814" w:type="dxa"/>
            <w:gridSpan w:val="2"/>
            <w:tcBorders>
              <w:top w:val="nil"/>
              <w:left w:val="nil"/>
              <w:bottom w:val="single" w:sz="4" w:space="0" w:color="auto"/>
              <w:right w:val="nil"/>
            </w:tcBorders>
            <w:shd w:val="clear" w:color="auto" w:fill="auto"/>
            <w:noWrap/>
            <w:vAlign w:val="bottom"/>
            <w:hideMark/>
            <w:tcPrChange w:id="2438" w:author="Christopher Boyer" w:date="2015-07-11T00:22:00Z">
              <w:tcPr>
                <w:tcW w:w="1814" w:type="dxa"/>
                <w:gridSpan w:val="3"/>
                <w:tcBorders>
                  <w:top w:val="nil"/>
                  <w:left w:val="nil"/>
                  <w:bottom w:val="single" w:sz="4" w:space="0" w:color="auto"/>
                  <w:right w:val="nil"/>
                </w:tcBorders>
                <w:shd w:val="clear" w:color="auto" w:fill="auto"/>
                <w:noWrap/>
                <w:vAlign w:val="bottom"/>
                <w:hideMark/>
              </w:tcPr>
            </w:tcPrChange>
          </w:tcPr>
          <w:p w14:paraId="5CD3E0D3" w14:textId="77777777" w:rsidR="00E2396A" w:rsidRDefault="00E2396A">
            <w:pPr>
              <w:jc w:val="center"/>
              <w:rPr>
                <w:ins w:id="2439" w:author="Christopher Boyer" w:date="2015-07-11T00:20:00Z"/>
                <w:rFonts w:ascii="Helvetica Neue" w:eastAsia="Times New Roman" w:hAnsi="Helvetica Neue" w:cs="Times New Roman"/>
                <w:i/>
                <w:iCs/>
                <w:color w:val="000000"/>
                <w:sz w:val="16"/>
                <w:szCs w:val="16"/>
              </w:rPr>
            </w:pPr>
            <w:ins w:id="2440" w:author="Christopher Boyer" w:date="2015-07-11T00:20:00Z">
              <w:r>
                <w:rPr>
                  <w:rFonts w:ascii="Helvetica Neue" w:eastAsia="Times New Roman" w:hAnsi="Helvetica Neue" w:cs="Times New Roman"/>
                  <w:i/>
                  <w:iCs/>
                  <w:color w:val="000000"/>
                  <w:sz w:val="16"/>
                  <w:szCs w:val="16"/>
                </w:rPr>
                <w:t>Post-intervention</w:t>
              </w:r>
            </w:ins>
          </w:p>
        </w:tc>
      </w:tr>
      <w:tr w:rsidR="00E2396A" w14:paraId="4130BB78" w14:textId="77777777" w:rsidTr="00E2396A">
        <w:trPr>
          <w:trHeight w:val="320"/>
          <w:ins w:id="2441" w:author="Christopher Boyer" w:date="2015-07-11T00:20:00Z"/>
          <w:trPrChange w:id="2442" w:author="Christopher Boyer" w:date="2015-07-11T00:22:00Z">
            <w:trPr>
              <w:gridAfter w:val="0"/>
              <w:wBefore w:w="1317" w:type="dxa"/>
              <w:wAfter w:w="5144" w:type="dxa"/>
              <w:trHeight w:val="320"/>
            </w:trPr>
          </w:trPrChange>
        </w:trPr>
        <w:tc>
          <w:tcPr>
            <w:tcW w:w="2059" w:type="dxa"/>
            <w:tcBorders>
              <w:top w:val="nil"/>
              <w:left w:val="nil"/>
              <w:bottom w:val="double" w:sz="6" w:space="0" w:color="auto"/>
              <w:right w:val="nil"/>
            </w:tcBorders>
            <w:shd w:val="clear" w:color="auto" w:fill="auto"/>
            <w:noWrap/>
            <w:vAlign w:val="bottom"/>
            <w:hideMark/>
            <w:tcPrChange w:id="2443" w:author="Christopher Boyer" w:date="2015-07-11T00:22:00Z">
              <w:tcPr>
                <w:tcW w:w="1700" w:type="dxa"/>
                <w:tcBorders>
                  <w:top w:val="nil"/>
                  <w:left w:val="nil"/>
                  <w:bottom w:val="double" w:sz="6" w:space="0" w:color="auto"/>
                  <w:right w:val="nil"/>
                </w:tcBorders>
                <w:shd w:val="clear" w:color="auto" w:fill="auto"/>
                <w:noWrap/>
                <w:vAlign w:val="bottom"/>
                <w:hideMark/>
              </w:tcPr>
            </w:tcPrChange>
          </w:tcPr>
          <w:p w14:paraId="0658C2D7" w14:textId="77777777" w:rsidR="00E2396A" w:rsidRDefault="00E2396A">
            <w:pPr>
              <w:rPr>
                <w:ins w:id="2444" w:author="Christopher Boyer" w:date="2015-07-11T00:20:00Z"/>
                <w:rFonts w:ascii="Helvetica Neue" w:eastAsia="Times New Roman" w:hAnsi="Helvetica Neue" w:cs="Times New Roman"/>
                <w:color w:val="000000"/>
                <w:sz w:val="16"/>
                <w:szCs w:val="16"/>
              </w:rPr>
            </w:pPr>
            <w:ins w:id="2445" w:author="Christopher Boyer" w:date="2015-07-11T00:20:00Z">
              <w:r>
                <w:rPr>
                  <w:rFonts w:ascii="Helvetica Neue" w:eastAsia="Times New Roman" w:hAnsi="Helvetica Neue" w:cs="Times New Roman"/>
                  <w:color w:val="000000"/>
                  <w:sz w:val="16"/>
                  <w:szCs w:val="16"/>
                </w:rPr>
                <w:t> </w:t>
              </w:r>
            </w:ins>
          </w:p>
        </w:tc>
        <w:tc>
          <w:tcPr>
            <w:tcW w:w="593" w:type="dxa"/>
            <w:tcBorders>
              <w:top w:val="nil"/>
              <w:left w:val="nil"/>
              <w:bottom w:val="double" w:sz="6" w:space="0" w:color="auto"/>
              <w:right w:val="nil"/>
            </w:tcBorders>
            <w:shd w:val="clear" w:color="auto" w:fill="auto"/>
            <w:noWrap/>
            <w:vAlign w:val="bottom"/>
            <w:hideMark/>
            <w:tcPrChange w:id="2446" w:author="Christopher Boyer" w:date="2015-07-11T00:22:00Z">
              <w:tcPr>
                <w:tcW w:w="589" w:type="dxa"/>
                <w:gridSpan w:val="2"/>
                <w:tcBorders>
                  <w:top w:val="nil"/>
                  <w:left w:val="nil"/>
                  <w:bottom w:val="double" w:sz="6" w:space="0" w:color="auto"/>
                  <w:right w:val="nil"/>
                </w:tcBorders>
                <w:shd w:val="clear" w:color="auto" w:fill="auto"/>
                <w:noWrap/>
                <w:vAlign w:val="bottom"/>
                <w:hideMark/>
              </w:tcPr>
            </w:tcPrChange>
          </w:tcPr>
          <w:p w14:paraId="16376F7A" w14:textId="77777777" w:rsidR="00E2396A" w:rsidRDefault="00E2396A">
            <w:pPr>
              <w:jc w:val="center"/>
              <w:rPr>
                <w:ins w:id="2447" w:author="Christopher Boyer" w:date="2015-07-11T00:20:00Z"/>
                <w:rFonts w:ascii="Helvetica Neue" w:eastAsia="Times New Roman" w:hAnsi="Helvetica Neue" w:cs="Times New Roman"/>
                <w:color w:val="000000"/>
                <w:sz w:val="16"/>
                <w:szCs w:val="16"/>
              </w:rPr>
            </w:pPr>
            <w:ins w:id="2448" w:author="Christopher Boyer" w:date="2015-07-11T00:20:00Z">
              <w:r>
                <w:rPr>
                  <w:rFonts w:ascii="Helvetica Neue" w:eastAsia="Times New Roman" w:hAnsi="Helvetica Neue" w:cs="Times New Roman"/>
                  <w:color w:val="000000"/>
                  <w:sz w:val="16"/>
                  <w:szCs w:val="16"/>
                </w:rPr>
                <w:t>OR</w:t>
              </w:r>
            </w:ins>
          </w:p>
        </w:tc>
        <w:tc>
          <w:tcPr>
            <w:tcW w:w="1104" w:type="dxa"/>
            <w:tcBorders>
              <w:top w:val="nil"/>
              <w:left w:val="nil"/>
              <w:bottom w:val="double" w:sz="6" w:space="0" w:color="auto"/>
              <w:right w:val="nil"/>
            </w:tcBorders>
            <w:shd w:val="clear" w:color="auto" w:fill="auto"/>
            <w:noWrap/>
            <w:vAlign w:val="bottom"/>
            <w:hideMark/>
            <w:tcPrChange w:id="2449"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67BC45BA" w14:textId="77777777" w:rsidR="00E2396A" w:rsidRDefault="00E2396A">
            <w:pPr>
              <w:jc w:val="center"/>
              <w:rPr>
                <w:ins w:id="2450" w:author="Christopher Boyer" w:date="2015-07-11T00:20:00Z"/>
                <w:rFonts w:ascii="Helvetica Neue" w:eastAsia="Times New Roman" w:hAnsi="Helvetica Neue" w:cs="Times New Roman"/>
                <w:color w:val="000000"/>
                <w:sz w:val="16"/>
                <w:szCs w:val="16"/>
              </w:rPr>
            </w:pPr>
            <w:ins w:id="2451"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452"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3CCBE96E" w14:textId="77777777" w:rsidR="00E2396A" w:rsidRDefault="00E2396A">
            <w:pPr>
              <w:jc w:val="center"/>
              <w:rPr>
                <w:ins w:id="2453" w:author="Christopher Boyer" w:date="2015-07-11T00:20:00Z"/>
                <w:rFonts w:ascii="Helvetica Neue" w:eastAsia="Times New Roman" w:hAnsi="Helvetica Neue" w:cs="Times New Roman"/>
                <w:color w:val="000000"/>
                <w:sz w:val="16"/>
                <w:szCs w:val="16"/>
              </w:rPr>
            </w:pPr>
            <w:ins w:id="2454"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double" w:sz="6" w:space="0" w:color="auto"/>
              <w:right w:val="nil"/>
            </w:tcBorders>
            <w:shd w:val="clear" w:color="auto" w:fill="auto"/>
            <w:noWrap/>
            <w:vAlign w:val="bottom"/>
            <w:hideMark/>
            <w:tcPrChange w:id="2455" w:author="Christopher Boyer" w:date="2015-07-11T00:22:00Z">
              <w:tcPr>
                <w:tcW w:w="761" w:type="dxa"/>
                <w:gridSpan w:val="2"/>
                <w:tcBorders>
                  <w:top w:val="nil"/>
                  <w:left w:val="nil"/>
                  <w:bottom w:val="double" w:sz="6" w:space="0" w:color="auto"/>
                  <w:right w:val="nil"/>
                </w:tcBorders>
                <w:shd w:val="clear" w:color="auto" w:fill="auto"/>
                <w:noWrap/>
                <w:vAlign w:val="bottom"/>
                <w:hideMark/>
              </w:tcPr>
            </w:tcPrChange>
          </w:tcPr>
          <w:p w14:paraId="75C6FA46" w14:textId="77777777" w:rsidR="00E2396A" w:rsidRDefault="00E2396A">
            <w:pPr>
              <w:jc w:val="center"/>
              <w:rPr>
                <w:ins w:id="2456" w:author="Christopher Boyer" w:date="2015-07-11T00:20:00Z"/>
                <w:rFonts w:ascii="Helvetica Neue" w:eastAsia="Times New Roman" w:hAnsi="Helvetica Neue" w:cs="Times New Roman"/>
                <w:color w:val="000000"/>
                <w:sz w:val="16"/>
                <w:szCs w:val="16"/>
              </w:rPr>
            </w:pPr>
            <w:ins w:id="2457" w:author="Christopher Boyer" w:date="2015-07-11T00:20:00Z">
              <w:r>
                <w:rPr>
                  <w:rFonts w:ascii="Helvetica Neue" w:eastAsia="Times New Roman" w:hAnsi="Helvetica Neue" w:cs="Times New Roman"/>
                  <w:color w:val="000000"/>
                  <w:sz w:val="16"/>
                  <w:szCs w:val="16"/>
                </w:rPr>
                <w:t>OR</w:t>
              </w:r>
            </w:ins>
          </w:p>
        </w:tc>
        <w:tc>
          <w:tcPr>
            <w:tcW w:w="1086" w:type="dxa"/>
            <w:tcBorders>
              <w:top w:val="nil"/>
              <w:left w:val="nil"/>
              <w:bottom w:val="double" w:sz="6" w:space="0" w:color="auto"/>
              <w:right w:val="nil"/>
            </w:tcBorders>
            <w:shd w:val="clear" w:color="auto" w:fill="auto"/>
            <w:noWrap/>
            <w:vAlign w:val="bottom"/>
            <w:hideMark/>
            <w:tcPrChange w:id="2458" w:author="Christopher Boyer" w:date="2015-07-11T00:22:00Z">
              <w:tcPr>
                <w:tcW w:w="1086" w:type="dxa"/>
                <w:tcBorders>
                  <w:top w:val="nil"/>
                  <w:left w:val="nil"/>
                  <w:bottom w:val="double" w:sz="6" w:space="0" w:color="auto"/>
                  <w:right w:val="nil"/>
                </w:tcBorders>
                <w:shd w:val="clear" w:color="auto" w:fill="auto"/>
                <w:noWrap/>
                <w:vAlign w:val="bottom"/>
                <w:hideMark/>
              </w:tcPr>
            </w:tcPrChange>
          </w:tcPr>
          <w:p w14:paraId="6D7C3D0C" w14:textId="77777777" w:rsidR="00E2396A" w:rsidRDefault="00E2396A">
            <w:pPr>
              <w:jc w:val="center"/>
              <w:rPr>
                <w:ins w:id="2459" w:author="Christopher Boyer" w:date="2015-07-11T00:20:00Z"/>
                <w:rFonts w:ascii="Helvetica Neue" w:eastAsia="Times New Roman" w:hAnsi="Helvetica Neue" w:cs="Times New Roman"/>
                <w:color w:val="000000"/>
                <w:sz w:val="16"/>
                <w:szCs w:val="16"/>
              </w:rPr>
            </w:pPr>
            <w:ins w:id="2460"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461"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523EEBAC" w14:textId="77777777" w:rsidR="00E2396A" w:rsidRDefault="00E2396A">
            <w:pPr>
              <w:rPr>
                <w:ins w:id="2462" w:author="Christopher Boyer" w:date="2015-07-11T00:20:00Z"/>
                <w:rFonts w:ascii="Helvetica Neue" w:eastAsia="Times New Roman" w:hAnsi="Helvetica Neue" w:cs="Times New Roman"/>
                <w:color w:val="000000"/>
                <w:sz w:val="16"/>
                <w:szCs w:val="16"/>
              </w:rPr>
            </w:pPr>
            <w:ins w:id="2463"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464"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52E3F821" w14:textId="77777777" w:rsidR="00E2396A" w:rsidRDefault="00E2396A">
            <w:pPr>
              <w:jc w:val="center"/>
              <w:rPr>
                <w:ins w:id="2465" w:author="Christopher Boyer" w:date="2015-07-11T00:20:00Z"/>
                <w:rFonts w:ascii="Helvetica Neue" w:eastAsia="Times New Roman" w:hAnsi="Helvetica Neue" w:cs="Times New Roman"/>
                <w:color w:val="000000"/>
                <w:sz w:val="16"/>
                <w:szCs w:val="16"/>
              </w:rPr>
            </w:pPr>
            <w:ins w:id="2466"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467"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0EB2F13E" w14:textId="77777777" w:rsidR="00E2396A" w:rsidRDefault="00E2396A">
            <w:pPr>
              <w:jc w:val="center"/>
              <w:rPr>
                <w:ins w:id="2468" w:author="Christopher Boyer" w:date="2015-07-11T00:20:00Z"/>
                <w:rFonts w:ascii="Helvetica Neue" w:eastAsia="Times New Roman" w:hAnsi="Helvetica Neue" w:cs="Times New Roman"/>
                <w:color w:val="000000"/>
                <w:sz w:val="16"/>
                <w:szCs w:val="16"/>
              </w:rPr>
            </w:pPr>
            <w:ins w:id="2469"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470"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01DD968B" w14:textId="77777777" w:rsidR="00E2396A" w:rsidRDefault="00E2396A">
            <w:pPr>
              <w:jc w:val="center"/>
              <w:rPr>
                <w:ins w:id="2471" w:author="Christopher Boyer" w:date="2015-07-11T00:20:00Z"/>
                <w:rFonts w:ascii="Helvetica Neue" w:eastAsia="Times New Roman" w:hAnsi="Helvetica Neue" w:cs="Times New Roman"/>
                <w:color w:val="000000"/>
                <w:sz w:val="16"/>
                <w:szCs w:val="16"/>
              </w:rPr>
            </w:pPr>
            <w:ins w:id="2472" w:author="Christopher Boyer" w:date="2015-07-11T00:20:00Z">
              <w:r>
                <w:rPr>
                  <w:rFonts w:ascii="Helvetica Neue" w:eastAsia="Times New Roman" w:hAnsi="Helvetica Neue" w:cs="Times New Roman"/>
                  <w:color w:val="000000"/>
                  <w:sz w:val="16"/>
                  <w:szCs w:val="16"/>
                </w:rPr>
                <w:t> </w:t>
              </w:r>
            </w:ins>
          </w:p>
        </w:tc>
        <w:tc>
          <w:tcPr>
            <w:tcW w:w="744" w:type="dxa"/>
            <w:tcBorders>
              <w:top w:val="nil"/>
              <w:left w:val="nil"/>
              <w:bottom w:val="double" w:sz="6" w:space="0" w:color="auto"/>
              <w:right w:val="nil"/>
            </w:tcBorders>
            <w:shd w:val="clear" w:color="auto" w:fill="auto"/>
            <w:noWrap/>
            <w:vAlign w:val="bottom"/>
            <w:hideMark/>
            <w:tcPrChange w:id="2473"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2CE4FCC2" w14:textId="77777777" w:rsidR="00E2396A" w:rsidRDefault="00E2396A">
            <w:pPr>
              <w:jc w:val="center"/>
              <w:rPr>
                <w:ins w:id="2474" w:author="Christopher Boyer" w:date="2015-07-11T00:20:00Z"/>
                <w:rFonts w:ascii="Helvetica Neue" w:eastAsia="Times New Roman" w:hAnsi="Helvetica Neue" w:cs="Times New Roman"/>
                <w:color w:val="000000"/>
                <w:sz w:val="16"/>
                <w:szCs w:val="16"/>
              </w:rPr>
            </w:pPr>
            <w:ins w:id="2475" w:author="Christopher Boyer" w:date="2015-07-11T00:20:00Z">
              <w:r>
                <w:rPr>
                  <w:rFonts w:ascii="Helvetica Neue" w:eastAsia="Times New Roman" w:hAnsi="Helvetica Neue" w:cs="Times New Roman"/>
                  <w:color w:val="000000"/>
                  <w:sz w:val="16"/>
                  <w:szCs w:val="16"/>
                </w:rPr>
                <w:t>OR</w:t>
              </w:r>
            </w:ins>
          </w:p>
        </w:tc>
        <w:tc>
          <w:tcPr>
            <w:tcW w:w="1206" w:type="dxa"/>
            <w:tcBorders>
              <w:top w:val="nil"/>
              <w:left w:val="nil"/>
              <w:bottom w:val="double" w:sz="6" w:space="0" w:color="auto"/>
              <w:right w:val="nil"/>
            </w:tcBorders>
            <w:shd w:val="clear" w:color="auto" w:fill="auto"/>
            <w:noWrap/>
            <w:vAlign w:val="bottom"/>
            <w:hideMark/>
            <w:tcPrChange w:id="2476" w:author="Christopher Boyer" w:date="2015-07-11T00:22:00Z">
              <w:tcPr>
                <w:tcW w:w="1206" w:type="dxa"/>
                <w:tcBorders>
                  <w:top w:val="nil"/>
                  <w:left w:val="nil"/>
                  <w:bottom w:val="double" w:sz="6" w:space="0" w:color="auto"/>
                  <w:right w:val="nil"/>
                </w:tcBorders>
                <w:shd w:val="clear" w:color="auto" w:fill="auto"/>
                <w:noWrap/>
                <w:vAlign w:val="bottom"/>
                <w:hideMark/>
              </w:tcPr>
            </w:tcPrChange>
          </w:tcPr>
          <w:p w14:paraId="67C16309" w14:textId="77777777" w:rsidR="00E2396A" w:rsidRDefault="00E2396A">
            <w:pPr>
              <w:jc w:val="center"/>
              <w:rPr>
                <w:ins w:id="2477" w:author="Christopher Boyer" w:date="2015-07-11T00:20:00Z"/>
                <w:rFonts w:ascii="Helvetica Neue" w:eastAsia="Times New Roman" w:hAnsi="Helvetica Neue" w:cs="Times New Roman"/>
                <w:color w:val="000000"/>
                <w:sz w:val="16"/>
                <w:szCs w:val="16"/>
              </w:rPr>
            </w:pPr>
            <w:ins w:id="2478"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479"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010148D5" w14:textId="77777777" w:rsidR="00E2396A" w:rsidRDefault="00E2396A">
            <w:pPr>
              <w:rPr>
                <w:ins w:id="2480" w:author="Christopher Boyer" w:date="2015-07-11T00:20:00Z"/>
                <w:rFonts w:ascii="Calibri" w:eastAsia="Times New Roman" w:hAnsi="Calibri" w:cs="Times New Roman"/>
                <w:color w:val="000000"/>
                <w:sz w:val="16"/>
                <w:szCs w:val="16"/>
              </w:rPr>
            </w:pPr>
            <w:ins w:id="2481" w:author="Christopher Boyer" w:date="2015-07-11T00:20:00Z">
              <w:r>
                <w:rPr>
                  <w:rFonts w:ascii="Calibri" w:eastAsia="Times New Roman" w:hAnsi="Calibri" w:cs="Times New Roman"/>
                  <w:color w:val="000000"/>
                  <w:sz w:val="16"/>
                  <w:szCs w:val="16"/>
                </w:rPr>
                <w:t> </w:t>
              </w:r>
            </w:ins>
          </w:p>
        </w:tc>
        <w:tc>
          <w:tcPr>
            <w:tcW w:w="448" w:type="dxa"/>
            <w:tcBorders>
              <w:top w:val="nil"/>
              <w:left w:val="nil"/>
              <w:bottom w:val="double" w:sz="6" w:space="0" w:color="auto"/>
              <w:right w:val="nil"/>
            </w:tcBorders>
            <w:shd w:val="clear" w:color="auto" w:fill="auto"/>
            <w:noWrap/>
            <w:vAlign w:val="bottom"/>
            <w:hideMark/>
            <w:tcPrChange w:id="2482" w:author="Christopher Boyer" w:date="2015-07-11T00:22:00Z">
              <w:tcPr>
                <w:tcW w:w="354" w:type="dxa"/>
                <w:gridSpan w:val="2"/>
                <w:tcBorders>
                  <w:top w:val="nil"/>
                  <w:left w:val="nil"/>
                  <w:bottom w:val="double" w:sz="6" w:space="0" w:color="auto"/>
                  <w:right w:val="nil"/>
                </w:tcBorders>
                <w:shd w:val="clear" w:color="auto" w:fill="auto"/>
                <w:noWrap/>
                <w:vAlign w:val="bottom"/>
                <w:hideMark/>
              </w:tcPr>
            </w:tcPrChange>
          </w:tcPr>
          <w:p w14:paraId="2953D0D2" w14:textId="77777777" w:rsidR="00E2396A" w:rsidRDefault="00E2396A">
            <w:pPr>
              <w:jc w:val="center"/>
              <w:rPr>
                <w:ins w:id="2483" w:author="Christopher Boyer" w:date="2015-07-11T00:20:00Z"/>
                <w:rFonts w:ascii="Helvetica Neue" w:eastAsia="Times New Roman" w:hAnsi="Helvetica Neue" w:cs="Times New Roman"/>
                <w:color w:val="000000"/>
                <w:sz w:val="16"/>
                <w:szCs w:val="16"/>
              </w:rPr>
            </w:pPr>
            <w:ins w:id="2484" w:author="Christopher Boyer" w:date="2015-07-11T00:20:00Z">
              <w:r>
                <w:rPr>
                  <w:rFonts w:ascii="Helvetica Neue" w:eastAsia="Times New Roman" w:hAnsi="Helvetica Neue" w:cs="Times New Roman"/>
                  <w:color w:val="000000"/>
                  <w:sz w:val="16"/>
                  <w:szCs w:val="16"/>
                </w:rPr>
                <w:t>OR</w:t>
              </w:r>
            </w:ins>
          </w:p>
        </w:tc>
        <w:tc>
          <w:tcPr>
            <w:tcW w:w="770" w:type="dxa"/>
            <w:tcBorders>
              <w:top w:val="nil"/>
              <w:left w:val="nil"/>
              <w:bottom w:val="double" w:sz="6" w:space="0" w:color="auto"/>
              <w:right w:val="nil"/>
            </w:tcBorders>
            <w:shd w:val="clear" w:color="auto" w:fill="auto"/>
            <w:noWrap/>
            <w:vAlign w:val="bottom"/>
            <w:hideMark/>
            <w:tcPrChange w:id="2485" w:author="Christopher Boyer" w:date="2015-07-11T00:22:00Z">
              <w:tcPr>
                <w:tcW w:w="770" w:type="dxa"/>
                <w:tcBorders>
                  <w:top w:val="nil"/>
                  <w:left w:val="nil"/>
                  <w:bottom w:val="double" w:sz="6" w:space="0" w:color="auto"/>
                  <w:right w:val="nil"/>
                </w:tcBorders>
                <w:shd w:val="clear" w:color="auto" w:fill="auto"/>
                <w:noWrap/>
                <w:vAlign w:val="bottom"/>
                <w:hideMark/>
              </w:tcPr>
            </w:tcPrChange>
          </w:tcPr>
          <w:p w14:paraId="0F7EE009" w14:textId="77777777" w:rsidR="00E2396A" w:rsidRDefault="00E2396A">
            <w:pPr>
              <w:jc w:val="center"/>
              <w:rPr>
                <w:ins w:id="2486" w:author="Christopher Boyer" w:date="2015-07-11T00:20:00Z"/>
                <w:rFonts w:ascii="Helvetica Neue" w:eastAsia="Times New Roman" w:hAnsi="Helvetica Neue" w:cs="Times New Roman"/>
                <w:color w:val="000000"/>
                <w:sz w:val="16"/>
                <w:szCs w:val="16"/>
              </w:rPr>
            </w:pPr>
            <w:ins w:id="2487" w:author="Christopher Boyer" w:date="2015-07-11T00:20:00Z">
              <w:r>
                <w:rPr>
                  <w:rFonts w:ascii="Helvetica Neue" w:eastAsia="Times New Roman" w:hAnsi="Helvetica Neue" w:cs="Times New Roman"/>
                  <w:color w:val="000000"/>
                  <w:sz w:val="16"/>
                  <w:szCs w:val="16"/>
                </w:rPr>
                <w:t>95% CI</w:t>
              </w:r>
            </w:ins>
          </w:p>
        </w:tc>
        <w:tc>
          <w:tcPr>
            <w:tcW w:w="261" w:type="dxa"/>
            <w:tcBorders>
              <w:top w:val="nil"/>
              <w:left w:val="nil"/>
              <w:bottom w:val="double" w:sz="6" w:space="0" w:color="auto"/>
              <w:right w:val="nil"/>
            </w:tcBorders>
            <w:shd w:val="clear" w:color="auto" w:fill="auto"/>
            <w:noWrap/>
            <w:vAlign w:val="bottom"/>
            <w:hideMark/>
            <w:tcPrChange w:id="2488" w:author="Christopher Boyer" w:date="2015-07-11T00:22:00Z">
              <w:tcPr>
                <w:tcW w:w="101" w:type="dxa"/>
                <w:gridSpan w:val="2"/>
                <w:tcBorders>
                  <w:top w:val="nil"/>
                  <w:left w:val="nil"/>
                  <w:bottom w:val="double" w:sz="6" w:space="0" w:color="auto"/>
                  <w:right w:val="nil"/>
                </w:tcBorders>
                <w:shd w:val="clear" w:color="auto" w:fill="auto"/>
                <w:noWrap/>
                <w:vAlign w:val="bottom"/>
                <w:hideMark/>
              </w:tcPr>
            </w:tcPrChange>
          </w:tcPr>
          <w:p w14:paraId="11656CC9" w14:textId="77777777" w:rsidR="00E2396A" w:rsidRDefault="00E2396A">
            <w:pPr>
              <w:jc w:val="center"/>
              <w:rPr>
                <w:ins w:id="2489" w:author="Christopher Boyer" w:date="2015-07-11T00:20:00Z"/>
                <w:rFonts w:ascii="Helvetica Neue" w:eastAsia="Times New Roman" w:hAnsi="Helvetica Neue" w:cs="Times New Roman"/>
                <w:color w:val="000000"/>
                <w:sz w:val="16"/>
                <w:szCs w:val="16"/>
              </w:rPr>
            </w:pPr>
            <w:ins w:id="2490" w:author="Christopher Boyer" w:date="2015-07-11T00:20:00Z">
              <w:r>
                <w:rPr>
                  <w:rFonts w:ascii="Helvetica Neue" w:eastAsia="Times New Roman" w:hAnsi="Helvetica Neue" w:cs="Times New Roman"/>
                  <w:color w:val="000000"/>
                  <w:sz w:val="16"/>
                  <w:szCs w:val="16"/>
                </w:rPr>
                <w:t> </w:t>
              </w:r>
            </w:ins>
          </w:p>
        </w:tc>
        <w:tc>
          <w:tcPr>
            <w:tcW w:w="725" w:type="dxa"/>
            <w:tcBorders>
              <w:top w:val="nil"/>
              <w:left w:val="nil"/>
              <w:bottom w:val="double" w:sz="6" w:space="0" w:color="auto"/>
              <w:right w:val="nil"/>
            </w:tcBorders>
            <w:shd w:val="clear" w:color="auto" w:fill="auto"/>
            <w:noWrap/>
            <w:vAlign w:val="bottom"/>
            <w:hideMark/>
            <w:tcPrChange w:id="2491" w:author="Christopher Boyer" w:date="2015-07-11T00:22:00Z">
              <w:tcPr>
                <w:tcW w:w="725" w:type="dxa"/>
                <w:gridSpan w:val="2"/>
                <w:tcBorders>
                  <w:top w:val="nil"/>
                  <w:left w:val="nil"/>
                  <w:bottom w:val="double" w:sz="6" w:space="0" w:color="auto"/>
                  <w:right w:val="nil"/>
                </w:tcBorders>
                <w:shd w:val="clear" w:color="auto" w:fill="auto"/>
                <w:noWrap/>
                <w:vAlign w:val="bottom"/>
                <w:hideMark/>
              </w:tcPr>
            </w:tcPrChange>
          </w:tcPr>
          <w:p w14:paraId="7B0B1CFE" w14:textId="77777777" w:rsidR="00E2396A" w:rsidRDefault="00E2396A">
            <w:pPr>
              <w:jc w:val="center"/>
              <w:rPr>
                <w:ins w:id="2492" w:author="Christopher Boyer" w:date="2015-07-11T00:20:00Z"/>
                <w:rFonts w:ascii="Helvetica Neue" w:eastAsia="Times New Roman" w:hAnsi="Helvetica Neue" w:cs="Times New Roman"/>
                <w:color w:val="000000"/>
                <w:sz w:val="16"/>
                <w:szCs w:val="16"/>
              </w:rPr>
            </w:pPr>
            <w:ins w:id="2493" w:author="Christopher Boyer" w:date="2015-07-11T00:20:00Z">
              <w:r>
                <w:rPr>
                  <w:rFonts w:ascii="Helvetica Neue" w:eastAsia="Times New Roman" w:hAnsi="Helvetica Neue" w:cs="Times New Roman"/>
                  <w:color w:val="000000"/>
                  <w:sz w:val="16"/>
                  <w:szCs w:val="16"/>
                </w:rPr>
                <w:t>OR</w:t>
              </w:r>
            </w:ins>
          </w:p>
        </w:tc>
        <w:tc>
          <w:tcPr>
            <w:tcW w:w="1089" w:type="dxa"/>
            <w:tcBorders>
              <w:top w:val="nil"/>
              <w:left w:val="nil"/>
              <w:bottom w:val="double" w:sz="6" w:space="0" w:color="auto"/>
              <w:right w:val="nil"/>
            </w:tcBorders>
            <w:shd w:val="clear" w:color="auto" w:fill="auto"/>
            <w:noWrap/>
            <w:vAlign w:val="bottom"/>
            <w:hideMark/>
            <w:tcPrChange w:id="2494" w:author="Christopher Boyer" w:date="2015-07-11T00:22:00Z">
              <w:tcPr>
                <w:tcW w:w="1089" w:type="dxa"/>
                <w:tcBorders>
                  <w:top w:val="nil"/>
                  <w:left w:val="nil"/>
                  <w:bottom w:val="double" w:sz="6" w:space="0" w:color="auto"/>
                  <w:right w:val="nil"/>
                </w:tcBorders>
                <w:shd w:val="clear" w:color="auto" w:fill="auto"/>
                <w:noWrap/>
                <w:vAlign w:val="bottom"/>
                <w:hideMark/>
              </w:tcPr>
            </w:tcPrChange>
          </w:tcPr>
          <w:p w14:paraId="746426C8" w14:textId="77777777" w:rsidR="00E2396A" w:rsidRDefault="00E2396A">
            <w:pPr>
              <w:jc w:val="center"/>
              <w:rPr>
                <w:ins w:id="2495" w:author="Christopher Boyer" w:date="2015-07-11T00:20:00Z"/>
                <w:rFonts w:ascii="Helvetica Neue" w:eastAsia="Times New Roman" w:hAnsi="Helvetica Neue" w:cs="Times New Roman"/>
                <w:color w:val="000000"/>
                <w:sz w:val="16"/>
                <w:szCs w:val="16"/>
              </w:rPr>
            </w:pPr>
            <w:ins w:id="2496" w:author="Christopher Boyer" w:date="2015-07-11T00:20:00Z">
              <w:r>
                <w:rPr>
                  <w:rFonts w:ascii="Helvetica Neue" w:eastAsia="Times New Roman" w:hAnsi="Helvetica Neue" w:cs="Times New Roman"/>
                  <w:color w:val="000000"/>
                  <w:sz w:val="16"/>
                  <w:szCs w:val="16"/>
                </w:rPr>
                <w:t>95% CI</w:t>
              </w:r>
            </w:ins>
          </w:p>
        </w:tc>
      </w:tr>
      <w:tr w:rsidR="00E2396A" w14:paraId="0D4462E0" w14:textId="77777777" w:rsidTr="00E2396A">
        <w:trPr>
          <w:trHeight w:val="320"/>
          <w:ins w:id="2497" w:author="Christopher Boyer" w:date="2015-07-11T00:20:00Z"/>
          <w:trPrChange w:id="2498" w:author="Christopher Boyer" w:date="2015-07-11T00:22:00Z">
            <w:trPr>
              <w:gridAfter w:val="0"/>
              <w:wBefore w:w="1317" w:type="dxa"/>
              <w:wAfter w:w="5144" w:type="dxa"/>
              <w:trHeight w:val="320"/>
            </w:trPr>
          </w:trPrChange>
        </w:trPr>
        <w:tc>
          <w:tcPr>
            <w:tcW w:w="2059" w:type="dxa"/>
            <w:tcBorders>
              <w:top w:val="nil"/>
              <w:left w:val="nil"/>
              <w:bottom w:val="nil"/>
              <w:right w:val="nil"/>
            </w:tcBorders>
            <w:shd w:val="clear" w:color="auto" w:fill="auto"/>
            <w:noWrap/>
            <w:vAlign w:val="bottom"/>
            <w:hideMark/>
            <w:tcPrChange w:id="2499" w:author="Christopher Boyer" w:date="2015-07-11T00:22:00Z">
              <w:tcPr>
                <w:tcW w:w="1700" w:type="dxa"/>
                <w:tcBorders>
                  <w:top w:val="nil"/>
                  <w:left w:val="nil"/>
                  <w:bottom w:val="nil"/>
                  <w:right w:val="nil"/>
                </w:tcBorders>
                <w:shd w:val="clear" w:color="auto" w:fill="auto"/>
                <w:noWrap/>
                <w:vAlign w:val="bottom"/>
                <w:hideMark/>
              </w:tcPr>
            </w:tcPrChange>
          </w:tcPr>
          <w:p w14:paraId="0594CB54" w14:textId="77777777" w:rsidR="00E2396A" w:rsidRDefault="00E2396A">
            <w:pPr>
              <w:rPr>
                <w:ins w:id="2500" w:author="Christopher Boyer" w:date="2015-07-11T00:20:00Z"/>
                <w:rFonts w:ascii="Helvetica Neue" w:eastAsia="Times New Roman" w:hAnsi="Helvetica Neue" w:cs="Times New Roman"/>
                <w:b/>
                <w:bCs/>
                <w:color w:val="000000"/>
                <w:sz w:val="16"/>
                <w:szCs w:val="16"/>
              </w:rPr>
            </w:pPr>
            <w:ins w:id="2501" w:author="Christopher Boyer" w:date="2015-07-11T00:20:00Z">
              <w:r>
                <w:rPr>
                  <w:rFonts w:ascii="Helvetica Neue" w:eastAsia="Times New Roman" w:hAnsi="Helvetica Neue" w:cs="Times New Roman"/>
                  <w:b/>
                  <w:bCs/>
                  <w:color w:val="000000"/>
                  <w:sz w:val="16"/>
                  <w:szCs w:val="16"/>
                </w:rPr>
                <w:t>IMAI trained</w:t>
              </w:r>
            </w:ins>
          </w:p>
        </w:tc>
        <w:tc>
          <w:tcPr>
            <w:tcW w:w="593" w:type="dxa"/>
            <w:tcBorders>
              <w:top w:val="nil"/>
              <w:left w:val="nil"/>
              <w:bottom w:val="nil"/>
              <w:right w:val="nil"/>
            </w:tcBorders>
            <w:shd w:val="clear" w:color="auto" w:fill="auto"/>
            <w:noWrap/>
            <w:vAlign w:val="bottom"/>
            <w:hideMark/>
            <w:tcPrChange w:id="2502" w:author="Christopher Boyer" w:date="2015-07-11T00:22:00Z">
              <w:tcPr>
                <w:tcW w:w="589" w:type="dxa"/>
                <w:gridSpan w:val="2"/>
                <w:tcBorders>
                  <w:top w:val="nil"/>
                  <w:left w:val="nil"/>
                  <w:bottom w:val="nil"/>
                  <w:right w:val="nil"/>
                </w:tcBorders>
                <w:shd w:val="clear" w:color="auto" w:fill="auto"/>
                <w:noWrap/>
                <w:vAlign w:val="bottom"/>
                <w:hideMark/>
              </w:tcPr>
            </w:tcPrChange>
          </w:tcPr>
          <w:p w14:paraId="38491C19" w14:textId="77777777" w:rsidR="00E2396A" w:rsidRDefault="00E2396A">
            <w:pPr>
              <w:jc w:val="right"/>
              <w:rPr>
                <w:ins w:id="2503" w:author="Christopher Boyer" w:date="2015-07-11T00:20:00Z"/>
                <w:rFonts w:ascii="Helvetica Neue" w:eastAsia="Times New Roman" w:hAnsi="Helvetica Neue" w:cs="Times New Roman"/>
                <w:color w:val="000000"/>
                <w:sz w:val="16"/>
                <w:szCs w:val="16"/>
              </w:rPr>
            </w:pPr>
          </w:p>
        </w:tc>
        <w:tc>
          <w:tcPr>
            <w:tcW w:w="1104" w:type="dxa"/>
            <w:tcBorders>
              <w:top w:val="nil"/>
              <w:left w:val="nil"/>
              <w:bottom w:val="nil"/>
              <w:right w:val="nil"/>
            </w:tcBorders>
            <w:shd w:val="clear" w:color="auto" w:fill="auto"/>
            <w:noWrap/>
            <w:vAlign w:val="bottom"/>
            <w:hideMark/>
            <w:tcPrChange w:id="2504" w:author="Christopher Boyer" w:date="2015-07-11T00:22:00Z">
              <w:tcPr>
                <w:tcW w:w="1086" w:type="dxa"/>
                <w:tcBorders>
                  <w:top w:val="nil"/>
                  <w:left w:val="nil"/>
                  <w:bottom w:val="nil"/>
                  <w:right w:val="nil"/>
                </w:tcBorders>
                <w:shd w:val="clear" w:color="auto" w:fill="auto"/>
                <w:noWrap/>
                <w:vAlign w:val="bottom"/>
                <w:hideMark/>
              </w:tcPr>
            </w:tcPrChange>
          </w:tcPr>
          <w:p w14:paraId="67C7C8F7" w14:textId="77777777" w:rsidR="00E2396A" w:rsidRDefault="00E2396A">
            <w:pPr>
              <w:jc w:val="right"/>
              <w:rPr>
                <w:ins w:id="2505"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50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6759C6B" w14:textId="77777777" w:rsidR="00E2396A" w:rsidRDefault="00E2396A">
            <w:pPr>
              <w:jc w:val="right"/>
              <w:rPr>
                <w:ins w:id="2507"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508" w:author="Christopher Boyer" w:date="2015-07-11T00:22:00Z">
              <w:tcPr>
                <w:tcW w:w="761" w:type="dxa"/>
                <w:gridSpan w:val="2"/>
                <w:tcBorders>
                  <w:top w:val="nil"/>
                  <w:left w:val="nil"/>
                  <w:bottom w:val="nil"/>
                  <w:right w:val="nil"/>
                </w:tcBorders>
                <w:shd w:val="clear" w:color="auto" w:fill="auto"/>
                <w:noWrap/>
                <w:vAlign w:val="bottom"/>
                <w:hideMark/>
              </w:tcPr>
            </w:tcPrChange>
          </w:tcPr>
          <w:p w14:paraId="18FEBC45" w14:textId="77777777" w:rsidR="00E2396A" w:rsidRDefault="00E2396A">
            <w:pPr>
              <w:jc w:val="right"/>
              <w:rPr>
                <w:ins w:id="2509" w:author="Christopher Boyer" w:date="2015-07-11T00:20:00Z"/>
                <w:rFonts w:ascii="Helvetica Neue" w:eastAsia="Times New Roman" w:hAnsi="Helvetica Neue" w:cs="Times New Roman"/>
                <w:color w:val="000000"/>
                <w:sz w:val="16"/>
                <w:szCs w:val="16"/>
              </w:rPr>
            </w:pPr>
          </w:p>
        </w:tc>
        <w:tc>
          <w:tcPr>
            <w:tcW w:w="1086" w:type="dxa"/>
            <w:tcBorders>
              <w:top w:val="nil"/>
              <w:left w:val="nil"/>
              <w:bottom w:val="nil"/>
              <w:right w:val="nil"/>
            </w:tcBorders>
            <w:shd w:val="clear" w:color="auto" w:fill="auto"/>
            <w:noWrap/>
            <w:vAlign w:val="bottom"/>
            <w:hideMark/>
            <w:tcPrChange w:id="2510" w:author="Christopher Boyer" w:date="2015-07-11T00:22:00Z">
              <w:tcPr>
                <w:tcW w:w="1086" w:type="dxa"/>
                <w:tcBorders>
                  <w:top w:val="nil"/>
                  <w:left w:val="nil"/>
                  <w:bottom w:val="nil"/>
                  <w:right w:val="nil"/>
                </w:tcBorders>
                <w:shd w:val="clear" w:color="auto" w:fill="auto"/>
                <w:noWrap/>
                <w:vAlign w:val="bottom"/>
                <w:hideMark/>
              </w:tcPr>
            </w:tcPrChange>
          </w:tcPr>
          <w:p w14:paraId="7F895F3B" w14:textId="77777777" w:rsidR="00E2396A" w:rsidRDefault="00E2396A">
            <w:pPr>
              <w:jc w:val="right"/>
              <w:rPr>
                <w:ins w:id="2511"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51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417552A" w14:textId="77777777" w:rsidR="00E2396A" w:rsidRDefault="00E2396A">
            <w:pPr>
              <w:rPr>
                <w:ins w:id="2513"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514"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E2B1A7B" w14:textId="77777777" w:rsidR="00E2396A" w:rsidRDefault="00E2396A">
            <w:pPr>
              <w:rPr>
                <w:ins w:id="2515"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516" w:author="Christopher Boyer" w:date="2015-07-11T00:22:00Z">
              <w:tcPr>
                <w:tcW w:w="770" w:type="dxa"/>
                <w:tcBorders>
                  <w:top w:val="nil"/>
                  <w:left w:val="nil"/>
                  <w:bottom w:val="nil"/>
                  <w:right w:val="nil"/>
                </w:tcBorders>
                <w:shd w:val="clear" w:color="auto" w:fill="auto"/>
                <w:noWrap/>
                <w:vAlign w:val="bottom"/>
                <w:hideMark/>
              </w:tcPr>
            </w:tcPrChange>
          </w:tcPr>
          <w:p w14:paraId="76A39B93" w14:textId="77777777" w:rsidR="00E2396A" w:rsidRDefault="00E2396A">
            <w:pPr>
              <w:rPr>
                <w:ins w:id="2517"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51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D944DC2" w14:textId="77777777" w:rsidR="00E2396A" w:rsidRDefault="00E2396A">
            <w:pPr>
              <w:rPr>
                <w:ins w:id="2519"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520"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D781951" w14:textId="77777777" w:rsidR="00E2396A" w:rsidRDefault="00E2396A">
            <w:pPr>
              <w:rPr>
                <w:ins w:id="2521" w:author="Christopher Boyer" w:date="2015-07-11T00:20:00Z"/>
                <w:rFonts w:ascii="Calibri" w:eastAsia="Times New Roman" w:hAnsi="Calibri" w:cs="Times New Roman"/>
                <w:color w:val="000000"/>
                <w:sz w:val="16"/>
                <w:szCs w:val="16"/>
              </w:rPr>
            </w:pPr>
          </w:p>
        </w:tc>
        <w:tc>
          <w:tcPr>
            <w:tcW w:w="1206" w:type="dxa"/>
            <w:tcBorders>
              <w:top w:val="nil"/>
              <w:left w:val="nil"/>
              <w:bottom w:val="nil"/>
              <w:right w:val="nil"/>
            </w:tcBorders>
            <w:shd w:val="clear" w:color="auto" w:fill="auto"/>
            <w:noWrap/>
            <w:vAlign w:val="bottom"/>
            <w:hideMark/>
            <w:tcPrChange w:id="2522" w:author="Christopher Boyer" w:date="2015-07-11T00:22:00Z">
              <w:tcPr>
                <w:tcW w:w="1206" w:type="dxa"/>
                <w:tcBorders>
                  <w:top w:val="nil"/>
                  <w:left w:val="nil"/>
                  <w:bottom w:val="nil"/>
                  <w:right w:val="nil"/>
                </w:tcBorders>
                <w:shd w:val="clear" w:color="auto" w:fill="auto"/>
                <w:noWrap/>
                <w:vAlign w:val="bottom"/>
                <w:hideMark/>
              </w:tcPr>
            </w:tcPrChange>
          </w:tcPr>
          <w:p w14:paraId="43700C6C" w14:textId="77777777" w:rsidR="00E2396A" w:rsidRDefault="00E2396A">
            <w:pPr>
              <w:rPr>
                <w:ins w:id="2523" w:author="Christopher Boyer" w:date="2015-07-11T00:20:00Z"/>
                <w:rFonts w:ascii="Calibri" w:eastAsia="Times New Roman" w:hAnsi="Calibri" w:cs="Times New Roman"/>
                <w:color w:val="000000"/>
                <w:sz w:val="16"/>
                <w:szCs w:val="16"/>
              </w:rPr>
            </w:pPr>
          </w:p>
        </w:tc>
        <w:tc>
          <w:tcPr>
            <w:tcW w:w="261" w:type="dxa"/>
            <w:tcBorders>
              <w:top w:val="nil"/>
              <w:left w:val="nil"/>
              <w:bottom w:val="nil"/>
              <w:right w:val="nil"/>
            </w:tcBorders>
            <w:shd w:val="clear" w:color="auto" w:fill="auto"/>
            <w:noWrap/>
            <w:vAlign w:val="bottom"/>
            <w:hideMark/>
            <w:tcPrChange w:id="252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3C995677" w14:textId="77777777" w:rsidR="00E2396A" w:rsidRDefault="00E2396A">
            <w:pPr>
              <w:rPr>
                <w:ins w:id="2525" w:author="Christopher Boyer" w:date="2015-07-11T00:20:00Z"/>
                <w:rFonts w:ascii="Calibri" w:eastAsia="Times New Roman" w:hAnsi="Calibri" w:cs="Times New Roman"/>
                <w:color w:val="000000"/>
                <w:sz w:val="16"/>
                <w:szCs w:val="16"/>
              </w:rPr>
            </w:pPr>
          </w:p>
        </w:tc>
        <w:tc>
          <w:tcPr>
            <w:tcW w:w="448" w:type="dxa"/>
            <w:tcBorders>
              <w:top w:val="nil"/>
              <w:left w:val="nil"/>
              <w:bottom w:val="nil"/>
              <w:right w:val="nil"/>
            </w:tcBorders>
            <w:shd w:val="clear" w:color="auto" w:fill="auto"/>
            <w:noWrap/>
            <w:vAlign w:val="bottom"/>
            <w:hideMark/>
            <w:tcPrChange w:id="2526" w:author="Christopher Boyer" w:date="2015-07-11T00:22:00Z">
              <w:tcPr>
                <w:tcW w:w="354" w:type="dxa"/>
                <w:gridSpan w:val="2"/>
                <w:tcBorders>
                  <w:top w:val="nil"/>
                  <w:left w:val="nil"/>
                  <w:bottom w:val="nil"/>
                  <w:right w:val="nil"/>
                </w:tcBorders>
                <w:shd w:val="clear" w:color="auto" w:fill="auto"/>
                <w:noWrap/>
                <w:vAlign w:val="bottom"/>
                <w:hideMark/>
              </w:tcPr>
            </w:tcPrChange>
          </w:tcPr>
          <w:p w14:paraId="6196D4CA" w14:textId="77777777" w:rsidR="00E2396A" w:rsidRDefault="00E2396A">
            <w:pPr>
              <w:rPr>
                <w:ins w:id="2527" w:author="Christopher Boyer" w:date="2015-07-11T00:20:00Z"/>
                <w:rFonts w:ascii="Helvetica Neue" w:eastAsia="Times New Roman" w:hAnsi="Helvetica Neue" w:cs="Times New Roman"/>
                <w:color w:val="000000"/>
                <w:sz w:val="16"/>
                <w:szCs w:val="16"/>
              </w:rPr>
            </w:pPr>
          </w:p>
        </w:tc>
        <w:tc>
          <w:tcPr>
            <w:tcW w:w="770" w:type="dxa"/>
            <w:tcBorders>
              <w:top w:val="nil"/>
              <w:left w:val="nil"/>
              <w:bottom w:val="nil"/>
              <w:right w:val="nil"/>
            </w:tcBorders>
            <w:shd w:val="clear" w:color="auto" w:fill="auto"/>
            <w:noWrap/>
            <w:vAlign w:val="bottom"/>
            <w:hideMark/>
            <w:tcPrChange w:id="2528" w:author="Christopher Boyer" w:date="2015-07-11T00:22:00Z">
              <w:tcPr>
                <w:tcW w:w="770" w:type="dxa"/>
                <w:tcBorders>
                  <w:top w:val="nil"/>
                  <w:left w:val="nil"/>
                  <w:bottom w:val="nil"/>
                  <w:right w:val="nil"/>
                </w:tcBorders>
                <w:shd w:val="clear" w:color="auto" w:fill="auto"/>
                <w:noWrap/>
                <w:vAlign w:val="bottom"/>
                <w:hideMark/>
              </w:tcPr>
            </w:tcPrChange>
          </w:tcPr>
          <w:p w14:paraId="726E471C" w14:textId="77777777" w:rsidR="00E2396A" w:rsidRDefault="00E2396A">
            <w:pPr>
              <w:rPr>
                <w:ins w:id="2529"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530"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BAAF56F" w14:textId="77777777" w:rsidR="00E2396A" w:rsidRDefault="00E2396A">
            <w:pPr>
              <w:rPr>
                <w:ins w:id="2531"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532" w:author="Christopher Boyer" w:date="2015-07-11T00:22:00Z">
              <w:tcPr>
                <w:tcW w:w="725" w:type="dxa"/>
                <w:gridSpan w:val="2"/>
                <w:tcBorders>
                  <w:top w:val="nil"/>
                  <w:left w:val="nil"/>
                  <w:bottom w:val="nil"/>
                  <w:right w:val="nil"/>
                </w:tcBorders>
                <w:shd w:val="clear" w:color="auto" w:fill="auto"/>
                <w:noWrap/>
                <w:vAlign w:val="bottom"/>
                <w:hideMark/>
              </w:tcPr>
            </w:tcPrChange>
          </w:tcPr>
          <w:p w14:paraId="38966B55" w14:textId="77777777" w:rsidR="00E2396A" w:rsidRDefault="00E2396A">
            <w:pPr>
              <w:rPr>
                <w:ins w:id="2533" w:author="Christopher Boyer" w:date="2015-07-11T00:20:00Z"/>
                <w:rFonts w:ascii="Calibri" w:eastAsia="Times New Roman" w:hAnsi="Calibri" w:cs="Times New Roman"/>
                <w:color w:val="000000"/>
                <w:sz w:val="16"/>
                <w:szCs w:val="16"/>
              </w:rPr>
            </w:pPr>
          </w:p>
        </w:tc>
        <w:tc>
          <w:tcPr>
            <w:tcW w:w="1089" w:type="dxa"/>
            <w:tcBorders>
              <w:top w:val="nil"/>
              <w:left w:val="nil"/>
              <w:bottom w:val="nil"/>
              <w:right w:val="nil"/>
            </w:tcBorders>
            <w:shd w:val="clear" w:color="auto" w:fill="auto"/>
            <w:noWrap/>
            <w:vAlign w:val="bottom"/>
            <w:hideMark/>
            <w:tcPrChange w:id="2534" w:author="Christopher Boyer" w:date="2015-07-11T00:22:00Z">
              <w:tcPr>
                <w:tcW w:w="1089" w:type="dxa"/>
                <w:tcBorders>
                  <w:top w:val="nil"/>
                  <w:left w:val="nil"/>
                  <w:bottom w:val="nil"/>
                  <w:right w:val="nil"/>
                </w:tcBorders>
                <w:shd w:val="clear" w:color="auto" w:fill="auto"/>
                <w:noWrap/>
                <w:vAlign w:val="bottom"/>
                <w:hideMark/>
              </w:tcPr>
            </w:tcPrChange>
          </w:tcPr>
          <w:p w14:paraId="7DA064B5" w14:textId="77777777" w:rsidR="00E2396A" w:rsidRDefault="00E2396A">
            <w:pPr>
              <w:rPr>
                <w:ins w:id="2535" w:author="Christopher Boyer" w:date="2015-07-11T00:20:00Z"/>
                <w:rFonts w:ascii="Calibri" w:eastAsia="Times New Roman" w:hAnsi="Calibri" w:cs="Times New Roman"/>
                <w:color w:val="000000"/>
                <w:sz w:val="16"/>
                <w:szCs w:val="16"/>
              </w:rPr>
            </w:pPr>
          </w:p>
        </w:tc>
      </w:tr>
      <w:tr w:rsidR="00E2396A" w14:paraId="629403EC" w14:textId="77777777" w:rsidTr="00E2396A">
        <w:trPr>
          <w:trHeight w:val="300"/>
          <w:ins w:id="2536" w:author="Christopher Boyer" w:date="2015-07-11T00:20:00Z"/>
          <w:trPrChange w:id="2537"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538" w:author="Christopher Boyer" w:date="2015-07-11T00:22:00Z">
              <w:tcPr>
                <w:tcW w:w="1700" w:type="dxa"/>
                <w:tcBorders>
                  <w:top w:val="nil"/>
                  <w:left w:val="nil"/>
                  <w:bottom w:val="nil"/>
                  <w:right w:val="nil"/>
                </w:tcBorders>
                <w:shd w:val="clear" w:color="auto" w:fill="auto"/>
                <w:noWrap/>
                <w:vAlign w:val="bottom"/>
                <w:hideMark/>
              </w:tcPr>
            </w:tcPrChange>
          </w:tcPr>
          <w:p w14:paraId="1391ED3D" w14:textId="77777777" w:rsidR="00E2396A" w:rsidRDefault="00E2396A">
            <w:pPr>
              <w:rPr>
                <w:ins w:id="2539" w:author="Christopher Boyer" w:date="2015-07-11T00:20:00Z"/>
                <w:rFonts w:ascii="Helvetica Neue" w:eastAsia="Times New Roman" w:hAnsi="Helvetica Neue" w:cs="Times New Roman"/>
                <w:color w:val="000000"/>
                <w:sz w:val="16"/>
                <w:szCs w:val="16"/>
              </w:rPr>
            </w:pPr>
            <w:ins w:id="2540" w:author="Christopher Boyer" w:date="2015-07-11T00:20:00Z">
              <w:r>
                <w:rPr>
                  <w:rFonts w:ascii="Helvetica Neue" w:eastAsia="Times New Roman" w:hAnsi="Helvetica Neue" w:cs="Times New Roman"/>
                  <w:color w:val="000000"/>
                  <w:sz w:val="16"/>
                  <w:szCs w:val="16"/>
                </w:rPr>
                <w:t xml:space="preserve">  No</w:t>
              </w:r>
            </w:ins>
          </w:p>
        </w:tc>
        <w:tc>
          <w:tcPr>
            <w:tcW w:w="593" w:type="dxa"/>
            <w:tcBorders>
              <w:top w:val="nil"/>
              <w:left w:val="nil"/>
              <w:bottom w:val="nil"/>
              <w:right w:val="nil"/>
            </w:tcBorders>
            <w:shd w:val="clear" w:color="auto" w:fill="auto"/>
            <w:vAlign w:val="center"/>
            <w:hideMark/>
            <w:tcPrChange w:id="2541" w:author="Christopher Boyer" w:date="2015-07-11T00:22:00Z">
              <w:tcPr>
                <w:tcW w:w="589" w:type="dxa"/>
                <w:gridSpan w:val="2"/>
                <w:tcBorders>
                  <w:top w:val="nil"/>
                  <w:left w:val="nil"/>
                  <w:bottom w:val="nil"/>
                  <w:right w:val="nil"/>
                </w:tcBorders>
                <w:shd w:val="clear" w:color="auto" w:fill="auto"/>
                <w:vAlign w:val="center"/>
                <w:hideMark/>
              </w:tcPr>
            </w:tcPrChange>
          </w:tcPr>
          <w:p w14:paraId="60470A09" w14:textId="77777777" w:rsidR="00E2396A" w:rsidRDefault="00E2396A">
            <w:pPr>
              <w:jc w:val="right"/>
              <w:rPr>
                <w:ins w:id="2542" w:author="Christopher Boyer" w:date="2015-07-11T00:20:00Z"/>
                <w:rFonts w:ascii="Helvetica Neue" w:eastAsia="Times New Roman" w:hAnsi="Helvetica Neue" w:cs="Times New Roman"/>
                <w:color w:val="262626"/>
                <w:sz w:val="16"/>
                <w:szCs w:val="16"/>
              </w:rPr>
            </w:pPr>
            <w:ins w:id="2543"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nil"/>
              <w:right w:val="nil"/>
            </w:tcBorders>
            <w:shd w:val="clear" w:color="auto" w:fill="auto"/>
            <w:noWrap/>
            <w:vAlign w:val="bottom"/>
            <w:hideMark/>
            <w:tcPrChange w:id="2544" w:author="Christopher Boyer" w:date="2015-07-11T00:22:00Z">
              <w:tcPr>
                <w:tcW w:w="1086" w:type="dxa"/>
                <w:tcBorders>
                  <w:top w:val="nil"/>
                  <w:left w:val="nil"/>
                  <w:bottom w:val="nil"/>
                  <w:right w:val="nil"/>
                </w:tcBorders>
                <w:shd w:val="clear" w:color="auto" w:fill="auto"/>
                <w:noWrap/>
                <w:vAlign w:val="bottom"/>
                <w:hideMark/>
              </w:tcPr>
            </w:tcPrChange>
          </w:tcPr>
          <w:p w14:paraId="2058E30C" w14:textId="77777777" w:rsidR="00E2396A" w:rsidRDefault="00E2396A">
            <w:pPr>
              <w:jc w:val="right"/>
              <w:rPr>
                <w:ins w:id="2545" w:author="Christopher Boyer" w:date="2015-07-11T00:20:00Z"/>
                <w:rFonts w:ascii="Helvetica Neue" w:eastAsia="Times New Roman" w:hAnsi="Helvetica Neue" w:cs="Times New Roman"/>
                <w:color w:val="000000"/>
                <w:sz w:val="16"/>
                <w:szCs w:val="16"/>
              </w:rPr>
            </w:pPr>
            <w:ins w:id="2546"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54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D0B0CCB" w14:textId="77777777" w:rsidR="00E2396A" w:rsidRDefault="00E2396A">
            <w:pPr>
              <w:jc w:val="right"/>
              <w:rPr>
                <w:ins w:id="2548"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549" w:author="Christopher Boyer" w:date="2015-07-11T00:22:00Z">
              <w:tcPr>
                <w:tcW w:w="761" w:type="dxa"/>
                <w:gridSpan w:val="2"/>
                <w:tcBorders>
                  <w:top w:val="nil"/>
                  <w:left w:val="nil"/>
                  <w:bottom w:val="nil"/>
                  <w:right w:val="nil"/>
                </w:tcBorders>
                <w:shd w:val="clear" w:color="auto" w:fill="auto"/>
                <w:noWrap/>
                <w:vAlign w:val="bottom"/>
                <w:hideMark/>
              </w:tcPr>
            </w:tcPrChange>
          </w:tcPr>
          <w:p w14:paraId="7BF67B85" w14:textId="77777777" w:rsidR="00E2396A" w:rsidRDefault="00E2396A">
            <w:pPr>
              <w:jc w:val="right"/>
              <w:rPr>
                <w:ins w:id="2550" w:author="Christopher Boyer" w:date="2015-07-11T00:20:00Z"/>
                <w:rFonts w:ascii="Helvetica Neue" w:eastAsia="Times New Roman" w:hAnsi="Helvetica Neue" w:cs="Times New Roman"/>
                <w:color w:val="000000"/>
                <w:sz w:val="16"/>
                <w:szCs w:val="16"/>
              </w:rPr>
            </w:pPr>
            <w:ins w:id="2551" w:author="Christopher Boyer" w:date="2015-07-11T00:20:00Z">
              <w:r>
                <w:rPr>
                  <w:rFonts w:ascii="Helvetica Neue" w:eastAsia="Times New Roman" w:hAnsi="Helvetica Neue" w:cs="Times New Roman"/>
                  <w:color w:val="000000"/>
                  <w:sz w:val="16"/>
                  <w:szCs w:val="16"/>
                </w:rPr>
                <w:t>1.36</w:t>
              </w:r>
            </w:ins>
          </w:p>
        </w:tc>
        <w:tc>
          <w:tcPr>
            <w:tcW w:w="1086" w:type="dxa"/>
            <w:tcBorders>
              <w:top w:val="nil"/>
              <w:left w:val="nil"/>
              <w:bottom w:val="nil"/>
              <w:right w:val="nil"/>
            </w:tcBorders>
            <w:shd w:val="clear" w:color="auto" w:fill="auto"/>
            <w:noWrap/>
            <w:vAlign w:val="bottom"/>
            <w:hideMark/>
            <w:tcPrChange w:id="2552" w:author="Christopher Boyer" w:date="2015-07-11T00:22:00Z">
              <w:tcPr>
                <w:tcW w:w="1086" w:type="dxa"/>
                <w:tcBorders>
                  <w:top w:val="nil"/>
                  <w:left w:val="nil"/>
                  <w:bottom w:val="nil"/>
                  <w:right w:val="nil"/>
                </w:tcBorders>
                <w:shd w:val="clear" w:color="auto" w:fill="auto"/>
                <w:noWrap/>
                <w:vAlign w:val="bottom"/>
                <w:hideMark/>
              </w:tcPr>
            </w:tcPrChange>
          </w:tcPr>
          <w:p w14:paraId="39ED8ADD" w14:textId="77777777" w:rsidR="00E2396A" w:rsidRDefault="00E2396A">
            <w:pPr>
              <w:jc w:val="right"/>
              <w:rPr>
                <w:ins w:id="2553" w:author="Christopher Boyer" w:date="2015-07-11T00:20:00Z"/>
                <w:rFonts w:ascii="Helvetica Neue" w:eastAsia="Times New Roman" w:hAnsi="Helvetica Neue" w:cs="Times New Roman"/>
                <w:color w:val="000000"/>
                <w:sz w:val="16"/>
                <w:szCs w:val="16"/>
              </w:rPr>
            </w:pPr>
            <w:ins w:id="2554" w:author="Christopher Boyer" w:date="2015-07-11T00:20:00Z">
              <w:r>
                <w:rPr>
                  <w:rFonts w:ascii="Helvetica Neue" w:eastAsia="Times New Roman" w:hAnsi="Helvetica Neue" w:cs="Times New Roman"/>
                  <w:color w:val="000000"/>
                  <w:sz w:val="16"/>
                  <w:szCs w:val="16"/>
                </w:rPr>
                <w:t>0.75 - 2.45</w:t>
              </w:r>
            </w:ins>
          </w:p>
        </w:tc>
        <w:tc>
          <w:tcPr>
            <w:tcW w:w="261" w:type="dxa"/>
            <w:tcBorders>
              <w:top w:val="nil"/>
              <w:left w:val="nil"/>
              <w:bottom w:val="nil"/>
              <w:right w:val="nil"/>
            </w:tcBorders>
            <w:shd w:val="clear" w:color="auto" w:fill="auto"/>
            <w:noWrap/>
            <w:vAlign w:val="bottom"/>
            <w:hideMark/>
            <w:tcPrChange w:id="255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8F50957" w14:textId="77777777" w:rsidR="00E2396A" w:rsidRDefault="00E2396A">
            <w:pPr>
              <w:rPr>
                <w:ins w:id="2556"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557" w:author="Christopher Boyer" w:date="2015-07-11T00:22:00Z">
              <w:tcPr>
                <w:tcW w:w="354" w:type="dxa"/>
                <w:gridSpan w:val="2"/>
                <w:tcBorders>
                  <w:top w:val="nil"/>
                  <w:left w:val="nil"/>
                  <w:bottom w:val="nil"/>
                  <w:right w:val="nil"/>
                </w:tcBorders>
                <w:shd w:val="clear" w:color="auto" w:fill="auto"/>
                <w:noWrap/>
                <w:vAlign w:val="bottom"/>
                <w:hideMark/>
              </w:tcPr>
            </w:tcPrChange>
          </w:tcPr>
          <w:p w14:paraId="1B742C45" w14:textId="77777777" w:rsidR="00E2396A" w:rsidRDefault="00E2396A">
            <w:pPr>
              <w:jc w:val="right"/>
              <w:rPr>
                <w:ins w:id="2558" w:author="Christopher Boyer" w:date="2015-07-11T00:20:00Z"/>
                <w:rFonts w:ascii="Helvetica Neue" w:eastAsia="Times New Roman" w:hAnsi="Helvetica Neue" w:cs="Times New Roman"/>
                <w:color w:val="000000"/>
                <w:sz w:val="16"/>
                <w:szCs w:val="16"/>
              </w:rPr>
            </w:pPr>
            <w:ins w:id="2559"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560" w:author="Christopher Boyer" w:date="2015-07-11T00:22:00Z">
              <w:tcPr>
                <w:tcW w:w="770" w:type="dxa"/>
                <w:tcBorders>
                  <w:top w:val="nil"/>
                  <w:left w:val="nil"/>
                  <w:bottom w:val="nil"/>
                  <w:right w:val="nil"/>
                </w:tcBorders>
                <w:shd w:val="clear" w:color="auto" w:fill="auto"/>
                <w:noWrap/>
                <w:vAlign w:val="bottom"/>
                <w:hideMark/>
              </w:tcPr>
            </w:tcPrChange>
          </w:tcPr>
          <w:p w14:paraId="52D3087D" w14:textId="77777777" w:rsidR="00E2396A" w:rsidRDefault="00E2396A">
            <w:pPr>
              <w:jc w:val="right"/>
              <w:rPr>
                <w:ins w:id="2561" w:author="Christopher Boyer" w:date="2015-07-11T00:20:00Z"/>
                <w:rFonts w:ascii="Helvetica Neue" w:eastAsia="Times New Roman" w:hAnsi="Helvetica Neue" w:cs="Times New Roman"/>
                <w:color w:val="000000"/>
                <w:sz w:val="16"/>
                <w:szCs w:val="16"/>
              </w:rPr>
            </w:pPr>
            <w:ins w:id="2562"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56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4F990CF" w14:textId="77777777" w:rsidR="00E2396A" w:rsidRDefault="00E2396A">
            <w:pPr>
              <w:rPr>
                <w:ins w:id="2564"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565" w:author="Christopher Boyer" w:date="2015-07-11T00:22:00Z">
              <w:tcPr>
                <w:tcW w:w="725" w:type="dxa"/>
                <w:gridSpan w:val="2"/>
                <w:tcBorders>
                  <w:top w:val="nil"/>
                  <w:left w:val="nil"/>
                  <w:bottom w:val="nil"/>
                  <w:right w:val="nil"/>
                </w:tcBorders>
                <w:shd w:val="clear" w:color="auto" w:fill="auto"/>
                <w:noWrap/>
                <w:vAlign w:val="bottom"/>
                <w:hideMark/>
              </w:tcPr>
            </w:tcPrChange>
          </w:tcPr>
          <w:p w14:paraId="7535102A" w14:textId="77777777" w:rsidR="00E2396A" w:rsidRDefault="00E2396A">
            <w:pPr>
              <w:jc w:val="right"/>
              <w:rPr>
                <w:ins w:id="2566" w:author="Christopher Boyer" w:date="2015-07-11T00:20:00Z"/>
                <w:rFonts w:ascii="Helvetica Neue" w:eastAsia="Times New Roman" w:hAnsi="Helvetica Neue" w:cs="Times New Roman"/>
                <w:color w:val="000000"/>
                <w:sz w:val="16"/>
                <w:szCs w:val="16"/>
              </w:rPr>
            </w:pPr>
            <w:ins w:id="2567" w:author="Christopher Boyer" w:date="2015-07-11T00:20:00Z">
              <w:r>
                <w:rPr>
                  <w:rFonts w:ascii="Helvetica Neue" w:eastAsia="Times New Roman" w:hAnsi="Helvetica Neue" w:cs="Times New Roman"/>
                  <w:color w:val="000000"/>
                  <w:sz w:val="16"/>
                  <w:szCs w:val="16"/>
                </w:rPr>
                <w:t>1.33</w:t>
              </w:r>
            </w:ins>
          </w:p>
        </w:tc>
        <w:tc>
          <w:tcPr>
            <w:tcW w:w="1206" w:type="dxa"/>
            <w:tcBorders>
              <w:top w:val="nil"/>
              <w:left w:val="nil"/>
              <w:bottom w:val="nil"/>
              <w:right w:val="nil"/>
            </w:tcBorders>
            <w:shd w:val="clear" w:color="auto" w:fill="auto"/>
            <w:noWrap/>
            <w:vAlign w:val="bottom"/>
            <w:hideMark/>
            <w:tcPrChange w:id="2568" w:author="Christopher Boyer" w:date="2015-07-11T00:22:00Z">
              <w:tcPr>
                <w:tcW w:w="1206" w:type="dxa"/>
                <w:tcBorders>
                  <w:top w:val="nil"/>
                  <w:left w:val="nil"/>
                  <w:bottom w:val="nil"/>
                  <w:right w:val="nil"/>
                </w:tcBorders>
                <w:shd w:val="clear" w:color="auto" w:fill="auto"/>
                <w:noWrap/>
                <w:vAlign w:val="bottom"/>
                <w:hideMark/>
              </w:tcPr>
            </w:tcPrChange>
          </w:tcPr>
          <w:p w14:paraId="0FBA1997" w14:textId="77777777" w:rsidR="00E2396A" w:rsidRDefault="00E2396A">
            <w:pPr>
              <w:jc w:val="right"/>
              <w:rPr>
                <w:ins w:id="2569" w:author="Christopher Boyer" w:date="2015-07-11T00:20:00Z"/>
                <w:rFonts w:ascii="Helvetica Neue" w:eastAsia="Times New Roman" w:hAnsi="Helvetica Neue" w:cs="Times New Roman"/>
                <w:color w:val="000000"/>
                <w:sz w:val="16"/>
                <w:szCs w:val="16"/>
              </w:rPr>
            </w:pPr>
            <w:ins w:id="2570" w:author="Christopher Boyer" w:date="2015-07-11T00:20:00Z">
              <w:r>
                <w:rPr>
                  <w:rFonts w:ascii="Helvetica Neue" w:eastAsia="Times New Roman" w:hAnsi="Helvetica Neue" w:cs="Times New Roman"/>
                  <w:color w:val="000000"/>
                  <w:sz w:val="16"/>
                  <w:szCs w:val="16"/>
                </w:rPr>
                <w:t>0.74 - 2.37</w:t>
              </w:r>
            </w:ins>
          </w:p>
        </w:tc>
        <w:tc>
          <w:tcPr>
            <w:tcW w:w="261" w:type="dxa"/>
            <w:tcBorders>
              <w:top w:val="nil"/>
              <w:left w:val="nil"/>
              <w:bottom w:val="nil"/>
              <w:right w:val="nil"/>
            </w:tcBorders>
            <w:shd w:val="clear" w:color="auto" w:fill="auto"/>
            <w:noWrap/>
            <w:vAlign w:val="bottom"/>
            <w:hideMark/>
            <w:tcPrChange w:id="257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17472EB" w14:textId="77777777" w:rsidR="00E2396A" w:rsidRDefault="00E2396A">
            <w:pPr>
              <w:rPr>
                <w:ins w:id="2572" w:author="Christopher Boyer" w:date="2015-07-11T00:20:00Z"/>
                <w:rFonts w:ascii="Helvetica Neue" w:eastAsia="Times New Roman" w:hAnsi="Helvetica Neue" w:cs="Times New Roman"/>
                <w:color w:val="000000"/>
                <w:sz w:val="16"/>
                <w:szCs w:val="16"/>
              </w:rPr>
            </w:pPr>
          </w:p>
        </w:tc>
        <w:tc>
          <w:tcPr>
            <w:tcW w:w="448" w:type="dxa"/>
            <w:vMerge w:val="restart"/>
            <w:tcBorders>
              <w:top w:val="nil"/>
              <w:left w:val="nil"/>
              <w:bottom w:val="nil"/>
              <w:right w:val="nil"/>
            </w:tcBorders>
            <w:shd w:val="clear" w:color="auto" w:fill="auto"/>
            <w:noWrap/>
            <w:vAlign w:val="center"/>
            <w:hideMark/>
            <w:tcPrChange w:id="2573" w:author="Christopher Boyer" w:date="2015-07-11T00:22:00Z">
              <w:tcPr>
                <w:tcW w:w="354" w:type="dxa"/>
                <w:gridSpan w:val="2"/>
                <w:vMerge w:val="restart"/>
                <w:tcBorders>
                  <w:top w:val="nil"/>
                  <w:left w:val="nil"/>
                  <w:bottom w:val="nil"/>
                  <w:right w:val="nil"/>
                </w:tcBorders>
                <w:shd w:val="clear" w:color="auto" w:fill="auto"/>
                <w:noWrap/>
                <w:vAlign w:val="center"/>
                <w:hideMark/>
              </w:tcPr>
            </w:tcPrChange>
          </w:tcPr>
          <w:p w14:paraId="1B69A300" w14:textId="77777777" w:rsidR="00E2396A" w:rsidRDefault="00E2396A">
            <w:pPr>
              <w:jc w:val="right"/>
              <w:rPr>
                <w:ins w:id="2574" w:author="Christopher Boyer" w:date="2015-07-11T00:20:00Z"/>
                <w:rFonts w:ascii="Helvetica Neue" w:eastAsia="Times New Roman" w:hAnsi="Helvetica Neue" w:cs="Times New Roman"/>
                <w:color w:val="000000"/>
                <w:sz w:val="16"/>
                <w:szCs w:val="16"/>
              </w:rPr>
            </w:pPr>
            <w:ins w:id="2575" w:author="Christopher Boyer" w:date="2015-07-11T00:20:00Z">
              <w:r>
                <w:rPr>
                  <w:rFonts w:ascii="Helvetica Neue" w:eastAsia="Times New Roman" w:hAnsi="Helvetica Neue" w:cs="Times New Roman"/>
                  <w:color w:val="000000"/>
                  <w:sz w:val="16"/>
                  <w:szCs w:val="16"/>
                </w:rPr>
                <w:t>1</w:t>
              </w:r>
            </w:ins>
          </w:p>
        </w:tc>
        <w:tc>
          <w:tcPr>
            <w:tcW w:w="770" w:type="dxa"/>
            <w:vMerge w:val="restart"/>
            <w:tcBorders>
              <w:top w:val="nil"/>
              <w:left w:val="nil"/>
              <w:bottom w:val="nil"/>
              <w:right w:val="nil"/>
            </w:tcBorders>
            <w:shd w:val="clear" w:color="auto" w:fill="auto"/>
            <w:noWrap/>
            <w:vAlign w:val="center"/>
            <w:hideMark/>
            <w:tcPrChange w:id="2576" w:author="Christopher Boyer" w:date="2015-07-11T00:22:00Z">
              <w:tcPr>
                <w:tcW w:w="770" w:type="dxa"/>
                <w:vMerge w:val="restart"/>
                <w:tcBorders>
                  <w:top w:val="nil"/>
                  <w:left w:val="nil"/>
                  <w:bottom w:val="nil"/>
                  <w:right w:val="nil"/>
                </w:tcBorders>
                <w:shd w:val="clear" w:color="auto" w:fill="auto"/>
                <w:noWrap/>
                <w:vAlign w:val="center"/>
                <w:hideMark/>
              </w:tcPr>
            </w:tcPrChange>
          </w:tcPr>
          <w:p w14:paraId="3E9EF3C4" w14:textId="77777777" w:rsidR="00E2396A" w:rsidRDefault="00E2396A">
            <w:pPr>
              <w:jc w:val="right"/>
              <w:rPr>
                <w:ins w:id="2577" w:author="Christopher Boyer" w:date="2015-07-11T00:20:00Z"/>
                <w:rFonts w:ascii="Helvetica Neue" w:eastAsia="Times New Roman" w:hAnsi="Helvetica Neue" w:cs="Times New Roman"/>
                <w:color w:val="000000"/>
                <w:sz w:val="16"/>
                <w:szCs w:val="16"/>
              </w:rPr>
            </w:pPr>
            <w:ins w:id="2578"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579" w:author="Christopher Boyer" w:date="2015-07-11T00:22:00Z">
              <w:tcPr>
                <w:tcW w:w="101" w:type="dxa"/>
                <w:gridSpan w:val="2"/>
                <w:tcBorders>
                  <w:top w:val="nil"/>
                  <w:left w:val="nil"/>
                  <w:bottom w:val="nil"/>
                  <w:right w:val="nil"/>
                </w:tcBorders>
                <w:shd w:val="clear" w:color="auto" w:fill="auto"/>
                <w:noWrap/>
                <w:vAlign w:val="bottom"/>
                <w:hideMark/>
              </w:tcPr>
            </w:tcPrChange>
          </w:tcPr>
          <w:p w14:paraId="72FA8BF4" w14:textId="77777777" w:rsidR="00E2396A" w:rsidRDefault="00E2396A">
            <w:pPr>
              <w:rPr>
                <w:ins w:id="2580"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581" w:author="Christopher Boyer" w:date="2015-07-11T00:22:00Z">
              <w:tcPr>
                <w:tcW w:w="725" w:type="dxa"/>
                <w:gridSpan w:val="2"/>
                <w:tcBorders>
                  <w:top w:val="nil"/>
                  <w:left w:val="nil"/>
                  <w:bottom w:val="nil"/>
                  <w:right w:val="nil"/>
                </w:tcBorders>
                <w:shd w:val="clear" w:color="auto" w:fill="auto"/>
                <w:noWrap/>
                <w:vAlign w:val="bottom"/>
                <w:hideMark/>
              </w:tcPr>
            </w:tcPrChange>
          </w:tcPr>
          <w:p w14:paraId="10D8031C" w14:textId="77777777" w:rsidR="00E2396A" w:rsidRDefault="00E2396A">
            <w:pPr>
              <w:jc w:val="right"/>
              <w:rPr>
                <w:ins w:id="2582" w:author="Christopher Boyer" w:date="2015-07-11T00:20:00Z"/>
                <w:rFonts w:ascii="Helvetica Neue" w:eastAsia="Times New Roman" w:hAnsi="Helvetica Neue" w:cs="Times New Roman"/>
                <w:color w:val="000000"/>
                <w:sz w:val="16"/>
                <w:szCs w:val="16"/>
              </w:rPr>
            </w:pPr>
            <w:ins w:id="2583" w:author="Christopher Boyer" w:date="2015-07-11T00:20:00Z">
              <w:r>
                <w:rPr>
                  <w:rFonts w:ascii="Helvetica Neue" w:eastAsia="Times New Roman" w:hAnsi="Helvetica Neue" w:cs="Times New Roman"/>
                  <w:color w:val="000000"/>
                  <w:sz w:val="16"/>
                  <w:szCs w:val="16"/>
                </w:rPr>
                <w:t>1.46</w:t>
              </w:r>
            </w:ins>
          </w:p>
        </w:tc>
        <w:tc>
          <w:tcPr>
            <w:tcW w:w="1089" w:type="dxa"/>
            <w:tcBorders>
              <w:top w:val="nil"/>
              <w:left w:val="nil"/>
              <w:bottom w:val="nil"/>
              <w:right w:val="nil"/>
            </w:tcBorders>
            <w:shd w:val="clear" w:color="auto" w:fill="auto"/>
            <w:noWrap/>
            <w:vAlign w:val="bottom"/>
            <w:hideMark/>
            <w:tcPrChange w:id="2584" w:author="Christopher Boyer" w:date="2015-07-11T00:22:00Z">
              <w:tcPr>
                <w:tcW w:w="1089" w:type="dxa"/>
                <w:tcBorders>
                  <w:top w:val="nil"/>
                  <w:left w:val="nil"/>
                  <w:bottom w:val="nil"/>
                  <w:right w:val="nil"/>
                </w:tcBorders>
                <w:shd w:val="clear" w:color="auto" w:fill="auto"/>
                <w:noWrap/>
                <w:vAlign w:val="bottom"/>
                <w:hideMark/>
              </w:tcPr>
            </w:tcPrChange>
          </w:tcPr>
          <w:p w14:paraId="49FBF933" w14:textId="77777777" w:rsidR="00E2396A" w:rsidRDefault="00E2396A">
            <w:pPr>
              <w:jc w:val="right"/>
              <w:rPr>
                <w:ins w:id="2585" w:author="Christopher Boyer" w:date="2015-07-11T00:20:00Z"/>
                <w:rFonts w:ascii="Helvetica Neue" w:eastAsia="Times New Roman" w:hAnsi="Helvetica Neue" w:cs="Times New Roman"/>
                <w:color w:val="000000"/>
                <w:sz w:val="16"/>
                <w:szCs w:val="16"/>
              </w:rPr>
            </w:pPr>
            <w:ins w:id="2586" w:author="Christopher Boyer" w:date="2015-07-11T00:20:00Z">
              <w:r>
                <w:rPr>
                  <w:rFonts w:ascii="Helvetica Neue" w:eastAsia="Times New Roman" w:hAnsi="Helvetica Neue" w:cs="Times New Roman"/>
                  <w:color w:val="000000"/>
                  <w:sz w:val="16"/>
                  <w:szCs w:val="16"/>
                </w:rPr>
                <w:t>0.80 - 2.65</w:t>
              </w:r>
            </w:ins>
          </w:p>
        </w:tc>
      </w:tr>
      <w:tr w:rsidR="00E2396A" w14:paraId="53728E68" w14:textId="77777777" w:rsidTr="00E2396A">
        <w:trPr>
          <w:trHeight w:val="300"/>
          <w:ins w:id="2587" w:author="Christopher Boyer" w:date="2015-07-11T00:20:00Z"/>
          <w:trPrChange w:id="2588"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589" w:author="Christopher Boyer" w:date="2015-07-11T00:22:00Z">
              <w:tcPr>
                <w:tcW w:w="1700" w:type="dxa"/>
                <w:tcBorders>
                  <w:top w:val="nil"/>
                  <w:left w:val="nil"/>
                  <w:bottom w:val="nil"/>
                  <w:right w:val="nil"/>
                </w:tcBorders>
                <w:shd w:val="clear" w:color="auto" w:fill="auto"/>
                <w:noWrap/>
                <w:vAlign w:val="bottom"/>
                <w:hideMark/>
              </w:tcPr>
            </w:tcPrChange>
          </w:tcPr>
          <w:p w14:paraId="6367723D" w14:textId="77777777" w:rsidR="00E2396A" w:rsidRDefault="00E2396A">
            <w:pPr>
              <w:rPr>
                <w:ins w:id="2590" w:author="Christopher Boyer" w:date="2015-07-11T00:20:00Z"/>
                <w:rFonts w:ascii="Helvetica Neue" w:eastAsia="Times New Roman" w:hAnsi="Helvetica Neue" w:cs="Times New Roman"/>
                <w:color w:val="000000"/>
                <w:sz w:val="16"/>
                <w:szCs w:val="16"/>
              </w:rPr>
            </w:pPr>
            <w:ins w:id="2591" w:author="Christopher Boyer" w:date="2015-07-11T00:20:00Z">
              <w:r>
                <w:rPr>
                  <w:rFonts w:ascii="Helvetica Neue" w:eastAsia="Times New Roman" w:hAnsi="Helvetica Neue" w:cs="Times New Roman"/>
                  <w:color w:val="000000"/>
                  <w:sz w:val="16"/>
                  <w:szCs w:val="16"/>
                </w:rPr>
                <w:t xml:space="preserve">  Yes (Mar. cohort)</w:t>
              </w:r>
            </w:ins>
          </w:p>
        </w:tc>
        <w:tc>
          <w:tcPr>
            <w:tcW w:w="593" w:type="dxa"/>
            <w:tcBorders>
              <w:top w:val="nil"/>
              <w:left w:val="nil"/>
              <w:bottom w:val="nil"/>
              <w:right w:val="nil"/>
            </w:tcBorders>
            <w:shd w:val="clear" w:color="auto" w:fill="auto"/>
            <w:vAlign w:val="center"/>
            <w:hideMark/>
            <w:tcPrChange w:id="2592" w:author="Christopher Boyer" w:date="2015-07-11T00:22:00Z">
              <w:tcPr>
                <w:tcW w:w="589" w:type="dxa"/>
                <w:gridSpan w:val="2"/>
                <w:tcBorders>
                  <w:top w:val="nil"/>
                  <w:left w:val="nil"/>
                  <w:bottom w:val="nil"/>
                  <w:right w:val="nil"/>
                </w:tcBorders>
                <w:shd w:val="clear" w:color="auto" w:fill="auto"/>
                <w:vAlign w:val="center"/>
                <w:hideMark/>
              </w:tcPr>
            </w:tcPrChange>
          </w:tcPr>
          <w:p w14:paraId="12967185" w14:textId="77777777" w:rsidR="00E2396A" w:rsidRDefault="00E2396A">
            <w:pPr>
              <w:jc w:val="right"/>
              <w:rPr>
                <w:ins w:id="2593" w:author="Christopher Boyer" w:date="2015-07-11T00:20:00Z"/>
                <w:rFonts w:ascii="Helvetica Neue" w:eastAsia="Times New Roman" w:hAnsi="Helvetica Neue" w:cs="Times New Roman"/>
                <w:color w:val="262626"/>
                <w:sz w:val="16"/>
                <w:szCs w:val="16"/>
              </w:rPr>
            </w:pPr>
            <w:ins w:id="2594" w:author="Christopher Boyer" w:date="2015-07-11T00:20:00Z">
              <w:r>
                <w:rPr>
                  <w:rFonts w:ascii="Helvetica Neue" w:eastAsia="Times New Roman" w:hAnsi="Helvetica Neue" w:cs="Times New Roman"/>
                  <w:color w:val="262626"/>
                  <w:sz w:val="16"/>
                  <w:szCs w:val="16"/>
                </w:rPr>
                <w:t>0.96</w:t>
              </w:r>
            </w:ins>
          </w:p>
        </w:tc>
        <w:tc>
          <w:tcPr>
            <w:tcW w:w="1104" w:type="dxa"/>
            <w:tcBorders>
              <w:top w:val="nil"/>
              <w:left w:val="nil"/>
              <w:bottom w:val="nil"/>
              <w:right w:val="nil"/>
            </w:tcBorders>
            <w:shd w:val="clear" w:color="auto" w:fill="auto"/>
            <w:noWrap/>
            <w:vAlign w:val="bottom"/>
            <w:hideMark/>
            <w:tcPrChange w:id="2595" w:author="Christopher Boyer" w:date="2015-07-11T00:22:00Z">
              <w:tcPr>
                <w:tcW w:w="1086" w:type="dxa"/>
                <w:tcBorders>
                  <w:top w:val="nil"/>
                  <w:left w:val="nil"/>
                  <w:bottom w:val="nil"/>
                  <w:right w:val="nil"/>
                </w:tcBorders>
                <w:shd w:val="clear" w:color="auto" w:fill="auto"/>
                <w:noWrap/>
                <w:vAlign w:val="bottom"/>
                <w:hideMark/>
              </w:tcPr>
            </w:tcPrChange>
          </w:tcPr>
          <w:p w14:paraId="308DA940" w14:textId="77777777" w:rsidR="00E2396A" w:rsidRDefault="00E2396A">
            <w:pPr>
              <w:jc w:val="right"/>
              <w:rPr>
                <w:ins w:id="2596" w:author="Christopher Boyer" w:date="2015-07-11T00:20:00Z"/>
                <w:rFonts w:ascii="Helvetica Neue" w:eastAsia="Times New Roman" w:hAnsi="Helvetica Neue" w:cs="Times New Roman"/>
                <w:color w:val="000000"/>
                <w:sz w:val="16"/>
                <w:szCs w:val="16"/>
              </w:rPr>
            </w:pPr>
            <w:ins w:id="2597" w:author="Christopher Boyer" w:date="2015-07-11T00:20:00Z">
              <w:r>
                <w:rPr>
                  <w:rFonts w:ascii="Helvetica Neue" w:eastAsia="Times New Roman" w:hAnsi="Helvetica Neue" w:cs="Times New Roman"/>
                  <w:color w:val="000000"/>
                  <w:sz w:val="16"/>
                  <w:szCs w:val="16"/>
                </w:rPr>
                <w:t>0.50 - 1.82</w:t>
              </w:r>
            </w:ins>
          </w:p>
        </w:tc>
        <w:tc>
          <w:tcPr>
            <w:tcW w:w="261" w:type="dxa"/>
            <w:tcBorders>
              <w:top w:val="nil"/>
              <w:left w:val="nil"/>
              <w:bottom w:val="nil"/>
              <w:right w:val="nil"/>
            </w:tcBorders>
            <w:shd w:val="clear" w:color="auto" w:fill="auto"/>
            <w:noWrap/>
            <w:vAlign w:val="bottom"/>
            <w:hideMark/>
            <w:tcPrChange w:id="259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5A2BCFD" w14:textId="77777777" w:rsidR="00E2396A" w:rsidRDefault="00E2396A">
            <w:pPr>
              <w:jc w:val="right"/>
              <w:rPr>
                <w:ins w:id="2599"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noWrap/>
            <w:vAlign w:val="bottom"/>
            <w:hideMark/>
            <w:tcPrChange w:id="2600" w:author="Christopher Boyer" w:date="2015-07-11T00:22:00Z">
              <w:tcPr>
                <w:tcW w:w="761" w:type="dxa"/>
                <w:gridSpan w:val="2"/>
                <w:tcBorders>
                  <w:top w:val="nil"/>
                  <w:left w:val="nil"/>
                  <w:bottom w:val="nil"/>
                  <w:right w:val="nil"/>
                </w:tcBorders>
                <w:shd w:val="clear" w:color="auto" w:fill="auto"/>
                <w:noWrap/>
                <w:vAlign w:val="bottom"/>
                <w:hideMark/>
              </w:tcPr>
            </w:tcPrChange>
          </w:tcPr>
          <w:p w14:paraId="0F390D5B" w14:textId="77777777" w:rsidR="00E2396A" w:rsidRDefault="00E2396A">
            <w:pPr>
              <w:jc w:val="right"/>
              <w:rPr>
                <w:ins w:id="2601" w:author="Christopher Boyer" w:date="2015-07-11T00:20:00Z"/>
                <w:rFonts w:ascii="Helvetica Neue" w:eastAsia="Times New Roman" w:hAnsi="Helvetica Neue" w:cs="Times New Roman"/>
                <w:color w:val="000000"/>
                <w:sz w:val="16"/>
                <w:szCs w:val="16"/>
              </w:rPr>
            </w:pPr>
            <w:ins w:id="2602" w:author="Christopher Boyer" w:date="2015-07-11T00:20:00Z">
              <w:r>
                <w:rPr>
                  <w:rFonts w:ascii="Helvetica Neue" w:eastAsia="Times New Roman" w:hAnsi="Helvetica Neue" w:cs="Times New Roman"/>
                  <w:color w:val="000000"/>
                  <w:sz w:val="16"/>
                  <w:szCs w:val="16"/>
                </w:rPr>
                <w:t>1.65</w:t>
              </w:r>
            </w:ins>
          </w:p>
        </w:tc>
        <w:tc>
          <w:tcPr>
            <w:tcW w:w="1086" w:type="dxa"/>
            <w:tcBorders>
              <w:top w:val="nil"/>
              <w:left w:val="nil"/>
              <w:bottom w:val="nil"/>
              <w:right w:val="nil"/>
            </w:tcBorders>
            <w:shd w:val="clear" w:color="auto" w:fill="auto"/>
            <w:noWrap/>
            <w:vAlign w:val="bottom"/>
            <w:hideMark/>
            <w:tcPrChange w:id="2603" w:author="Christopher Boyer" w:date="2015-07-11T00:22:00Z">
              <w:tcPr>
                <w:tcW w:w="1086" w:type="dxa"/>
                <w:tcBorders>
                  <w:top w:val="nil"/>
                  <w:left w:val="nil"/>
                  <w:bottom w:val="nil"/>
                  <w:right w:val="nil"/>
                </w:tcBorders>
                <w:shd w:val="clear" w:color="auto" w:fill="auto"/>
                <w:noWrap/>
                <w:vAlign w:val="bottom"/>
                <w:hideMark/>
              </w:tcPr>
            </w:tcPrChange>
          </w:tcPr>
          <w:p w14:paraId="1AC20E90" w14:textId="77777777" w:rsidR="00E2396A" w:rsidRDefault="00E2396A">
            <w:pPr>
              <w:jc w:val="right"/>
              <w:rPr>
                <w:ins w:id="2604" w:author="Christopher Boyer" w:date="2015-07-11T00:20:00Z"/>
                <w:rFonts w:ascii="Helvetica Neue" w:eastAsia="Times New Roman" w:hAnsi="Helvetica Neue" w:cs="Times New Roman"/>
                <w:color w:val="000000"/>
                <w:sz w:val="16"/>
                <w:szCs w:val="16"/>
              </w:rPr>
            </w:pPr>
            <w:ins w:id="2605" w:author="Christopher Boyer" w:date="2015-07-11T00:20:00Z">
              <w:r>
                <w:rPr>
                  <w:rFonts w:ascii="Helvetica Neue" w:eastAsia="Times New Roman" w:hAnsi="Helvetica Neue" w:cs="Times New Roman"/>
                  <w:color w:val="000000"/>
                  <w:sz w:val="16"/>
                  <w:szCs w:val="16"/>
                </w:rPr>
                <w:t>0.79 - 3.48</w:t>
              </w:r>
            </w:ins>
          </w:p>
        </w:tc>
        <w:tc>
          <w:tcPr>
            <w:tcW w:w="261" w:type="dxa"/>
            <w:tcBorders>
              <w:top w:val="nil"/>
              <w:left w:val="nil"/>
              <w:bottom w:val="nil"/>
              <w:right w:val="nil"/>
            </w:tcBorders>
            <w:shd w:val="clear" w:color="auto" w:fill="auto"/>
            <w:noWrap/>
            <w:vAlign w:val="bottom"/>
            <w:hideMark/>
            <w:tcPrChange w:id="2606"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1B56E20" w14:textId="77777777" w:rsidR="00E2396A" w:rsidRDefault="00E2396A">
            <w:pPr>
              <w:rPr>
                <w:ins w:id="2607"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608" w:author="Christopher Boyer" w:date="2015-07-11T00:22:00Z">
              <w:tcPr>
                <w:tcW w:w="354" w:type="dxa"/>
                <w:gridSpan w:val="2"/>
                <w:tcBorders>
                  <w:top w:val="nil"/>
                  <w:left w:val="nil"/>
                  <w:bottom w:val="nil"/>
                  <w:right w:val="nil"/>
                </w:tcBorders>
                <w:shd w:val="clear" w:color="auto" w:fill="auto"/>
                <w:noWrap/>
                <w:vAlign w:val="bottom"/>
                <w:hideMark/>
              </w:tcPr>
            </w:tcPrChange>
          </w:tcPr>
          <w:p w14:paraId="484E83DD" w14:textId="77777777" w:rsidR="00E2396A" w:rsidRDefault="00E2396A">
            <w:pPr>
              <w:jc w:val="right"/>
              <w:rPr>
                <w:ins w:id="2609" w:author="Christopher Boyer" w:date="2015-07-11T00:20:00Z"/>
                <w:rFonts w:ascii="Helvetica Neue" w:eastAsia="Times New Roman" w:hAnsi="Helvetica Neue" w:cs="Times New Roman"/>
                <w:color w:val="000000"/>
                <w:sz w:val="16"/>
                <w:szCs w:val="16"/>
              </w:rPr>
            </w:pPr>
            <w:ins w:id="2610"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611" w:author="Christopher Boyer" w:date="2015-07-11T00:22:00Z">
              <w:tcPr>
                <w:tcW w:w="770" w:type="dxa"/>
                <w:tcBorders>
                  <w:top w:val="nil"/>
                  <w:left w:val="nil"/>
                  <w:bottom w:val="nil"/>
                  <w:right w:val="nil"/>
                </w:tcBorders>
                <w:shd w:val="clear" w:color="auto" w:fill="auto"/>
                <w:noWrap/>
                <w:vAlign w:val="bottom"/>
                <w:hideMark/>
              </w:tcPr>
            </w:tcPrChange>
          </w:tcPr>
          <w:p w14:paraId="07257EA5" w14:textId="77777777" w:rsidR="00E2396A" w:rsidRDefault="00E2396A">
            <w:pPr>
              <w:jc w:val="right"/>
              <w:rPr>
                <w:ins w:id="2612" w:author="Christopher Boyer" w:date="2015-07-11T00:20:00Z"/>
                <w:rFonts w:ascii="Helvetica Neue" w:eastAsia="Times New Roman" w:hAnsi="Helvetica Neue" w:cs="Times New Roman"/>
                <w:color w:val="000000"/>
                <w:sz w:val="16"/>
                <w:szCs w:val="16"/>
              </w:rPr>
            </w:pPr>
            <w:ins w:id="2613"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614"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4782CC0" w14:textId="77777777" w:rsidR="00E2396A" w:rsidRDefault="00E2396A">
            <w:pPr>
              <w:rPr>
                <w:ins w:id="2615"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616" w:author="Christopher Boyer" w:date="2015-07-11T00:22:00Z">
              <w:tcPr>
                <w:tcW w:w="725" w:type="dxa"/>
                <w:gridSpan w:val="2"/>
                <w:tcBorders>
                  <w:top w:val="nil"/>
                  <w:left w:val="nil"/>
                  <w:bottom w:val="nil"/>
                  <w:right w:val="nil"/>
                </w:tcBorders>
                <w:shd w:val="clear" w:color="auto" w:fill="auto"/>
                <w:noWrap/>
                <w:vAlign w:val="bottom"/>
                <w:hideMark/>
              </w:tcPr>
            </w:tcPrChange>
          </w:tcPr>
          <w:p w14:paraId="51598D0D" w14:textId="77777777" w:rsidR="00E2396A" w:rsidRDefault="00E2396A">
            <w:pPr>
              <w:jc w:val="right"/>
              <w:rPr>
                <w:ins w:id="2617" w:author="Christopher Boyer" w:date="2015-07-11T00:20:00Z"/>
                <w:rFonts w:ascii="Helvetica Neue" w:eastAsia="Times New Roman" w:hAnsi="Helvetica Neue" w:cs="Times New Roman"/>
                <w:b/>
                <w:bCs/>
                <w:color w:val="000000"/>
                <w:sz w:val="16"/>
                <w:szCs w:val="16"/>
              </w:rPr>
            </w:pPr>
            <w:ins w:id="2618" w:author="Christopher Boyer" w:date="2015-07-11T00:20:00Z">
              <w:r>
                <w:rPr>
                  <w:rFonts w:ascii="Helvetica Neue" w:eastAsia="Times New Roman" w:hAnsi="Helvetica Neue" w:cs="Times New Roman"/>
                  <w:b/>
                  <w:bCs/>
                  <w:color w:val="000000"/>
                  <w:sz w:val="16"/>
                  <w:szCs w:val="16"/>
                </w:rPr>
                <w:t>1.73***</w:t>
              </w:r>
            </w:ins>
          </w:p>
        </w:tc>
        <w:tc>
          <w:tcPr>
            <w:tcW w:w="1206" w:type="dxa"/>
            <w:tcBorders>
              <w:top w:val="nil"/>
              <w:left w:val="nil"/>
              <w:bottom w:val="nil"/>
              <w:right w:val="nil"/>
            </w:tcBorders>
            <w:shd w:val="clear" w:color="auto" w:fill="auto"/>
            <w:noWrap/>
            <w:vAlign w:val="bottom"/>
            <w:hideMark/>
            <w:tcPrChange w:id="2619" w:author="Christopher Boyer" w:date="2015-07-11T00:22:00Z">
              <w:tcPr>
                <w:tcW w:w="1206" w:type="dxa"/>
                <w:tcBorders>
                  <w:top w:val="nil"/>
                  <w:left w:val="nil"/>
                  <w:bottom w:val="nil"/>
                  <w:right w:val="nil"/>
                </w:tcBorders>
                <w:shd w:val="clear" w:color="auto" w:fill="auto"/>
                <w:noWrap/>
                <w:vAlign w:val="bottom"/>
                <w:hideMark/>
              </w:tcPr>
            </w:tcPrChange>
          </w:tcPr>
          <w:p w14:paraId="73851A9D" w14:textId="77777777" w:rsidR="00E2396A" w:rsidRDefault="00E2396A">
            <w:pPr>
              <w:jc w:val="right"/>
              <w:rPr>
                <w:ins w:id="2620" w:author="Christopher Boyer" w:date="2015-07-11T00:20:00Z"/>
                <w:rFonts w:ascii="Helvetica Neue" w:eastAsia="Times New Roman" w:hAnsi="Helvetica Neue" w:cs="Times New Roman"/>
                <w:color w:val="000000"/>
                <w:sz w:val="16"/>
                <w:szCs w:val="16"/>
              </w:rPr>
            </w:pPr>
            <w:ins w:id="2621" w:author="Christopher Boyer" w:date="2015-07-11T00:20:00Z">
              <w:r>
                <w:rPr>
                  <w:rFonts w:ascii="Helvetica Neue" w:eastAsia="Times New Roman" w:hAnsi="Helvetica Neue" w:cs="Times New Roman"/>
                  <w:color w:val="000000"/>
                  <w:sz w:val="16"/>
                  <w:szCs w:val="16"/>
                </w:rPr>
                <w:t>1.38 - 2.16</w:t>
              </w:r>
            </w:ins>
          </w:p>
        </w:tc>
        <w:tc>
          <w:tcPr>
            <w:tcW w:w="261" w:type="dxa"/>
            <w:tcBorders>
              <w:top w:val="nil"/>
              <w:left w:val="nil"/>
              <w:bottom w:val="nil"/>
              <w:right w:val="nil"/>
            </w:tcBorders>
            <w:shd w:val="clear" w:color="auto" w:fill="auto"/>
            <w:noWrap/>
            <w:vAlign w:val="bottom"/>
            <w:hideMark/>
            <w:tcPrChange w:id="2622" w:author="Christopher Boyer" w:date="2015-07-11T00:22:00Z">
              <w:tcPr>
                <w:tcW w:w="101" w:type="dxa"/>
                <w:gridSpan w:val="2"/>
                <w:tcBorders>
                  <w:top w:val="nil"/>
                  <w:left w:val="nil"/>
                  <w:bottom w:val="nil"/>
                  <w:right w:val="nil"/>
                </w:tcBorders>
                <w:shd w:val="clear" w:color="auto" w:fill="auto"/>
                <w:noWrap/>
                <w:vAlign w:val="bottom"/>
                <w:hideMark/>
              </w:tcPr>
            </w:tcPrChange>
          </w:tcPr>
          <w:p w14:paraId="545AF2A5" w14:textId="77777777" w:rsidR="00E2396A" w:rsidRDefault="00E2396A">
            <w:pPr>
              <w:rPr>
                <w:ins w:id="2623" w:author="Christopher Boyer" w:date="2015-07-11T00:20:00Z"/>
                <w:rFonts w:ascii="Helvetica Neue" w:eastAsia="Times New Roman" w:hAnsi="Helvetica Neue" w:cs="Times New Roman"/>
                <w:color w:val="000000"/>
                <w:sz w:val="16"/>
                <w:szCs w:val="16"/>
              </w:rPr>
            </w:pPr>
          </w:p>
        </w:tc>
        <w:tc>
          <w:tcPr>
            <w:tcW w:w="448" w:type="dxa"/>
            <w:vMerge/>
            <w:tcBorders>
              <w:top w:val="nil"/>
              <w:left w:val="nil"/>
              <w:bottom w:val="nil"/>
              <w:right w:val="nil"/>
            </w:tcBorders>
            <w:vAlign w:val="center"/>
            <w:hideMark/>
            <w:tcPrChange w:id="2624" w:author="Christopher Boyer" w:date="2015-07-11T00:22:00Z">
              <w:tcPr>
                <w:tcW w:w="354" w:type="dxa"/>
                <w:gridSpan w:val="2"/>
                <w:vMerge/>
                <w:tcBorders>
                  <w:top w:val="nil"/>
                  <w:left w:val="nil"/>
                  <w:bottom w:val="nil"/>
                  <w:right w:val="nil"/>
                </w:tcBorders>
                <w:vAlign w:val="center"/>
                <w:hideMark/>
              </w:tcPr>
            </w:tcPrChange>
          </w:tcPr>
          <w:p w14:paraId="401B764A" w14:textId="77777777" w:rsidR="00E2396A" w:rsidRDefault="00E2396A">
            <w:pPr>
              <w:rPr>
                <w:ins w:id="2625" w:author="Christopher Boyer" w:date="2015-07-11T00:20:00Z"/>
                <w:rFonts w:ascii="Helvetica Neue" w:eastAsia="Times New Roman" w:hAnsi="Helvetica Neue" w:cs="Times New Roman"/>
                <w:color w:val="000000"/>
                <w:sz w:val="16"/>
                <w:szCs w:val="16"/>
              </w:rPr>
            </w:pPr>
          </w:p>
        </w:tc>
        <w:tc>
          <w:tcPr>
            <w:tcW w:w="770" w:type="dxa"/>
            <w:vMerge/>
            <w:tcBorders>
              <w:top w:val="nil"/>
              <w:left w:val="nil"/>
              <w:bottom w:val="nil"/>
              <w:right w:val="nil"/>
            </w:tcBorders>
            <w:vAlign w:val="center"/>
            <w:hideMark/>
            <w:tcPrChange w:id="2626" w:author="Christopher Boyer" w:date="2015-07-11T00:22:00Z">
              <w:tcPr>
                <w:tcW w:w="770" w:type="dxa"/>
                <w:vMerge/>
                <w:tcBorders>
                  <w:top w:val="nil"/>
                  <w:left w:val="nil"/>
                  <w:bottom w:val="nil"/>
                  <w:right w:val="nil"/>
                </w:tcBorders>
                <w:vAlign w:val="center"/>
                <w:hideMark/>
              </w:tcPr>
            </w:tcPrChange>
          </w:tcPr>
          <w:p w14:paraId="7895C042" w14:textId="77777777" w:rsidR="00E2396A" w:rsidRDefault="00E2396A">
            <w:pPr>
              <w:rPr>
                <w:ins w:id="2627"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628" w:author="Christopher Boyer" w:date="2015-07-11T00:22:00Z">
              <w:tcPr>
                <w:tcW w:w="101" w:type="dxa"/>
                <w:gridSpan w:val="2"/>
                <w:tcBorders>
                  <w:top w:val="nil"/>
                  <w:left w:val="nil"/>
                  <w:bottom w:val="nil"/>
                  <w:right w:val="nil"/>
                </w:tcBorders>
                <w:shd w:val="clear" w:color="auto" w:fill="auto"/>
                <w:noWrap/>
                <w:vAlign w:val="bottom"/>
                <w:hideMark/>
              </w:tcPr>
            </w:tcPrChange>
          </w:tcPr>
          <w:p w14:paraId="23FD99D7" w14:textId="77777777" w:rsidR="00E2396A" w:rsidRDefault="00E2396A">
            <w:pPr>
              <w:rPr>
                <w:ins w:id="2629"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630" w:author="Christopher Boyer" w:date="2015-07-11T00:22:00Z">
              <w:tcPr>
                <w:tcW w:w="725" w:type="dxa"/>
                <w:gridSpan w:val="2"/>
                <w:tcBorders>
                  <w:top w:val="nil"/>
                  <w:left w:val="nil"/>
                  <w:bottom w:val="nil"/>
                  <w:right w:val="nil"/>
                </w:tcBorders>
                <w:shd w:val="clear" w:color="auto" w:fill="auto"/>
                <w:noWrap/>
                <w:vAlign w:val="bottom"/>
                <w:hideMark/>
              </w:tcPr>
            </w:tcPrChange>
          </w:tcPr>
          <w:p w14:paraId="53039C4E" w14:textId="77777777" w:rsidR="00E2396A" w:rsidRDefault="00E2396A">
            <w:pPr>
              <w:jc w:val="right"/>
              <w:rPr>
                <w:ins w:id="2631" w:author="Christopher Boyer" w:date="2015-07-11T00:20:00Z"/>
                <w:rFonts w:ascii="Helvetica Neue" w:eastAsia="Times New Roman" w:hAnsi="Helvetica Neue" w:cs="Times New Roman"/>
                <w:b/>
                <w:bCs/>
                <w:color w:val="000000"/>
                <w:sz w:val="16"/>
                <w:szCs w:val="16"/>
              </w:rPr>
            </w:pPr>
            <w:ins w:id="2632" w:author="Christopher Boyer" w:date="2015-07-11T00:20:00Z">
              <w:r>
                <w:rPr>
                  <w:rFonts w:ascii="Helvetica Neue" w:eastAsia="Times New Roman" w:hAnsi="Helvetica Neue" w:cs="Times New Roman"/>
                  <w:b/>
                  <w:bCs/>
                  <w:color w:val="000000"/>
                  <w:sz w:val="16"/>
                  <w:szCs w:val="16"/>
                </w:rPr>
                <w:t>1.77**</w:t>
              </w:r>
            </w:ins>
          </w:p>
        </w:tc>
        <w:tc>
          <w:tcPr>
            <w:tcW w:w="1089" w:type="dxa"/>
            <w:tcBorders>
              <w:top w:val="nil"/>
              <w:left w:val="nil"/>
              <w:bottom w:val="nil"/>
              <w:right w:val="nil"/>
            </w:tcBorders>
            <w:shd w:val="clear" w:color="auto" w:fill="auto"/>
            <w:noWrap/>
            <w:vAlign w:val="bottom"/>
            <w:hideMark/>
            <w:tcPrChange w:id="2633" w:author="Christopher Boyer" w:date="2015-07-11T00:22:00Z">
              <w:tcPr>
                <w:tcW w:w="1089" w:type="dxa"/>
                <w:tcBorders>
                  <w:top w:val="nil"/>
                  <w:left w:val="nil"/>
                  <w:bottom w:val="nil"/>
                  <w:right w:val="nil"/>
                </w:tcBorders>
                <w:shd w:val="clear" w:color="auto" w:fill="auto"/>
                <w:noWrap/>
                <w:vAlign w:val="bottom"/>
                <w:hideMark/>
              </w:tcPr>
            </w:tcPrChange>
          </w:tcPr>
          <w:p w14:paraId="4C9035F3" w14:textId="77777777" w:rsidR="00E2396A" w:rsidRDefault="00E2396A">
            <w:pPr>
              <w:jc w:val="right"/>
              <w:rPr>
                <w:ins w:id="2634" w:author="Christopher Boyer" w:date="2015-07-11T00:20:00Z"/>
                <w:rFonts w:ascii="Helvetica Neue" w:eastAsia="Times New Roman" w:hAnsi="Helvetica Neue" w:cs="Times New Roman"/>
                <w:color w:val="000000"/>
                <w:sz w:val="16"/>
                <w:szCs w:val="16"/>
              </w:rPr>
            </w:pPr>
            <w:ins w:id="2635" w:author="Christopher Boyer" w:date="2015-07-11T00:20:00Z">
              <w:r>
                <w:rPr>
                  <w:rFonts w:ascii="Helvetica Neue" w:eastAsia="Times New Roman" w:hAnsi="Helvetica Neue" w:cs="Times New Roman"/>
                  <w:color w:val="000000"/>
                  <w:sz w:val="16"/>
                  <w:szCs w:val="16"/>
                </w:rPr>
                <w:t>1.16 - 2.72</w:t>
              </w:r>
            </w:ins>
          </w:p>
        </w:tc>
      </w:tr>
      <w:tr w:rsidR="00E2396A" w14:paraId="3190B624" w14:textId="77777777" w:rsidTr="00E2396A">
        <w:trPr>
          <w:trHeight w:val="300"/>
          <w:ins w:id="2636" w:author="Christopher Boyer" w:date="2015-07-11T00:20:00Z"/>
          <w:trPrChange w:id="2637" w:author="Christopher Boyer" w:date="2015-07-11T00:22:00Z">
            <w:trPr>
              <w:gridAfter w:val="0"/>
              <w:wBefore w:w="1317" w:type="dxa"/>
              <w:wAfter w:w="5144" w:type="dxa"/>
              <w:trHeight w:val="300"/>
            </w:trPr>
          </w:trPrChange>
        </w:trPr>
        <w:tc>
          <w:tcPr>
            <w:tcW w:w="2059" w:type="dxa"/>
            <w:tcBorders>
              <w:top w:val="nil"/>
              <w:left w:val="nil"/>
              <w:bottom w:val="nil"/>
              <w:right w:val="nil"/>
            </w:tcBorders>
            <w:shd w:val="clear" w:color="auto" w:fill="auto"/>
            <w:noWrap/>
            <w:vAlign w:val="bottom"/>
            <w:hideMark/>
            <w:tcPrChange w:id="2638" w:author="Christopher Boyer" w:date="2015-07-11T00:22:00Z">
              <w:tcPr>
                <w:tcW w:w="1700" w:type="dxa"/>
                <w:tcBorders>
                  <w:top w:val="nil"/>
                  <w:left w:val="nil"/>
                  <w:bottom w:val="nil"/>
                  <w:right w:val="nil"/>
                </w:tcBorders>
                <w:shd w:val="clear" w:color="auto" w:fill="auto"/>
                <w:noWrap/>
                <w:vAlign w:val="bottom"/>
                <w:hideMark/>
              </w:tcPr>
            </w:tcPrChange>
          </w:tcPr>
          <w:p w14:paraId="6CCE1188" w14:textId="77777777" w:rsidR="00E2396A" w:rsidRDefault="00E2396A">
            <w:pPr>
              <w:rPr>
                <w:ins w:id="2639" w:author="Christopher Boyer" w:date="2015-07-11T00:20:00Z"/>
                <w:rFonts w:ascii="Helvetica Neue" w:eastAsia="Times New Roman" w:hAnsi="Helvetica Neue" w:cs="Times New Roman"/>
                <w:color w:val="000000"/>
                <w:sz w:val="16"/>
                <w:szCs w:val="16"/>
              </w:rPr>
            </w:pPr>
            <w:ins w:id="2640" w:author="Christopher Boyer" w:date="2015-07-11T00:20:00Z">
              <w:r>
                <w:rPr>
                  <w:rFonts w:ascii="Helvetica Neue" w:eastAsia="Times New Roman" w:hAnsi="Helvetica Neue" w:cs="Times New Roman"/>
                  <w:color w:val="000000"/>
                  <w:sz w:val="16"/>
                  <w:szCs w:val="16"/>
                </w:rPr>
                <w:t xml:space="preserve">  Yes (Oct. cohort)</w:t>
              </w:r>
            </w:ins>
          </w:p>
        </w:tc>
        <w:tc>
          <w:tcPr>
            <w:tcW w:w="593" w:type="dxa"/>
            <w:tcBorders>
              <w:top w:val="nil"/>
              <w:left w:val="nil"/>
              <w:bottom w:val="nil"/>
              <w:right w:val="nil"/>
            </w:tcBorders>
            <w:shd w:val="clear" w:color="auto" w:fill="auto"/>
            <w:vAlign w:val="center"/>
            <w:hideMark/>
            <w:tcPrChange w:id="2641" w:author="Christopher Boyer" w:date="2015-07-11T00:22:00Z">
              <w:tcPr>
                <w:tcW w:w="589" w:type="dxa"/>
                <w:gridSpan w:val="2"/>
                <w:tcBorders>
                  <w:top w:val="nil"/>
                  <w:left w:val="nil"/>
                  <w:bottom w:val="nil"/>
                  <w:right w:val="nil"/>
                </w:tcBorders>
                <w:shd w:val="clear" w:color="auto" w:fill="auto"/>
                <w:vAlign w:val="center"/>
                <w:hideMark/>
              </w:tcPr>
            </w:tcPrChange>
          </w:tcPr>
          <w:p w14:paraId="388381DF" w14:textId="77777777" w:rsidR="00E2396A" w:rsidRDefault="00E2396A">
            <w:pPr>
              <w:jc w:val="right"/>
              <w:rPr>
                <w:ins w:id="2642" w:author="Christopher Boyer" w:date="2015-07-11T00:20:00Z"/>
                <w:rFonts w:ascii="Helvetica Neue" w:eastAsia="Times New Roman" w:hAnsi="Helvetica Neue" w:cs="Times New Roman"/>
                <w:color w:val="262626"/>
                <w:sz w:val="16"/>
                <w:szCs w:val="16"/>
              </w:rPr>
            </w:pPr>
            <w:ins w:id="2643" w:author="Christopher Boyer" w:date="2015-07-11T00:20:00Z">
              <w:r>
                <w:rPr>
                  <w:rFonts w:ascii="Helvetica Neue" w:eastAsia="Times New Roman" w:hAnsi="Helvetica Neue" w:cs="Times New Roman"/>
                  <w:color w:val="262626"/>
                  <w:sz w:val="16"/>
                  <w:szCs w:val="16"/>
                </w:rPr>
                <w:t>0.84</w:t>
              </w:r>
            </w:ins>
          </w:p>
        </w:tc>
        <w:tc>
          <w:tcPr>
            <w:tcW w:w="1104" w:type="dxa"/>
            <w:tcBorders>
              <w:top w:val="nil"/>
              <w:left w:val="nil"/>
              <w:bottom w:val="nil"/>
              <w:right w:val="nil"/>
            </w:tcBorders>
            <w:shd w:val="clear" w:color="auto" w:fill="auto"/>
            <w:noWrap/>
            <w:vAlign w:val="bottom"/>
            <w:hideMark/>
            <w:tcPrChange w:id="2644" w:author="Christopher Boyer" w:date="2015-07-11T00:22:00Z">
              <w:tcPr>
                <w:tcW w:w="1086" w:type="dxa"/>
                <w:tcBorders>
                  <w:top w:val="nil"/>
                  <w:left w:val="nil"/>
                  <w:bottom w:val="nil"/>
                  <w:right w:val="nil"/>
                </w:tcBorders>
                <w:shd w:val="clear" w:color="auto" w:fill="auto"/>
                <w:noWrap/>
                <w:vAlign w:val="bottom"/>
                <w:hideMark/>
              </w:tcPr>
            </w:tcPrChange>
          </w:tcPr>
          <w:p w14:paraId="281A1E68" w14:textId="77777777" w:rsidR="00E2396A" w:rsidRDefault="00E2396A">
            <w:pPr>
              <w:jc w:val="right"/>
              <w:rPr>
                <w:ins w:id="2645" w:author="Christopher Boyer" w:date="2015-07-11T00:20:00Z"/>
                <w:rFonts w:ascii="Helvetica Neue" w:eastAsia="Times New Roman" w:hAnsi="Helvetica Neue" w:cs="Times New Roman"/>
                <w:color w:val="000000"/>
                <w:sz w:val="16"/>
                <w:szCs w:val="16"/>
              </w:rPr>
            </w:pPr>
            <w:ins w:id="2646" w:author="Christopher Boyer" w:date="2015-07-11T00:20:00Z">
              <w:r>
                <w:rPr>
                  <w:rFonts w:ascii="Helvetica Neue" w:eastAsia="Times New Roman" w:hAnsi="Helvetica Neue" w:cs="Times New Roman"/>
                  <w:color w:val="000000"/>
                  <w:sz w:val="16"/>
                  <w:szCs w:val="16"/>
                </w:rPr>
                <w:t>0.34 - 2.07</w:t>
              </w:r>
            </w:ins>
          </w:p>
        </w:tc>
        <w:tc>
          <w:tcPr>
            <w:tcW w:w="261" w:type="dxa"/>
            <w:tcBorders>
              <w:top w:val="nil"/>
              <w:left w:val="nil"/>
              <w:bottom w:val="nil"/>
              <w:right w:val="nil"/>
            </w:tcBorders>
            <w:shd w:val="clear" w:color="auto" w:fill="auto"/>
            <w:noWrap/>
            <w:vAlign w:val="bottom"/>
            <w:hideMark/>
            <w:tcPrChange w:id="264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D0D3FD2" w14:textId="77777777" w:rsidR="00E2396A" w:rsidRDefault="00E2396A">
            <w:pPr>
              <w:jc w:val="right"/>
              <w:rPr>
                <w:ins w:id="2648" w:author="Christopher Boyer" w:date="2015-07-11T00:20:00Z"/>
                <w:rFonts w:ascii="Helvetica Neue" w:eastAsia="Times New Roman" w:hAnsi="Helvetica Neue" w:cs="Times New Roman"/>
                <w:color w:val="000000"/>
                <w:sz w:val="16"/>
                <w:szCs w:val="16"/>
              </w:rPr>
            </w:pPr>
          </w:p>
        </w:tc>
        <w:tc>
          <w:tcPr>
            <w:tcW w:w="761" w:type="dxa"/>
            <w:tcBorders>
              <w:top w:val="nil"/>
              <w:left w:val="nil"/>
              <w:bottom w:val="nil"/>
              <w:right w:val="nil"/>
            </w:tcBorders>
            <w:shd w:val="clear" w:color="auto" w:fill="auto"/>
            <w:vAlign w:val="center"/>
            <w:hideMark/>
            <w:tcPrChange w:id="2649" w:author="Christopher Boyer" w:date="2015-07-11T00:22:00Z">
              <w:tcPr>
                <w:tcW w:w="761" w:type="dxa"/>
                <w:gridSpan w:val="2"/>
                <w:tcBorders>
                  <w:top w:val="nil"/>
                  <w:left w:val="nil"/>
                  <w:bottom w:val="nil"/>
                  <w:right w:val="nil"/>
                </w:tcBorders>
                <w:shd w:val="clear" w:color="auto" w:fill="auto"/>
                <w:vAlign w:val="center"/>
                <w:hideMark/>
              </w:tcPr>
            </w:tcPrChange>
          </w:tcPr>
          <w:p w14:paraId="50560C11" w14:textId="77777777" w:rsidR="00E2396A" w:rsidRDefault="00E2396A">
            <w:pPr>
              <w:jc w:val="right"/>
              <w:rPr>
                <w:ins w:id="2650" w:author="Christopher Boyer" w:date="2015-07-11T00:20:00Z"/>
                <w:rFonts w:ascii="Helvetica Neue" w:eastAsia="Times New Roman" w:hAnsi="Helvetica Neue" w:cs="Times New Roman"/>
                <w:b/>
                <w:bCs/>
                <w:color w:val="262626"/>
                <w:sz w:val="16"/>
                <w:szCs w:val="16"/>
              </w:rPr>
            </w:pPr>
            <w:ins w:id="2651" w:author="Christopher Boyer" w:date="2015-07-11T00:20:00Z">
              <w:r>
                <w:rPr>
                  <w:rFonts w:ascii="Helvetica Neue" w:eastAsia="Times New Roman" w:hAnsi="Helvetica Neue" w:cs="Times New Roman"/>
                  <w:b/>
                  <w:bCs/>
                  <w:color w:val="262626"/>
                  <w:sz w:val="16"/>
                  <w:szCs w:val="16"/>
                </w:rPr>
                <w:t>4.20***</w:t>
              </w:r>
            </w:ins>
          </w:p>
        </w:tc>
        <w:tc>
          <w:tcPr>
            <w:tcW w:w="1086" w:type="dxa"/>
            <w:tcBorders>
              <w:top w:val="nil"/>
              <w:left w:val="nil"/>
              <w:bottom w:val="nil"/>
              <w:right w:val="nil"/>
            </w:tcBorders>
            <w:shd w:val="clear" w:color="auto" w:fill="auto"/>
            <w:noWrap/>
            <w:vAlign w:val="bottom"/>
            <w:hideMark/>
            <w:tcPrChange w:id="2652" w:author="Christopher Boyer" w:date="2015-07-11T00:22:00Z">
              <w:tcPr>
                <w:tcW w:w="1086" w:type="dxa"/>
                <w:tcBorders>
                  <w:top w:val="nil"/>
                  <w:left w:val="nil"/>
                  <w:bottom w:val="nil"/>
                  <w:right w:val="nil"/>
                </w:tcBorders>
                <w:shd w:val="clear" w:color="auto" w:fill="auto"/>
                <w:noWrap/>
                <w:vAlign w:val="bottom"/>
                <w:hideMark/>
              </w:tcPr>
            </w:tcPrChange>
          </w:tcPr>
          <w:p w14:paraId="1019CB89" w14:textId="77777777" w:rsidR="00E2396A" w:rsidRDefault="00E2396A">
            <w:pPr>
              <w:jc w:val="right"/>
              <w:rPr>
                <w:ins w:id="2653" w:author="Christopher Boyer" w:date="2015-07-11T00:20:00Z"/>
                <w:rFonts w:ascii="Helvetica Neue" w:eastAsia="Times New Roman" w:hAnsi="Helvetica Neue" w:cs="Times New Roman"/>
                <w:color w:val="000000"/>
                <w:sz w:val="16"/>
                <w:szCs w:val="16"/>
              </w:rPr>
            </w:pPr>
            <w:ins w:id="2654" w:author="Christopher Boyer" w:date="2015-07-11T00:20:00Z">
              <w:r>
                <w:rPr>
                  <w:rFonts w:ascii="Helvetica Neue" w:eastAsia="Times New Roman" w:hAnsi="Helvetica Neue" w:cs="Times New Roman"/>
                  <w:color w:val="000000"/>
                  <w:sz w:val="16"/>
                  <w:szCs w:val="16"/>
                </w:rPr>
                <w:t>2.12 - 8.34</w:t>
              </w:r>
            </w:ins>
          </w:p>
        </w:tc>
        <w:tc>
          <w:tcPr>
            <w:tcW w:w="261" w:type="dxa"/>
            <w:tcBorders>
              <w:top w:val="nil"/>
              <w:left w:val="nil"/>
              <w:bottom w:val="nil"/>
              <w:right w:val="nil"/>
            </w:tcBorders>
            <w:shd w:val="clear" w:color="auto" w:fill="auto"/>
            <w:noWrap/>
            <w:vAlign w:val="bottom"/>
            <w:hideMark/>
            <w:tcPrChange w:id="2655" w:author="Christopher Boyer" w:date="2015-07-11T00:22:00Z">
              <w:tcPr>
                <w:tcW w:w="101" w:type="dxa"/>
                <w:gridSpan w:val="2"/>
                <w:tcBorders>
                  <w:top w:val="nil"/>
                  <w:left w:val="nil"/>
                  <w:bottom w:val="nil"/>
                  <w:right w:val="nil"/>
                </w:tcBorders>
                <w:shd w:val="clear" w:color="auto" w:fill="auto"/>
                <w:noWrap/>
                <w:vAlign w:val="bottom"/>
                <w:hideMark/>
              </w:tcPr>
            </w:tcPrChange>
          </w:tcPr>
          <w:p w14:paraId="48A1F4B3" w14:textId="77777777" w:rsidR="00E2396A" w:rsidRDefault="00E2396A">
            <w:pPr>
              <w:rPr>
                <w:ins w:id="2656" w:author="Christopher Boyer" w:date="2015-07-11T00:20:00Z"/>
                <w:rFonts w:ascii="Helvetica Neue" w:eastAsia="Times New Roman" w:hAnsi="Helvetica Neue" w:cs="Times New Roman"/>
                <w:color w:val="000000"/>
                <w:sz w:val="16"/>
                <w:szCs w:val="16"/>
              </w:rPr>
            </w:pPr>
          </w:p>
        </w:tc>
        <w:tc>
          <w:tcPr>
            <w:tcW w:w="448" w:type="dxa"/>
            <w:tcBorders>
              <w:top w:val="nil"/>
              <w:left w:val="nil"/>
              <w:bottom w:val="nil"/>
              <w:right w:val="nil"/>
            </w:tcBorders>
            <w:shd w:val="clear" w:color="auto" w:fill="auto"/>
            <w:noWrap/>
            <w:vAlign w:val="bottom"/>
            <w:hideMark/>
            <w:tcPrChange w:id="2657" w:author="Christopher Boyer" w:date="2015-07-11T00:22:00Z">
              <w:tcPr>
                <w:tcW w:w="354" w:type="dxa"/>
                <w:gridSpan w:val="2"/>
                <w:tcBorders>
                  <w:top w:val="nil"/>
                  <w:left w:val="nil"/>
                  <w:bottom w:val="nil"/>
                  <w:right w:val="nil"/>
                </w:tcBorders>
                <w:shd w:val="clear" w:color="auto" w:fill="auto"/>
                <w:noWrap/>
                <w:vAlign w:val="bottom"/>
                <w:hideMark/>
              </w:tcPr>
            </w:tcPrChange>
          </w:tcPr>
          <w:p w14:paraId="08355E22" w14:textId="77777777" w:rsidR="00E2396A" w:rsidRDefault="00E2396A">
            <w:pPr>
              <w:jc w:val="right"/>
              <w:rPr>
                <w:ins w:id="2658" w:author="Christopher Boyer" w:date="2015-07-11T00:20:00Z"/>
                <w:rFonts w:ascii="Helvetica Neue" w:eastAsia="Times New Roman" w:hAnsi="Helvetica Neue" w:cs="Times New Roman"/>
                <w:color w:val="000000"/>
                <w:sz w:val="16"/>
                <w:szCs w:val="16"/>
              </w:rPr>
            </w:pPr>
            <w:ins w:id="2659" w:author="Christopher Boyer" w:date="2015-07-11T00:20:00Z">
              <w:r>
                <w:rPr>
                  <w:rFonts w:ascii="Helvetica Neue" w:eastAsia="Times New Roman" w:hAnsi="Helvetica Neue" w:cs="Times New Roman"/>
                  <w:color w:val="000000"/>
                  <w:sz w:val="16"/>
                  <w:szCs w:val="16"/>
                </w:rPr>
                <w:t>1</w:t>
              </w:r>
            </w:ins>
          </w:p>
        </w:tc>
        <w:tc>
          <w:tcPr>
            <w:tcW w:w="770" w:type="dxa"/>
            <w:tcBorders>
              <w:top w:val="nil"/>
              <w:left w:val="nil"/>
              <w:bottom w:val="nil"/>
              <w:right w:val="nil"/>
            </w:tcBorders>
            <w:shd w:val="clear" w:color="auto" w:fill="auto"/>
            <w:noWrap/>
            <w:vAlign w:val="bottom"/>
            <w:hideMark/>
            <w:tcPrChange w:id="2660" w:author="Christopher Boyer" w:date="2015-07-11T00:22:00Z">
              <w:tcPr>
                <w:tcW w:w="770" w:type="dxa"/>
                <w:tcBorders>
                  <w:top w:val="nil"/>
                  <w:left w:val="nil"/>
                  <w:bottom w:val="nil"/>
                  <w:right w:val="nil"/>
                </w:tcBorders>
                <w:shd w:val="clear" w:color="auto" w:fill="auto"/>
                <w:noWrap/>
                <w:vAlign w:val="bottom"/>
                <w:hideMark/>
              </w:tcPr>
            </w:tcPrChange>
          </w:tcPr>
          <w:p w14:paraId="0268EF6F" w14:textId="77777777" w:rsidR="00E2396A" w:rsidRDefault="00E2396A">
            <w:pPr>
              <w:jc w:val="right"/>
              <w:rPr>
                <w:ins w:id="2661" w:author="Christopher Boyer" w:date="2015-07-11T00:20:00Z"/>
                <w:rFonts w:ascii="Helvetica Neue" w:eastAsia="Times New Roman" w:hAnsi="Helvetica Neue" w:cs="Times New Roman"/>
                <w:color w:val="000000"/>
                <w:sz w:val="16"/>
                <w:szCs w:val="16"/>
              </w:rPr>
            </w:pPr>
            <w:ins w:id="2662"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nil"/>
              <w:right w:val="nil"/>
            </w:tcBorders>
            <w:shd w:val="clear" w:color="auto" w:fill="auto"/>
            <w:noWrap/>
            <w:vAlign w:val="bottom"/>
            <w:hideMark/>
            <w:tcPrChange w:id="2663"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EB627D4" w14:textId="77777777" w:rsidR="00E2396A" w:rsidRDefault="00E2396A">
            <w:pPr>
              <w:rPr>
                <w:ins w:id="2664" w:author="Christopher Boyer" w:date="2015-07-11T00:20:00Z"/>
                <w:rFonts w:ascii="Calibri" w:eastAsia="Times New Roman" w:hAnsi="Calibri" w:cs="Times New Roman"/>
                <w:color w:val="000000"/>
                <w:sz w:val="16"/>
                <w:szCs w:val="16"/>
              </w:rPr>
            </w:pPr>
          </w:p>
        </w:tc>
        <w:tc>
          <w:tcPr>
            <w:tcW w:w="744" w:type="dxa"/>
            <w:tcBorders>
              <w:top w:val="nil"/>
              <w:left w:val="nil"/>
              <w:bottom w:val="nil"/>
              <w:right w:val="nil"/>
            </w:tcBorders>
            <w:shd w:val="clear" w:color="auto" w:fill="auto"/>
            <w:noWrap/>
            <w:vAlign w:val="bottom"/>
            <w:hideMark/>
            <w:tcPrChange w:id="2665" w:author="Christopher Boyer" w:date="2015-07-11T00:22:00Z">
              <w:tcPr>
                <w:tcW w:w="725" w:type="dxa"/>
                <w:gridSpan w:val="2"/>
                <w:tcBorders>
                  <w:top w:val="nil"/>
                  <w:left w:val="nil"/>
                  <w:bottom w:val="nil"/>
                  <w:right w:val="nil"/>
                </w:tcBorders>
                <w:shd w:val="clear" w:color="auto" w:fill="auto"/>
                <w:noWrap/>
                <w:vAlign w:val="bottom"/>
                <w:hideMark/>
              </w:tcPr>
            </w:tcPrChange>
          </w:tcPr>
          <w:p w14:paraId="7D22B3D3" w14:textId="77777777" w:rsidR="00E2396A" w:rsidRDefault="00E2396A">
            <w:pPr>
              <w:jc w:val="right"/>
              <w:rPr>
                <w:ins w:id="2666" w:author="Christopher Boyer" w:date="2015-07-11T00:20:00Z"/>
                <w:rFonts w:ascii="Helvetica Neue" w:eastAsia="Times New Roman" w:hAnsi="Helvetica Neue" w:cs="Times New Roman"/>
                <w:b/>
                <w:bCs/>
                <w:color w:val="000000"/>
                <w:sz w:val="16"/>
                <w:szCs w:val="16"/>
              </w:rPr>
            </w:pPr>
            <w:ins w:id="2667" w:author="Christopher Boyer" w:date="2015-07-11T00:20:00Z">
              <w:r>
                <w:rPr>
                  <w:rFonts w:ascii="Helvetica Neue" w:eastAsia="Times New Roman" w:hAnsi="Helvetica Neue" w:cs="Times New Roman"/>
                  <w:b/>
                  <w:bCs/>
                  <w:color w:val="000000"/>
                  <w:sz w:val="16"/>
                  <w:szCs w:val="16"/>
                </w:rPr>
                <w:t>5.00***</w:t>
              </w:r>
            </w:ins>
          </w:p>
        </w:tc>
        <w:tc>
          <w:tcPr>
            <w:tcW w:w="1206" w:type="dxa"/>
            <w:tcBorders>
              <w:top w:val="nil"/>
              <w:left w:val="nil"/>
              <w:bottom w:val="nil"/>
              <w:right w:val="nil"/>
            </w:tcBorders>
            <w:shd w:val="clear" w:color="auto" w:fill="auto"/>
            <w:noWrap/>
            <w:vAlign w:val="bottom"/>
            <w:hideMark/>
            <w:tcPrChange w:id="2668" w:author="Christopher Boyer" w:date="2015-07-11T00:22:00Z">
              <w:tcPr>
                <w:tcW w:w="1206" w:type="dxa"/>
                <w:tcBorders>
                  <w:top w:val="nil"/>
                  <w:left w:val="nil"/>
                  <w:bottom w:val="nil"/>
                  <w:right w:val="nil"/>
                </w:tcBorders>
                <w:shd w:val="clear" w:color="auto" w:fill="auto"/>
                <w:noWrap/>
                <w:vAlign w:val="bottom"/>
                <w:hideMark/>
              </w:tcPr>
            </w:tcPrChange>
          </w:tcPr>
          <w:p w14:paraId="3759A542" w14:textId="77777777" w:rsidR="00E2396A" w:rsidRDefault="00E2396A">
            <w:pPr>
              <w:jc w:val="right"/>
              <w:rPr>
                <w:ins w:id="2669" w:author="Christopher Boyer" w:date="2015-07-11T00:20:00Z"/>
                <w:rFonts w:ascii="Helvetica Neue" w:eastAsia="Times New Roman" w:hAnsi="Helvetica Neue" w:cs="Times New Roman"/>
                <w:color w:val="000000"/>
                <w:sz w:val="16"/>
                <w:szCs w:val="16"/>
              </w:rPr>
            </w:pPr>
            <w:ins w:id="2670" w:author="Christopher Boyer" w:date="2015-07-11T00:20:00Z">
              <w:r>
                <w:rPr>
                  <w:rFonts w:ascii="Helvetica Neue" w:eastAsia="Times New Roman" w:hAnsi="Helvetica Neue" w:cs="Times New Roman"/>
                  <w:color w:val="000000"/>
                  <w:sz w:val="16"/>
                  <w:szCs w:val="16"/>
                </w:rPr>
                <w:t>2.29 - 10.94</w:t>
              </w:r>
            </w:ins>
          </w:p>
        </w:tc>
        <w:tc>
          <w:tcPr>
            <w:tcW w:w="261" w:type="dxa"/>
            <w:tcBorders>
              <w:top w:val="nil"/>
              <w:left w:val="nil"/>
              <w:bottom w:val="nil"/>
              <w:right w:val="nil"/>
            </w:tcBorders>
            <w:shd w:val="clear" w:color="auto" w:fill="auto"/>
            <w:noWrap/>
            <w:vAlign w:val="bottom"/>
            <w:hideMark/>
            <w:tcPrChange w:id="2671" w:author="Christopher Boyer" w:date="2015-07-11T00:22:00Z">
              <w:tcPr>
                <w:tcW w:w="101" w:type="dxa"/>
                <w:gridSpan w:val="2"/>
                <w:tcBorders>
                  <w:top w:val="nil"/>
                  <w:left w:val="nil"/>
                  <w:bottom w:val="nil"/>
                  <w:right w:val="nil"/>
                </w:tcBorders>
                <w:shd w:val="clear" w:color="auto" w:fill="auto"/>
                <w:noWrap/>
                <w:vAlign w:val="bottom"/>
                <w:hideMark/>
              </w:tcPr>
            </w:tcPrChange>
          </w:tcPr>
          <w:p w14:paraId="05259558" w14:textId="77777777" w:rsidR="00E2396A" w:rsidRDefault="00E2396A">
            <w:pPr>
              <w:rPr>
                <w:ins w:id="2672" w:author="Christopher Boyer" w:date="2015-07-11T00:20:00Z"/>
                <w:rFonts w:ascii="Helvetica Neue" w:eastAsia="Times New Roman" w:hAnsi="Helvetica Neue" w:cs="Times New Roman"/>
                <w:color w:val="000000"/>
                <w:sz w:val="16"/>
                <w:szCs w:val="16"/>
              </w:rPr>
            </w:pPr>
          </w:p>
        </w:tc>
        <w:tc>
          <w:tcPr>
            <w:tcW w:w="448" w:type="dxa"/>
            <w:vMerge/>
            <w:tcBorders>
              <w:top w:val="nil"/>
              <w:left w:val="nil"/>
              <w:bottom w:val="nil"/>
              <w:right w:val="nil"/>
            </w:tcBorders>
            <w:vAlign w:val="center"/>
            <w:hideMark/>
            <w:tcPrChange w:id="2673" w:author="Christopher Boyer" w:date="2015-07-11T00:22:00Z">
              <w:tcPr>
                <w:tcW w:w="354" w:type="dxa"/>
                <w:gridSpan w:val="2"/>
                <w:vMerge/>
                <w:tcBorders>
                  <w:top w:val="nil"/>
                  <w:left w:val="nil"/>
                  <w:bottom w:val="nil"/>
                  <w:right w:val="nil"/>
                </w:tcBorders>
                <w:vAlign w:val="center"/>
                <w:hideMark/>
              </w:tcPr>
            </w:tcPrChange>
          </w:tcPr>
          <w:p w14:paraId="0DDF0592" w14:textId="77777777" w:rsidR="00E2396A" w:rsidRDefault="00E2396A">
            <w:pPr>
              <w:rPr>
                <w:ins w:id="2674" w:author="Christopher Boyer" w:date="2015-07-11T00:20:00Z"/>
                <w:rFonts w:ascii="Helvetica Neue" w:eastAsia="Times New Roman" w:hAnsi="Helvetica Neue" w:cs="Times New Roman"/>
                <w:color w:val="000000"/>
                <w:sz w:val="16"/>
                <w:szCs w:val="16"/>
              </w:rPr>
            </w:pPr>
          </w:p>
        </w:tc>
        <w:tc>
          <w:tcPr>
            <w:tcW w:w="770" w:type="dxa"/>
            <w:vMerge/>
            <w:tcBorders>
              <w:top w:val="nil"/>
              <w:left w:val="nil"/>
              <w:bottom w:val="nil"/>
              <w:right w:val="nil"/>
            </w:tcBorders>
            <w:vAlign w:val="center"/>
            <w:hideMark/>
            <w:tcPrChange w:id="2675" w:author="Christopher Boyer" w:date="2015-07-11T00:22:00Z">
              <w:tcPr>
                <w:tcW w:w="770" w:type="dxa"/>
                <w:vMerge/>
                <w:tcBorders>
                  <w:top w:val="nil"/>
                  <w:left w:val="nil"/>
                  <w:bottom w:val="nil"/>
                  <w:right w:val="nil"/>
                </w:tcBorders>
                <w:vAlign w:val="center"/>
                <w:hideMark/>
              </w:tcPr>
            </w:tcPrChange>
          </w:tcPr>
          <w:p w14:paraId="3FE57925" w14:textId="77777777" w:rsidR="00E2396A" w:rsidRDefault="00E2396A">
            <w:pPr>
              <w:rPr>
                <w:ins w:id="2676" w:author="Christopher Boyer" w:date="2015-07-11T00:20:00Z"/>
                <w:rFonts w:ascii="Helvetica Neue" w:eastAsia="Times New Roman" w:hAnsi="Helvetica Neue" w:cs="Times New Roman"/>
                <w:color w:val="000000"/>
                <w:sz w:val="16"/>
                <w:szCs w:val="16"/>
              </w:rPr>
            </w:pPr>
          </w:p>
        </w:tc>
        <w:tc>
          <w:tcPr>
            <w:tcW w:w="261" w:type="dxa"/>
            <w:tcBorders>
              <w:top w:val="nil"/>
              <w:left w:val="nil"/>
              <w:bottom w:val="nil"/>
              <w:right w:val="nil"/>
            </w:tcBorders>
            <w:shd w:val="clear" w:color="auto" w:fill="auto"/>
            <w:noWrap/>
            <w:vAlign w:val="bottom"/>
            <w:hideMark/>
            <w:tcPrChange w:id="2677" w:author="Christopher Boyer" w:date="2015-07-11T00:22:00Z">
              <w:tcPr>
                <w:tcW w:w="101" w:type="dxa"/>
                <w:gridSpan w:val="2"/>
                <w:tcBorders>
                  <w:top w:val="nil"/>
                  <w:left w:val="nil"/>
                  <w:bottom w:val="nil"/>
                  <w:right w:val="nil"/>
                </w:tcBorders>
                <w:shd w:val="clear" w:color="auto" w:fill="auto"/>
                <w:noWrap/>
                <w:vAlign w:val="bottom"/>
                <w:hideMark/>
              </w:tcPr>
            </w:tcPrChange>
          </w:tcPr>
          <w:p w14:paraId="616568BD" w14:textId="77777777" w:rsidR="00E2396A" w:rsidRDefault="00E2396A">
            <w:pPr>
              <w:rPr>
                <w:ins w:id="2678" w:author="Christopher Boyer" w:date="2015-07-11T00:20:00Z"/>
                <w:rFonts w:ascii="Calibri" w:eastAsia="Times New Roman" w:hAnsi="Calibri" w:cs="Times New Roman"/>
                <w:color w:val="000000"/>
                <w:sz w:val="16"/>
                <w:szCs w:val="16"/>
              </w:rPr>
            </w:pPr>
          </w:p>
        </w:tc>
        <w:tc>
          <w:tcPr>
            <w:tcW w:w="725" w:type="dxa"/>
            <w:tcBorders>
              <w:top w:val="nil"/>
              <w:left w:val="nil"/>
              <w:bottom w:val="nil"/>
              <w:right w:val="nil"/>
            </w:tcBorders>
            <w:shd w:val="clear" w:color="auto" w:fill="auto"/>
            <w:noWrap/>
            <w:vAlign w:val="bottom"/>
            <w:hideMark/>
            <w:tcPrChange w:id="2679" w:author="Christopher Boyer" w:date="2015-07-11T00:22:00Z">
              <w:tcPr>
                <w:tcW w:w="725" w:type="dxa"/>
                <w:gridSpan w:val="2"/>
                <w:tcBorders>
                  <w:top w:val="nil"/>
                  <w:left w:val="nil"/>
                  <w:bottom w:val="nil"/>
                  <w:right w:val="nil"/>
                </w:tcBorders>
                <w:shd w:val="clear" w:color="auto" w:fill="auto"/>
                <w:noWrap/>
                <w:vAlign w:val="bottom"/>
                <w:hideMark/>
              </w:tcPr>
            </w:tcPrChange>
          </w:tcPr>
          <w:p w14:paraId="0A7014DF" w14:textId="77777777" w:rsidR="00E2396A" w:rsidRDefault="00E2396A">
            <w:pPr>
              <w:jc w:val="right"/>
              <w:rPr>
                <w:ins w:id="2680" w:author="Christopher Boyer" w:date="2015-07-11T00:20:00Z"/>
                <w:rFonts w:ascii="Helvetica Neue" w:eastAsia="Times New Roman" w:hAnsi="Helvetica Neue" w:cs="Times New Roman"/>
                <w:b/>
                <w:bCs/>
                <w:color w:val="000000"/>
                <w:sz w:val="16"/>
                <w:szCs w:val="16"/>
              </w:rPr>
            </w:pPr>
            <w:ins w:id="2681" w:author="Christopher Boyer" w:date="2015-07-11T00:20:00Z">
              <w:r>
                <w:rPr>
                  <w:rFonts w:ascii="Helvetica Neue" w:eastAsia="Times New Roman" w:hAnsi="Helvetica Neue" w:cs="Times New Roman"/>
                  <w:b/>
                  <w:bCs/>
                  <w:color w:val="000000"/>
                  <w:sz w:val="16"/>
                  <w:szCs w:val="16"/>
                </w:rPr>
                <w:t>4.51***</w:t>
              </w:r>
            </w:ins>
          </w:p>
        </w:tc>
        <w:tc>
          <w:tcPr>
            <w:tcW w:w="1089" w:type="dxa"/>
            <w:tcBorders>
              <w:top w:val="nil"/>
              <w:left w:val="nil"/>
              <w:bottom w:val="nil"/>
              <w:right w:val="nil"/>
            </w:tcBorders>
            <w:shd w:val="clear" w:color="auto" w:fill="auto"/>
            <w:noWrap/>
            <w:vAlign w:val="bottom"/>
            <w:hideMark/>
            <w:tcPrChange w:id="2682" w:author="Christopher Boyer" w:date="2015-07-11T00:22:00Z">
              <w:tcPr>
                <w:tcW w:w="1089" w:type="dxa"/>
                <w:tcBorders>
                  <w:top w:val="nil"/>
                  <w:left w:val="nil"/>
                  <w:bottom w:val="nil"/>
                  <w:right w:val="nil"/>
                </w:tcBorders>
                <w:shd w:val="clear" w:color="auto" w:fill="auto"/>
                <w:noWrap/>
                <w:vAlign w:val="bottom"/>
                <w:hideMark/>
              </w:tcPr>
            </w:tcPrChange>
          </w:tcPr>
          <w:p w14:paraId="08DD6C4F" w14:textId="77777777" w:rsidR="00E2396A" w:rsidRDefault="00E2396A">
            <w:pPr>
              <w:jc w:val="right"/>
              <w:rPr>
                <w:ins w:id="2683" w:author="Christopher Boyer" w:date="2015-07-11T00:20:00Z"/>
                <w:rFonts w:ascii="Helvetica Neue" w:eastAsia="Times New Roman" w:hAnsi="Helvetica Neue" w:cs="Times New Roman"/>
                <w:color w:val="000000"/>
                <w:sz w:val="16"/>
                <w:szCs w:val="16"/>
              </w:rPr>
            </w:pPr>
            <w:ins w:id="2684" w:author="Christopher Boyer" w:date="2015-07-11T00:20:00Z">
              <w:r>
                <w:rPr>
                  <w:rFonts w:ascii="Helvetica Neue" w:eastAsia="Times New Roman" w:hAnsi="Helvetica Neue" w:cs="Times New Roman"/>
                  <w:color w:val="000000"/>
                  <w:sz w:val="16"/>
                  <w:szCs w:val="16"/>
                </w:rPr>
                <w:t>2.65 - 7.68</w:t>
              </w:r>
            </w:ins>
          </w:p>
        </w:tc>
      </w:tr>
      <w:tr w:rsidR="00E2396A" w14:paraId="065A17D6" w14:textId="77777777" w:rsidTr="00E2396A">
        <w:trPr>
          <w:trHeight w:val="300"/>
          <w:ins w:id="2685" w:author="Christopher Boyer" w:date="2015-07-11T00:20:00Z"/>
          <w:trPrChange w:id="2686" w:author="Christopher Boyer" w:date="2015-07-11T00:22:00Z">
            <w:trPr>
              <w:gridAfter w:val="0"/>
              <w:wBefore w:w="1317" w:type="dxa"/>
              <w:wAfter w:w="5144" w:type="dxa"/>
              <w:trHeight w:val="300"/>
            </w:trPr>
          </w:trPrChange>
        </w:trPr>
        <w:tc>
          <w:tcPr>
            <w:tcW w:w="2059" w:type="dxa"/>
            <w:tcBorders>
              <w:top w:val="nil"/>
              <w:left w:val="nil"/>
              <w:bottom w:val="single" w:sz="4" w:space="0" w:color="auto"/>
              <w:right w:val="nil"/>
            </w:tcBorders>
            <w:shd w:val="clear" w:color="auto" w:fill="auto"/>
            <w:noWrap/>
            <w:vAlign w:val="bottom"/>
            <w:hideMark/>
            <w:tcPrChange w:id="2687" w:author="Christopher Boyer" w:date="2015-07-11T00:22:00Z">
              <w:tcPr>
                <w:tcW w:w="1700" w:type="dxa"/>
                <w:tcBorders>
                  <w:top w:val="nil"/>
                  <w:left w:val="nil"/>
                  <w:bottom w:val="single" w:sz="4" w:space="0" w:color="auto"/>
                  <w:right w:val="nil"/>
                </w:tcBorders>
                <w:shd w:val="clear" w:color="auto" w:fill="auto"/>
                <w:noWrap/>
                <w:vAlign w:val="bottom"/>
                <w:hideMark/>
              </w:tcPr>
            </w:tcPrChange>
          </w:tcPr>
          <w:p w14:paraId="17A859B3" w14:textId="7FBCB0EB" w:rsidR="00E2396A" w:rsidRDefault="00E2396A">
            <w:pPr>
              <w:rPr>
                <w:ins w:id="2688" w:author="Christopher Boyer" w:date="2015-07-11T00:20:00Z"/>
                <w:rFonts w:ascii="Helvetica Neue" w:eastAsia="Times New Roman" w:hAnsi="Helvetica Neue" w:cs="Times New Roman"/>
                <w:b/>
                <w:bCs/>
                <w:color w:val="000000"/>
                <w:sz w:val="16"/>
                <w:szCs w:val="16"/>
              </w:rPr>
            </w:pPr>
            <w:ins w:id="2689" w:author="Christopher Boyer" w:date="2015-07-11T00:22:00Z">
              <w:r>
                <w:rPr>
                  <w:rFonts w:ascii="Helvetica Neue" w:eastAsia="Times New Roman" w:hAnsi="Helvetica Neue" w:cs="Times New Roman"/>
                  <w:b/>
                  <w:bCs/>
                  <w:color w:val="000000"/>
                  <w:sz w:val="16"/>
                  <w:szCs w:val="16"/>
                </w:rPr>
                <w:t>All Nurses (post vs. pre)</w:t>
              </w:r>
            </w:ins>
          </w:p>
        </w:tc>
        <w:tc>
          <w:tcPr>
            <w:tcW w:w="593" w:type="dxa"/>
            <w:tcBorders>
              <w:top w:val="nil"/>
              <w:left w:val="nil"/>
              <w:bottom w:val="single" w:sz="4" w:space="0" w:color="auto"/>
              <w:right w:val="nil"/>
            </w:tcBorders>
            <w:shd w:val="clear" w:color="auto" w:fill="auto"/>
            <w:vAlign w:val="center"/>
            <w:hideMark/>
            <w:tcPrChange w:id="2690" w:author="Christopher Boyer" w:date="2015-07-11T00:22:00Z">
              <w:tcPr>
                <w:tcW w:w="589" w:type="dxa"/>
                <w:gridSpan w:val="2"/>
                <w:tcBorders>
                  <w:top w:val="nil"/>
                  <w:left w:val="nil"/>
                  <w:bottom w:val="single" w:sz="4" w:space="0" w:color="auto"/>
                  <w:right w:val="nil"/>
                </w:tcBorders>
                <w:shd w:val="clear" w:color="auto" w:fill="auto"/>
                <w:vAlign w:val="center"/>
                <w:hideMark/>
              </w:tcPr>
            </w:tcPrChange>
          </w:tcPr>
          <w:p w14:paraId="3085DA9B" w14:textId="77777777" w:rsidR="00E2396A" w:rsidRDefault="00E2396A">
            <w:pPr>
              <w:jc w:val="right"/>
              <w:rPr>
                <w:ins w:id="2691" w:author="Christopher Boyer" w:date="2015-07-11T00:20:00Z"/>
                <w:rFonts w:ascii="Helvetica Neue" w:eastAsia="Times New Roman" w:hAnsi="Helvetica Neue" w:cs="Times New Roman"/>
                <w:color w:val="262626"/>
                <w:sz w:val="16"/>
                <w:szCs w:val="16"/>
              </w:rPr>
            </w:pPr>
            <w:ins w:id="2692" w:author="Christopher Boyer" w:date="2015-07-11T00:20:00Z">
              <w:r>
                <w:rPr>
                  <w:rFonts w:ascii="Helvetica Neue" w:eastAsia="Times New Roman" w:hAnsi="Helvetica Neue" w:cs="Times New Roman"/>
                  <w:color w:val="262626"/>
                  <w:sz w:val="16"/>
                  <w:szCs w:val="16"/>
                </w:rPr>
                <w:t>1</w:t>
              </w:r>
            </w:ins>
          </w:p>
        </w:tc>
        <w:tc>
          <w:tcPr>
            <w:tcW w:w="1104" w:type="dxa"/>
            <w:tcBorders>
              <w:top w:val="nil"/>
              <w:left w:val="nil"/>
              <w:bottom w:val="single" w:sz="4" w:space="0" w:color="auto"/>
              <w:right w:val="nil"/>
            </w:tcBorders>
            <w:shd w:val="clear" w:color="auto" w:fill="auto"/>
            <w:noWrap/>
            <w:vAlign w:val="bottom"/>
            <w:hideMark/>
            <w:tcPrChange w:id="2693" w:author="Christopher Boyer" w:date="2015-07-11T00:22:00Z">
              <w:tcPr>
                <w:tcW w:w="1086" w:type="dxa"/>
                <w:tcBorders>
                  <w:top w:val="nil"/>
                  <w:left w:val="nil"/>
                  <w:bottom w:val="single" w:sz="4" w:space="0" w:color="auto"/>
                  <w:right w:val="nil"/>
                </w:tcBorders>
                <w:shd w:val="clear" w:color="auto" w:fill="auto"/>
                <w:noWrap/>
                <w:vAlign w:val="bottom"/>
                <w:hideMark/>
              </w:tcPr>
            </w:tcPrChange>
          </w:tcPr>
          <w:p w14:paraId="1A203717" w14:textId="77777777" w:rsidR="00E2396A" w:rsidRDefault="00E2396A">
            <w:pPr>
              <w:jc w:val="right"/>
              <w:rPr>
                <w:ins w:id="2694" w:author="Christopher Boyer" w:date="2015-07-11T00:20:00Z"/>
                <w:rFonts w:ascii="Helvetica Neue" w:eastAsia="Times New Roman" w:hAnsi="Helvetica Neue" w:cs="Times New Roman"/>
                <w:color w:val="000000"/>
                <w:sz w:val="16"/>
                <w:szCs w:val="16"/>
              </w:rPr>
            </w:pPr>
            <w:ins w:id="2695" w:author="Christopher Boyer" w:date="2015-07-11T00:20:00Z">
              <w:r>
                <w:rPr>
                  <w:rFonts w:ascii="Helvetica Neue" w:eastAsia="Times New Roman" w:hAnsi="Helvetica Neue" w:cs="Times New Roman"/>
                  <w:color w:val="000000"/>
                  <w:sz w:val="16"/>
                  <w:szCs w:val="16"/>
                </w:rPr>
                <w:t>ref</w:t>
              </w:r>
            </w:ins>
          </w:p>
        </w:tc>
        <w:tc>
          <w:tcPr>
            <w:tcW w:w="261" w:type="dxa"/>
            <w:tcBorders>
              <w:top w:val="nil"/>
              <w:left w:val="nil"/>
              <w:bottom w:val="single" w:sz="4" w:space="0" w:color="auto"/>
              <w:right w:val="nil"/>
            </w:tcBorders>
            <w:shd w:val="clear" w:color="auto" w:fill="auto"/>
            <w:noWrap/>
            <w:vAlign w:val="bottom"/>
            <w:hideMark/>
            <w:tcPrChange w:id="2696"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60EE2B78" w14:textId="77777777" w:rsidR="00E2396A" w:rsidRDefault="00E2396A">
            <w:pPr>
              <w:jc w:val="right"/>
              <w:rPr>
                <w:ins w:id="2697" w:author="Christopher Boyer" w:date="2015-07-11T00:20:00Z"/>
                <w:rFonts w:ascii="Helvetica Neue" w:eastAsia="Times New Roman" w:hAnsi="Helvetica Neue" w:cs="Times New Roman"/>
                <w:color w:val="000000"/>
                <w:sz w:val="16"/>
                <w:szCs w:val="16"/>
              </w:rPr>
            </w:pPr>
            <w:ins w:id="2698" w:author="Christopher Boyer" w:date="2015-07-11T00:20:00Z">
              <w:r>
                <w:rPr>
                  <w:rFonts w:ascii="Helvetica Neue" w:eastAsia="Times New Roman" w:hAnsi="Helvetica Neue" w:cs="Times New Roman"/>
                  <w:color w:val="000000"/>
                  <w:sz w:val="16"/>
                  <w:szCs w:val="16"/>
                </w:rPr>
                <w:t> </w:t>
              </w:r>
            </w:ins>
          </w:p>
        </w:tc>
        <w:tc>
          <w:tcPr>
            <w:tcW w:w="761" w:type="dxa"/>
            <w:tcBorders>
              <w:top w:val="nil"/>
              <w:left w:val="nil"/>
              <w:bottom w:val="single" w:sz="4" w:space="0" w:color="auto"/>
              <w:right w:val="nil"/>
            </w:tcBorders>
            <w:shd w:val="clear" w:color="auto" w:fill="auto"/>
            <w:vAlign w:val="center"/>
            <w:hideMark/>
            <w:tcPrChange w:id="2699" w:author="Christopher Boyer" w:date="2015-07-11T00:22:00Z">
              <w:tcPr>
                <w:tcW w:w="761" w:type="dxa"/>
                <w:gridSpan w:val="2"/>
                <w:tcBorders>
                  <w:top w:val="nil"/>
                  <w:left w:val="nil"/>
                  <w:bottom w:val="single" w:sz="4" w:space="0" w:color="auto"/>
                  <w:right w:val="nil"/>
                </w:tcBorders>
                <w:shd w:val="clear" w:color="auto" w:fill="auto"/>
                <w:vAlign w:val="center"/>
                <w:hideMark/>
              </w:tcPr>
            </w:tcPrChange>
          </w:tcPr>
          <w:p w14:paraId="2C068AB0" w14:textId="77777777" w:rsidR="00E2396A" w:rsidRDefault="00E2396A">
            <w:pPr>
              <w:jc w:val="right"/>
              <w:rPr>
                <w:ins w:id="2700" w:author="Christopher Boyer" w:date="2015-07-11T00:20:00Z"/>
                <w:rFonts w:ascii="Helvetica Neue" w:eastAsia="Times New Roman" w:hAnsi="Helvetica Neue" w:cs="Times New Roman"/>
                <w:b/>
                <w:bCs/>
                <w:color w:val="262626"/>
                <w:sz w:val="16"/>
                <w:szCs w:val="16"/>
              </w:rPr>
            </w:pPr>
            <w:ins w:id="2701" w:author="Christopher Boyer" w:date="2015-07-11T00:20:00Z">
              <w:r>
                <w:rPr>
                  <w:rFonts w:ascii="Helvetica Neue" w:eastAsia="Times New Roman" w:hAnsi="Helvetica Neue" w:cs="Times New Roman"/>
                  <w:b/>
                  <w:bCs/>
                  <w:color w:val="262626"/>
                  <w:sz w:val="16"/>
                  <w:szCs w:val="16"/>
                </w:rPr>
                <w:t>2.27***</w:t>
              </w:r>
            </w:ins>
          </w:p>
        </w:tc>
        <w:tc>
          <w:tcPr>
            <w:tcW w:w="1086" w:type="dxa"/>
            <w:tcBorders>
              <w:top w:val="nil"/>
              <w:left w:val="nil"/>
              <w:bottom w:val="single" w:sz="4" w:space="0" w:color="auto"/>
              <w:right w:val="nil"/>
            </w:tcBorders>
            <w:shd w:val="clear" w:color="auto" w:fill="auto"/>
            <w:noWrap/>
            <w:vAlign w:val="bottom"/>
            <w:hideMark/>
            <w:tcPrChange w:id="2702" w:author="Christopher Boyer" w:date="2015-07-11T00:22:00Z">
              <w:tcPr>
                <w:tcW w:w="1086" w:type="dxa"/>
                <w:tcBorders>
                  <w:top w:val="nil"/>
                  <w:left w:val="nil"/>
                  <w:bottom w:val="single" w:sz="4" w:space="0" w:color="auto"/>
                  <w:right w:val="nil"/>
                </w:tcBorders>
                <w:shd w:val="clear" w:color="auto" w:fill="auto"/>
                <w:noWrap/>
                <w:vAlign w:val="bottom"/>
                <w:hideMark/>
              </w:tcPr>
            </w:tcPrChange>
          </w:tcPr>
          <w:p w14:paraId="12035197" w14:textId="77777777" w:rsidR="00E2396A" w:rsidRDefault="00E2396A">
            <w:pPr>
              <w:jc w:val="right"/>
              <w:rPr>
                <w:ins w:id="2703" w:author="Christopher Boyer" w:date="2015-07-11T00:20:00Z"/>
                <w:rFonts w:ascii="Helvetica Neue" w:eastAsia="Times New Roman" w:hAnsi="Helvetica Neue" w:cs="Times New Roman"/>
                <w:color w:val="000000"/>
                <w:sz w:val="16"/>
                <w:szCs w:val="16"/>
              </w:rPr>
            </w:pPr>
            <w:ins w:id="2704" w:author="Christopher Boyer" w:date="2015-07-11T00:20:00Z">
              <w:r>
                <w:rPr>
                  <w:rFonts w:ascii="Helvetica Neue" w:eastAsia="Times New Roman" w:hAnsi="Helvetica Neue" w:cs="Times New Roman"/>
                  <w:color w:val="000000"/>
                  <w:sz w:val="16"/>
                  <w:szCs w:val="16"/>
                </w:rPr>
                <w:t>1.64 - 3.15</w:t>
              </w:r>
            </w:ins>
          </w:p>
        </w:tc>
        <w:tc>
          <w:tcPr>
            <w:tcW w:w="261" w:type="dxa"/>
            <w:tcBorders>
              <w:top w:val="nil"/>
              <w:left w:val="nil"/>
              <w:bottom w:val="single" w:sz="4" w:space="0" w:color="auto"/>
              <w:right w:val="nil"/>
            </w:tcBorders>
            <w:shd w:val="clear" w:color="auto" w:fill="auto"/>
            <w:noWrap/>
            <w:vAlign w:val="bottom"/>
            <w:hideMark/>
            <w:tcPrChange w:id="2705"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245DC48E" w14:textId="77777777" w:rsidR="00E2396A" w:rsidRDefault="00E2396A">
            <w:pPr>
              <w:rPr>
                <w:ins w:id="2706" w:author="Christopher Boyer" w:date="2015-07-11T00:20:00Z"/>
                <w:rFonts w:ascii="Helvetica Neue" w:eastAsia="Times New Roman" w:hAnsi="Helvetica Neue" w:cs="Times New Roman"/>
                <w:color w:val="000000"/>
                <w:sz w:val="16"/>
                <w:szCs w:val="16"/>
              </w:rPr>
            </w:pPr>
            <w:ins w:id="2707"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bottom"/>
            <w:hideMark/>
            <w:tcPrChange w:id="2708" w:author="Christopher Boyer" w:date="2015-07-11T00:22:00Z">
              <w:tcPr>
                <w:tcW w:w="354" w:type="dxa"/>
                <w:gridSpan w:val="2"/>
                <w:tcBorders>
                  <w:top w:val="nil"/>
                  <w:left w:val="nil"/>
                  <w:bottom w:val="single" w:sz="4" w:space="0" w:color="auto"/>
                  <w:right w:val="nil"/>
                </w:tcBorders>
                <w:shd w:val="clear" w:color="auto" w:fill="auto"/>
                <w:noWrap/>
                <w:vAlign w:val="bottom"/>
                <w:hideMark/>
              </w:tcPr>
            </w:tcPrChange>
          </w:tcPr>
          <w:p w14:paraId="3C4A45FE" w14:textId="77777777" w:rsidR="00E2396A" w:rsidRDefault="00E2396A">
            <w:pPr>
              <w:rPr>
                <w:ins w:id="2709" w:author="Christopher Boyer" w:date="2015-07-11T00:20:00Z"/>
                <w:rFonts w:ascii="Helvetica Neue" w:eastAsia="Times New Roman" w:hAnsi="Helvetica Neue" w:cs="Times New Roman"/>
                <w:color w:val="000000"/>
                <w:sz w:val="16"/>
                <w:szCs w:val="16"/>
              </w:rPr>
            </w:pPr>
            <w:ins w:id="2710"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bottom"/>
            <w:hideMark/>
            <w:tcPrChange w:id="2711" w:author="Christopher Boyer" w:date="2015-07-11T00:22:00Z">
              <w:tcPr>
                <w:tcW w:w="770" w:type="dxa"/>
                <w:tcBorders>
                  <w:top w:val="nil"/>
                  <w:left w:val="nil"/>
                  <w:bottom w:val="single" w:sz="4" w:space="0" w:color="auto"/>
                  <w:right w:val="nil"/>
                </w:tcBorders>
                <w:shd w:val="clear" w:color="auto" w:fill="auto"/>
                <w:noWrap/>
                <w:vAlign w:val="bottom"/>
                <w:hideMark/>
              </w:tcPr>
            </w:tcPrChange>
          </w:tcPr>
          <w:p w14:paraId="086BE2EA" w14:textId="77777777" w:rsidR="00E2396A" w:rsidRDefault="00E2396A">
            <w:pPr>
              <w:jc w:val="right"/>
              <w:rPr>
                <w:ins w:id="2712" w:author="Christopher Boyer" w:date="2015-07-11T00:20:00Z"/>
                <w:rFonts w:ascii="Helvetica Neue" w:eastAsia="Times New Roman" w:hAnsi="Helvetica Neue" w:cs="Times New Roman"/>
                <w:color w:val="000000"/>
                <w:sz w:val="16"/>
                <w:szCs w:val="16"/>
              </w:rPr>
            </w:pPr>
            <w:ins w:id="2713"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714"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2DECE2FB" w14:textId="77777777" w:rsidR="00E2396A" w:rsidRDefault="00E2396A">
            <w:pPr>
              <w:rPr>
                <w:ins w:id="2715" w:author="Christopher Boyer" w:date="2015-07-11T00:20:00Z"/>
                <w:rFonts w:ascii="Calibri" w:eastAsia="Times New Roman" w:hAnsi="Calibri" w:cs="Times New Roman"/>
                <w:color w:val="000000"/>
                <w:sz w:val="16"/>
                <w:szCs w:val="16"/>
              </w:rPr>
            </w:pPr>
            <w:ins w:id="2716" w:author="Christopher Boyer" w:date="2015-07-11T00:20:00Z">
              <w:r>
                <w:rPr>
                  <w:rFonts w:ascii="Calibri" w:eastAsia="Times New Roman" w:hAnsi="Calibri" w:cs="Times New Roman"/>
                  <w:color w:val="000000"/>
                  <w:sz w:val="16"/>
                  <w:szCs w:val="16"/>
                </w:rPr>
                <w:t> </w:t>
              </w:r>
            </w:ins>
          </w:p>
        </w:tc>
        <w:tc>
          <w:tcPr>
            <w:tcW w:w="744" w:type="dxa"/>
            <w:tcBorders>
              <w:top w:val="nil"/>
              <w:left w:val="nil"/>
              <w:bottom w:val="single" w:sz="4" w:space="0" w:color="auto"/>
              <w:right w:val="nil"/>
            </w:tcBorders>
            <w:shd w:val="clear" w:color="auto" w:fill="auto"/>
            <w:noWrap/>
            <w:vAlign w:val="bottom"/>
            <w:hideMark/>
            <w:tcPrChange w:id="2717" w:author="Christopher Boyer" w:date="2015-07-11T00:22:00Z">
              <w:tcPr>
                <w:tcW w:w="725" w:type="dxa"/>
                <w:gridSpan w:val="2"/>
                <w:tcBorders>
                  <w:top w:val="nil"/>
                  <w:left w:val="nil"/>
                  <w:bottom w:val="single" w:sz="4" w:space="0" w:color="auto"/>
                  <w:right w:val="nil"/>
                </w:tcBorders>
                <w:shd w:val="clear" w:color="auto" w:fill="auto"/>
                <w:noWrap/>
                <w:vAlign w:val="bottom"/>
                <w:hideMark/>
              </w:tcPr>
            </w:tcPrChange>
          </w:tcPr>
          <w:p w14:paraId="73CC84F5" w14:textId="77777777" w:rsidR="00E2396A" w:rsidRDefault="00E2396A">
            <w:pPr>
              <w:jc w:val="right"/>
              <w:rPr>
                <w:ins w:id="2718" w:author="Christopher Boyer" w:date="2015-07-11T00:20:00Z"/>
                <w:rFonts w:ascii="Helvetica Neue" w:eastAsia="Times New Roman" w:hAnsi="Helvetica Neue" w:cs="Times New Roman"/>
                <w:b/>
                <w:bCs/>
                <w:color w:val="000000"/>
                <w:sz w:val="16"/>
                <w:szCs w:val="16"/>
              </w:rPr>
            </w:pPr>
            <w:ins w:id="2719" w:author="Christopher Boyer" w:date="2015-07-11T00:20:00Z">
              <w:r>
                <w:rPr>
                  <w:rFonts w:ascii="Helvetica Neue" w:eastAsia="Times New Roman" w:hAnsi="Helvetica Neue" w:cs="Times New Roman"/>
                  <w:b/>
                  <w:bCs/>
                  <w:color w:val="000000"/>
                  <w:sz w:val="16"/>
                  <w:szCs w:val="16"/>
                </w:rPr>
                <w:t> </w:t>
              </w:r>
            </w:ins>
          </w:p>
        </w:tc>
        <w:tc>
          <w:tcPr>
            <w:tcW w:w="1206" w:type="dxa"/>
            <w:tcBorders>
              <w:top w:val="nil"/>
              <w:left w:val="nil"/>
              <w:bottom w:val="single" w:sz="4" w:space="0" w:color="auto"/>
              <w:right w:val="nil"/>
            </w:tcBorders>
            <w:shd w:val="clear" w:color="auto" w:fill="auto"/>
            <w:noWrap/>
            <w:vAlign w:val="bottom"/>
            <w:hideMark/>
            <w:tcPrChange w:id="2720" w:author="Christopher Boyer" w:date="2015-07-11T00:22:00Z">
              <w:tcPr>
                <w:tcW w:w="1206" w:type="dxa"/>
                <w:tcBorders>
                  <w:top w:val="nil"/>
                  <w:left w:val="nil"/>
                  <w:bottom w:val="single" w:sz="4" w:space="0" w:color="auto"/>
                  <w:right w:val="nil"/>
                </w:tcBorders>
                <w:shd w:val="clear" w:color="auto" w:fill="auto"/>
                <w:noWrap/>
                <w:vAlign w:val="bottom"/>
                <w:hideMark/>
              </w:tcPr>
            </w:tcPrChange>
          </w:tcPr>
          <w:p w14:paraId="081599AD" w14:textId="77777777" w:rsidR="00E2396A" w:rsidRDefault="00E2396A">
            <w:pPr>
              <w:jc w:val="right"/>
              <w:rPr>
                <w:ins w:id="2721" w:author="Christopher Boyer" w:date="2015-07-11T00:20:00Z"/>
                <w:rFonts w:ascii="Helvetica Neue" w:eastAsia="Times New Roman" w:hAnsi="Helvetica Neue" w:cs="Times New Roman"/>
                <w:color w:val="000000"/>
                <w:sz w:val="16"/>
                <w:szCs w:val="16"/>
              </w:rPr>
            </w:pPr>
            <w:ins w:id="2722"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723"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3FB54043" w14:textId="77777777" w:rsidR="00E2396A" w:rsidRDefault="00E2396A">
            <w:pPr>
              <w:rPr>
                <w:ins w:id="2724" w:author="Christopher Boyer" w:date="2015-07-11T00:20:00Z"/>
                <w:rFonts w:ascii="Helvetica Neue" w:eastAsia="Times New Roman" w:hAnsi="Helvetica Neue" w:cs="Times New Roman"/>
                <w:color w:val="000000"/>
                <w:sz w:val="16"/>
                <w:szCs w:val="16"/>
              </w:rPr>
            </w:pPr>
            <w:ins w:id="2725" w:author="Christopher Boyer" w:date="2015-07-11T00:20:00Z">
              <w:r>
                <w:rPr>
                  <w:rFonts w:ascii="Helvetica Neue" w:eastAsia="Times New Roman" w:hAnsi="Helvetica Neue" w:cs="Times New Roman"/>
                  <w:color w:val="000000"/>
                  <w:sz w:val="16"/>
                  <w:szCs w:val="16"/>
                </w:rPr>
                <w:t> </w:t>
              </w:r>
            </w:ins>
          </w:p>
        </w:tc>
        <w:tc>
          <w:tcPr>
            <w:tcW w:w="448" w:type="dxa"/>
            <w:tcBorders>
              <w:top w:val="nil"/>
              <w:left w:val="nil"/>
              <w:bottom w:val="single" w:sz="4" w:space="0" w:color="auto"/>
              <w:right w:val="nil"/>
            </w:tcBorders>
            <w:shd w:val="clear" w:color="auto" w:fill="auto"/>
            <w:noWrap/>
            <w:vAlign w:val="center"/>
            <w:hideMark/>
            <w:tcPrChange w:id="2726" w:author="Christopher Boyer" w:date="2015-07-11T00:22:00Z">
              <w:tcPr>
                <w:tcW w:w="354" w:type="dxa"/>
                <w:gridSpan w:val="2"/>
                <w:tcBorders>
                  <w:top w:val="nil"/>
                  <w:left w:val="nil"/>
                  <w:bottom w:val="single" w:sz="4" w:space="0" w:color="auto"/>
                  <w:right w:val="nil"/>
                </w:tcBorders>
                <w:shd w:val="clear" w:color="auto" w:fill="auto"/>
                <w:noWrap/>
                <w:vAlign w:val="center"/>
                <w:hideMark/>
              </w:tcPr>
            </w:tcPrChange>
          </w:tcPr>
          <w:p w14:paraId="276F2FF2" w14:textId="77777777" w:rsidR="00E2396A" w:rsidRDefault="00E2396A">
            <w:pPr>
              <w:rPr>
                <w:ins w:id="2727" w:author="Christopher Boyer" w:date="2015-07-11T00:20:00Z"/>
                <w:rFonts w:ascii="Helvetica Neue" w:eastAsia="Times New Roman" w:hAnsi="Helvetica Neue" w:cs="Times New Roman"/>
                <w:color w:val="000000"/>
                <w:sz w:val="16"/>
                <w:szCs w:val="16"/>
              </w:rPr>
            </w:pPr>
            <w:ins w:id="2728" w:author="Christopher Boyer" w:date="2015-07-11T00:20:00Z">
              <w:r>
                <w:rPr>
                  <w:rFonts w:ascii="Helvetica Neue" w:eastAsia="Times New Roman" w:hAnsi="Helvetica Neue" w:cs="Times New Roman"/>
                  <w:color w:val="000000"/>
                  <w:sz w:val="16"/>
                  <w:szCs w:val="16"/>
                </w:rPr>
                <w:t> </w:t>
              </w:r>
            </w:ins>
          </w:p>
        </w:tc>
        <w:tc>
          <w:tcPr>
            <w:tcW w:w="770" w:type="dxa"/>
            <w:tcBorders>
              <w:top w:val="nil"/>
              <w:left w:val="nil"/>
              <w:bottom w:val="single" w:sz="4" w:space="0" w:color="auto"/>
              <w:right w:val="nil"/>
            </w:tcBorders>
            <w:shd w:val="clear" w:color="auto" w:fill="auto"/>
            <w:noWrap/>
            <w:vAlign w:val="center"/>
            <w:hideMark/>
            <w:tcPrChange w:id="2729" w:author="Christopher Boyer" w:date="2015-07-11T00:22:00Z">
              <w:tcPr>
                <w:tcW w:w="770" w:type="dxa"/>
                <w:tcBorders>
                  <w:top w:val="nil"/>
                  <w:left w:val="nil"/>
                  <w:bottom w:val="single" w:sz="4" w:space="0" w:color="auto"/>
                  <w:right w:val="nil"/>
                </w:tcBorders>
                <w:shd w:val="clear" w:color="auto" w:fill="auto"/>
                <w:noWrap/>
                <w:vAlign w:val="center"/>
                <w:hideMark/>
              </w:tcPr>
            </w:tcPrChange>
          </w:tcPr>
          <w:p w14:paraId="6F8F1613" w14:textId="77777777" w:rsidR="00E2396A" w:rsidRDefault="00E2396A">
            <w:pPr>
              <w:rPr>
                <w:ins w:id="2730" w:author="Christopher Boyer" w:date="2015-07-11T00:20:00Z"/>
                <w:rFonts w:ascii="Helvetica Neue" w:eastAsia="Times New Roman" w:hAnsi="Helvetica Neue" w:cs="Times New Roman"/>
                <w:color w:val="000000"/>
                <w:sz w:val="16"/>
                <w:szCs w:val="16"/>
              </w:rPr>
            </w:pPr>
            <w:ins w:id="2731" w:author="Christopher Boyer" w:date="2015-07-11T00:20:00Z">
              <w:r>
                <w:rPr>
                  <w:rFonts w:ascii="Helvetica Neue" w:eastAsia="Times New Roman" w:hAnsi="Helvetica Neue" w:cs="Times New Roman"/>
                  <w:color w:val="000000"/>
                  <w:sz w:val="16"/>
                  <w:szCs w:val="16"/>
                </w:rPr>
                <w:t> </w:t>
              </w:r>
            </w:ins>
          </w:p>
        </w:tc>
        <w:tc>
          <w:tcPr>
            <w:tcW w:w="261" w:type="dxa"/>
            <w:tcBorders>
              <w:top w:val="nil"/>
              <w:left w:val="nil"/>
              <w:bottom w:val="single" w:sz="4" w:space="0" w:color="auto"/>
              <w:right w:val="nil"/>
            </w:tcBorders>
            <w:shd w:val="clear" w:color="auto" w:fill="auto"/>
            <w:noWrap/>
            <w:vAlign w:val="bottom"/>
            <w:hideMark/>
            <w:tcPrChange w:id="2732" w:author="Christopher Boyer" w:date="2015-07-11T00:22:00Z">
              <w:tcPr>
                <w:tcW w:w="101" w:type="dxa"/>
                <w:gridSpan w:val="2"/>
                <w:tcBorders>
                  <w:top w:val="nil"/>
                  <w:left w:val="nil"/>
                  <w:bottom w:val="single" w:sz="4" w:space="0" w:color="auto"/>
                  <w:right w:val="nil"/>
                </w:tcBorders>
                <w:shd w:val="clear" w:color="auto" w:fill="auto"/>
                <w:noWrap/>
                <w:vAlign w:val="bottom"/>
                <w:hideMark/>
              </w:tcPr>
            </w:tcPrChange>
          </w:tcPr>
          <w:p w14:paraId="5F4EDBD3" w14:textId="77777777" w:rsidR="00E2396A" w:rsidRDefault="00E2396A">
            <w:pPr>
              <w:rPr>
                <w:ins w:id="2733" w:author="Christopher Boyer" w:date="2015-07-11T00:20:00Z"/>
                <w:rFonts w:ascii="Calibri" w:eastAsia="Times New Roman" w:hAnsi="Calibri" w:cs="Times New Roman"/>
                <w:color w:val="000000"/>
                <w:sz w:val="16"/>
                <w:szCs w:val="16"/>
              </w:rPr>
            </w:pPr>
            <w:ins w:id="2734" w:author="Christopher Boyer" w:date="2015-07-11T00:20:00Z">
              <w:r>
                <w:rPr>
                  <w:rFonts w:ascii="Calibri" w:eastAsia="Times New Roman" w:hAnsi="Calibri" w:cs="Times New Roman"/>
                  <w:color w:val="000000"/>
                  <w:sz w:val="16"/>
                  <w:szCs w:val="16"/>
                </w:rPr>
                <w:t> </w:t>
              </w:r>
            </w:ins>
          </w:p>
        </w:tc>
        <w:tc>
          <w:tcPr>
            <w:tcW w:w="725" w:type="dxa"/>
            <w:tcBorders>
              <w:top w:val="nil"/>
              <w:left w:val="nil"/>
              <w:bottom w:val="single" w:sz="4" w:space="0" w:color="auto"/>
              <w:right w:val="nil"/>
            </w:tcBorders>
            <w:shd w:val="clear" w:color="auto" w:fill="auto"/>
            <w:noWrap/>
            <w:vAlign w:val="bottom"/>
            <w:hideMark/>
            <w:tcPrChange w:id="2735" w:author="Christopher Boyer" w:date="2015-07-11T00:22:00Z">
              <w:tcPr>
                <w:tcW w:w="725" w:type="dxa"/>
                <w:gridSpan w:val="2"/>
                <w:tcBorders>
                  <w:top w:val="nil"/>
                  <w:left w:val="nil"/>
                  <w:bottom w:val="single" w:sz="4" w:space="0" w:color="auto"/>
                  <w:right w:val="nil"/>
                </w:tcBorders>
                <w:shd w:val="clear" w:color="auto" w:fill="auto"/>
                <w:noWrap/>
                <w:vAlign w:val="bottom"/>
                <w:hideMark/>
              </w:tcPr>
            </w:tcPrChange>
          </w:tcPr>
          <w:p w14:paraId="6F54107B" w14:textId="77777777" w:rsidR="00E2396A" w:rsidRDefault="00E2396A">
            <w:pPr>
              <w:jc w:val="right"/>
              <w:rPr>
                <w:ins w:id="2736" w:author="Christopher Boyer" w:date="2015-07-11T00:20:00Z"/>
                <w:rFonts w:ascii="Helvetica Neue" w:eastAsia="Times New Roman" w:hAnsi="Helvetica Neue" w:cs="Times New Roman"/>
                <w:b/>
                <w:bCs/>
                <w:color w:val="000000"/>
                <w:sz w:val="16"/>
                <w:szCs w:val="16"/>
              </w:rPr>
            </w:pPr>
            <w:ins w:id="2737" w:author="Christopher Boyer" w:date="2015-07-11T00:20:00Z">
              <w:r>
                <w:rPr>
                  <w:rFonts w:ascii="Helvetica Neue" w:eastAsia="Times New Roman" w:hAnsi="Helvetica Neue" w:cs="Times New Roman"/>
                  <w:b/>
                  <w:bCs/>
                  <w:color w:val="000000"/>
                  <w:sz w:val="16"/>
                  <w:szCs w:val="16"/>
                </w:rPr>
                <w:t> </w:t>
              </w:r>
            </w:ins>
          </w:p>
        </w:tc>
        <w:tc>
          <w:tcPr>
            <w:tcW w:w="1089" w:type="dxa"/>
            <w:tcBorders>
              <w:top w:val="nil"/>
              <w:left w:val="nil"/>
              <w:bottom w:val="single" w:sz="4" w:space="0" w:color="auto"/>
              <w:right w:val="nil"/>
            </w:tcBorders>
            <w:shd w:val="clear" w:color="auto" w:fill="auto"/>
            <w:noWrap/>
            <w:vAlign w:val="bottom"/>
            <w:hideMark/>
            <w:tcPrChange w:id="2738" w:author="Christopher Boyer" w:date="2015-07-11T00:22:00Z">
              <w:tcPr>
                <w:tcW w:w="1089" w:type="dxa"/>
                <w:tcBorders>
                  <w:top w:val="nil"/>
                  <w:left w:val="nil"/>
                  <w:bottom w:val="single" w:sz="4" w:space="0" w:color="auto"/>
                  <w:right w:val="nil"/>
                </w:tcBorders>
                <w:shd w:val="clear" w:color="auto" w:fill="auto"/>
                <w:noWrap/>
                <w:vAlign w:val="bottom"/>
                <w:hideMark/>
              </w:tcPr>
            </w:tcPrChange>
          </w:tcPr>
          <w:p w14:paraId="07092EEE" w14:textId="77777777" w:rsidR="00E2396A" w:rsidRDefault="00E2396A">
            <w:pPr>
              <w:jc w:val="right"/>
              <w:rPr>
                <w:ins w:id="2739" w:author="Christopher Boyer" w:date="2015-07-11T00:20:00Z"/>
                <w:rFonts w:ascii="Helvetica Neue" w:eastAsia="Times New Roman" w:hAnsi="Helvetica Neue" w:cs="Times New Roman"/>
                <w:color w:val="000000"/>
                <w:sz w:val="16"/>
                <w:szCs w:val="16"/>
              </w:rPr>
            </w:pPr>
            <w:ins w:id="2740" w:author="Christopher Boyer" w:date="2015-07-11T00:20:00Z">
              <w:r>
                <w:rPr>
                  <w:rFonts w:ascii="Helvetica Neue" w:eastAsia="Times New Roman" w:hAnsi="Helvetica Neue" w:cs="Times New Roman"/>
                  <w:color w:val="000000"/>
                  <w:sz w:val="16"/>
                  <w:szCs w:val="16"/>
                </w:rPr>
                <w:t> </w:t>
              </w:r>
            </w:ins>
          </w:p>
        </w:tc>
      </w:tr>
      <w:tr w:rsidR="00E2396A" w14:paraId="2FD369D5" w14:textId="77777777" w:rsidTr="00E2396A">
        <w:trPr>
          <w:trHeight w:val="300"/>
          <w:ins w:id="2741" w:author="Christopher Boyer" w:date="2015-07-11T00:20:00Z"/>
          <w:trPrChange w:id="2742" w:author="Christopher Boyer" w:date="2015-07-11T00:22:00Z">
            <w:trPr>
              <w:gridAfter w:val="0"/>
              <w:wBefore w:w="1317" w:type="dxa"/>
              <w:wAfter w:w="5144" w:type="dxa"/>
              <w:trHeight w:val="300"/>
            </w:trPr>
          </w:trPrChange>
        </w:trPr>
        <w:tc>
          <w:tcPr>
            <w:tcW w:w="10263" w:type="dxa"/>
            <w:gridSpan w:val="14"/>
            <w:tcBorders>
              <w:top w:val="single" w:sz="4" w:space="0" w:color="auto"/>
              <w:left w:val="nil"/>
              <w:bottom w:val="nil"/>
              <w:right w:val="nil"/>
            </w:tcBorders>
            <w:shd w:val="clear" w:color="auto" w:fill="auto"/>
            <w:vAlign w:val="bottom"/>
            <w:hideMark/>
            <w:tcPrChange w:id="2743" w:author="Christopher Boyer" w:date="2015-07-11T00:22:00Z">
              <w:tcPr>
                <w:tcW w:w="9035" w:type="dxa"/>
                <w:gridSpan w:val="23"/>
                <w:tcBorders>
                  <w:top w:val="single" w:sz="4" w:space="0" w:color="auto"/>
                  <w:left w:val="nil"/>
                  <w:bottom w:val="nil"/>
                  <w:right w:val="nil"/>
                </w:tcBorders>
                <w:shd w:val="clear" w:color="auto" w:fill="auto"/>
                <w:vAlign w:val="bottom"/>
                <w:hideMark/>
              </w:tcPr>
            </w:tcPrChange>
          </w:tcPr>
          <w:p w14:paraId="49512922" w14:textId="77777777" w:rsidR="00E2396A" w:rsidRDefault="00E2396A">
            <w:pPr>
              <w:rPr>
                <w:ins w:id="2744" w:author="Christopher Boyer" w:date="2015-07-11T00:20:00Z"/>
                <w:rFonts w:ascii="Helvetica Neue" w:eastAsia="Times New Roman" w:hAnsi="Helvetica Neue" w:cs="Times New Roman"/>
                <w:color w:val="000000"/>
                <w:sz w:val="16"/>
                <w:szCs w:val="16"/>
              </w:rPr>
            </w:pPr>
            <w:ins w:id="2745" w:author="Christopher Boyer" w:date="2015-07-11T00:20:00Z">
              <w:r>
                <w:rPr>
                  <w:rFonts w:ascii="Helvetica Neue" w:eastAsia="Times New Roman" w:hAnsi="Helvetica Neue" w:cs="Times New Roman"/>
                  <w:color w:val="000000"/>
                  <w:sz w:val="16"/>
                  <w:szCs w:val="16"/>
                </w:rPr>
                <w:t>Note: ORs are from binomial GLMMs estimated using maximum-likelihood from adaptive Gaussian-Quadrature and nested random effects by nurse and health center. They are adjusted for the number of observations.</w:t>
              </w:r>
            </w:ins>
          </w:p>
        </w:tc>
        <w:tc>
          <w:tcPr>
            <w:tcW w:w="2845" w:type="dxa"/>
            <w:gridSpan w:val="4"/>
            <w:tcBorders>
              <w:top w:val="single" w:sz="4" w:space="0" w:color="auto"/>
              <w:left w:val="nil"/>
              <w:bottom w:val="nil"/>
              <w:right w:val="nil"/>
            </w:tcBorders>
            <w:shd w:val="clear" w:color="auto" w:fill="auto"/>
            <w:noWrap/>
            <w:hideMark/>
            <w:tcPrChange w:id="2746" w:author="Christopher Boyer" w:date="2015-07-11T00:22:00Z">
              <w:tcPr>
                <w:tcW w:w="2685" w:type="dxa"/>
                <w:gridSpan w:val="6"/>
                <w:tcBorders>
                  <w:top w:val="single" w:sz="4" w:space="0" w:color="auto"/>
                  <w:left w:val="nil"/>
                  <w:bottom w:val="nil"/>
                  <w:right w:val="nil"/>
                </w:tcBorders>
                <w:shd w:val="clear" w:color="auto" w:fill="auto"/>
                <w:noWrap/>
                <w:hideMark/>
              </w:tcPr>
            </w:tcPrChange>
          </w:tcPr>
          <w:p w14:paraId="49A3E6A0" w14:textId="77777777" w:rsidR="00E2396A" w:rsidRDefault="00E2396A">
            <w:pPr>
              <w:jc w:val="right"/>
              <w:rPr>
                <w:ins w:id="2747" w:author="Christopher Boyer" w:date="2015-07-11T00:20:00Z"/>
                <w:rFonts w:ascii="Helvetica Neue" w:eastAsia="Times New Roman" w:hAnsi="Helvetica Neue" w:cs="Times New Roman"/>
                <w:i/>
                <w:iCs/>
                <w:color w:val="000000"/>
                <w:sz w:val="16"/>
                <w:szCs w:val="16"/>
              </w:rPr>
            </w:pPr>
            <w:ins w:id="2748" w:author="Christopher Boyer" w:date="2015-07-11T00:20:00Z">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 xml:space="preserve">p ≤ 0.05; </w:t>
              </w:r>
              <w:r>
                <w:rPr>
                  <w:rFonts w:ascii="Helvetica Neue" w:eastAsia="Times New Roman" w:hAnsi="Helvetica Neue" w:cs="Times New Roman"/>
                  <w:b/>
                  <w:bCs/>
                  <w:i/>
                  <w:iCs/>
                  <w:color w:val="000000"/>
                  <w:sz w:val="16"/>
                  <w:szCs w:val="16"/>
                </w:rPr>
                <w:t xml:space="preserve"> **</w:t>
              </w:r>
              <w:r>
                <w:rPr>
                  <w:rFonts w:ascii="Helvetica Neue" w:eastAsia="Times New Roman" w:hAnsi="Helvetica Neue" w:cs="Times New Roman"/>
                  <w:i/>
                  <w:iCs/>
                  <w:color w:val="000000"/>
                  <w:sz w:val="16"/>
                  <w:szCs w:val="16"/>
                </w:rPr>
                <w:t xml:space="preserve">p ≤ 0.01;  </w:t>
              </w:r>
              <w:r>
                <w:rPr>
                  <w:rFonts w:ascii="Helvetica Neue" w:eastAsia="Times New Roman" w:hAnsi="Helvetica Neue" w:cs="Times New Roman"/>
                  <w:b/>
                  <w:bCs/>
                  <w:i/>
                  <w:iCs/>
                  <w:color w:val="000000"/>
                  <w:sz w:val="16"/>
                  <w:szCs w:val="16"/>
                </w:rPr>
                <w:t>***</w:t>
              </w:r>
              <w:r>
                <w:rPr>
                  <w:rFonts w:ascii="Helvetica Neue" w:eastAsia="Times New Roman" w:hAnsi="Helvetica Neue" w:cs="Times New Roman"/>
                  <w:i/>
                  <w:iCs/>
                  <w:color w:val="000000"/>
                  <w:sz w:val="16"/>
                  <w:szCs w:val="16"/>
                </w:rPr>
                <w:t>p ≤ 0.001</w:t>
              </w:r>
            </w:ins>
          </w:p>
        </w:tc>
      </w:tr>
    </w:tbl>
    <w:p w14:paraId="2AEA469C" w14:textId="0470ABBD" w:rsidR="00CF5ED8" w:rsidDel="00E2396A" w:rsidRDefault="00CF5ED8" w:rsidP="004C7FC8">
      <w:pPr>
        <w:rPr>
          <w:ins w:id="2749" w:author="Ashwin Vasan" w:date="2015-07-09T19:39:00Z"/>
          <w:del w:id="2750" w:author="Christopher Boyer" w:date="2015-07-11T00:20:00Z"/>
          <w:rFonts w:asciiTheme="majorHAnsi" w:hAnsiTheme="majorHAnsi"/>
          <w:b/>
          <w:sz w:val="22"/>
          <w:szCs w:val="22"/>
        </w:rPr>
      </w:pPr>
    </w:p>
    <w:p w14:paraId="78A39374" w14:textId="71792210" w:rsidR="00CF5ED8" w:rsidDel="00E2396A" w:rsidRDefault="00CF5ED8" w:rsidP="004C7FC8">
      <w:pPr>
        <w:rPr>
          <w:ins w:id="2751" w:author="Ashwin Vasan" w:date="2015-07-09T19:39:00Z"/>
          <w:del w:id="2752" w:author="Christopher Boyer" w:date="2015-07-11T00:20:00Z"/>
          <w:rFonts w:asciiTheme="majorHAnsi" w:hAnsiTheme="majorHAnsi"/>
          <w:b/>
          <w:sz w:val="22"/>
          <w:szCs w:val="22"/>
        </w:rPr>
      </w:pPr>
    </w:p>
    <w:p w14:paraId="365CBF9A" w14:textId="4F1CA6B0" w:rsidR="00CF5ED8" w:rsidDel="00E2396A" w:rsidRDefault="00CF5ED8" w:rsidP="004C7FC8">
      <w:pPr>
        <w:rPr>
          <w:ins w:id="2753" w:author="Ashwin Vasan" w:date="2015-07-09T19:39:00Z"/>
          <w:del w:id="2754" w:author="Christopher Boyer" w:date="2015-07-11T00:20:00Z"/>
          <w:rFonts w:asciiTheme="majorHAnsi" w:hAnsiTheme="majorHAnsi"/>
          <w:b/>
          <w:sz w:val="22"/>
          <w:szCs w:val="22"/>
        </w:rPr>
      </w:pPr>
    </w:p>
    <w:p w14:paraId="1F2F5788" w14:textId="193396EA" w:rsidR="00CF5ED8" w:rsidDel="00E2396A" w:rsidRDefault="00CF5ED8" w:rsidP="004C7FC8">
      <w:pPr>
        <w:rPr>
          <w:ins w:id="2755" w:author="Ashwin Vasan" w:date="2015-07-09T19:39:00Z"/>
          <w:del w:id="2756" w:author="Christopher Boyer" w:date="2015-07-11T00:20:00Z"/>
          <w:rFonts w:asciiTheme="majorHAnsi" w:hAnsiTheme="majorHAnsi"/>
          <w:b/>
          <w:sz w:val="22"/>
          <w:szCs w:val="22"/>
        </w:rPr>
      </w:pPr>
    </w:p>
    <w:p w14:paraId="763DB50D" w14:textId="6B3154D7" w:rsidR="00CF5ED8" w:rsidDel="00E2396A" w:rsidRDefault="00CF5ED8" w:rsidP="004C7FC8">
      <w:pPr>
        <w:rPr>
          <w:ins w:id="2757" w:author="Ashwin Vasan" w:date="2015-07-09T19:39:00Z"/>
          <w:del w:id="2758" w:author="Christopher Boyer" w:date="2015-07-11T00:20:00Z"/>
          <w:rFonts w:asciiTheme="majorHAnsi" w:hAnsiTheme="majorHAnsi"/>
          <w:b/>
          <w:sz w:val="22"/>
          <w:szCs w:val="22"/>
        </w:rPr>
      </w:pPr>
    </w:p>
    <w:p w14:paraId="385799DA" w14:textId="5E90A108" w:rsidR="00CF5ED8" w:rsidDel="00E2396A" w:rsidRDefault="00CF5ED8" w:rsidP="004C7FC8">
      <w:pPr>
        <w:rPr>
          <w:ins w:id="2759" w:author="Ashwin Vasan" w:date="2015-07-09T19:39:00Z"/>
          <w:del w:id="2760" w:author="Christopher Boyer" w:date="2015-07-11T00:20:00Z"/>
          <w:rFonts w:asciiTheme="majorHAnsi" w:hAnsiTheme="majorHAnsi"/>
          <w:b/>
          <w:sz w:val="22"/>
          <w:szCs w:val="22"/>
        </w:rPr>
      </w:pPr>
    </w:p>
    <w:p w14:paraId="13B609DA" w14:textId="6D7EA385" w:rsidR="00CF5ED8" w:rsidDel="00E2396A" w:rsidRDefault="00CF5ED8" w:rsidP="004C7FC8">
      <w:pPr>
        <w:rPr>
          <w:ins w:id="2761" w:author="Ashwin Vasan" w:date="2015-07-09T19:39:00Z"/>
          <w:del w:id="2762" w:author="Christopher Boyer" w:date="2015-07-11T00:20:00Z"/>
          <w:rFonts w:asciiTheme="majorHAnsi" w:hAnsiTheme="majorHAnsi"/>
          <w:b/>
          <w:sz w:val="22"/>
          <w:szCs w:val="22"/>
        </w:rPr>
      </w:pPr>
    </w:p>
    <w:p w14:paraId="49A4B8E0" w14:textId="2E540992" w:rsidR="00CF5ED8" w:rsidDel="00E2396A" w:rsidRDefault="00CF5ED8" w:rsidP="004C7FC8">
      <w:pPr>
        <w:rPr>
          <w:ins w:id="2763" w:author="Ashwin Vasan" w:date="2015-07-09T19:39:00Z"/>
          <w:del w:id="2764" w:author="Christopher Boyer" w:date="2015-07-11T00:20:00Z"/>
          <w:rFonts w:asciiTheme="majorHAnsi" w:hAnsiTheme="majorHAnsi"/>
          <w:b/>
          <w:sz w:val="22"/>
          <w:szCs w:val="22"/>
        </w:rPr>
      </w:pPr>
    </w:p>
    <w:p w14:paraId="4F554A8E" w14:textId="69000160" w:rsidR="00CF5ED8" w:rsidDel="00E2396A" w:rsidRDefault="00CF5ED8" w:rsidP="004C7FC8">
      <w:pPr>
        <w:rPr>
          <w:ins w:id="2765" w:author="Ashwin Vasan" w:date="2015-07-09T19:39:00Z"/>
          <w:del w:id="2766" w:author="Christopher Boyer" w:date="2015-07-11T00:20:00Z"/>
          <w:rFonts w:asciiTheme="majorHAnsi" w:hAnsiTheme="majorHAnsi"/>
          <w:b/>
          <w:sz w:val="22"/>
          <w:szCs w:val="22"/>
        </w:rPr>
      </w:pPr>
    </w:p>
    <w:p w14:paraId="161A19FB" w14:textId="4041A9D3" w:rsidR="00CF5ED8" w:rsidDel="00E2396A" w:rsidRDefault="00CF5ED8" w:rsidP="004C7FC8">
      <w:pPr>
        <w:rPr>
          <w:ins w:id="2767" w:author="Ashwin Vasan" w:date="2015-07-09T19:39:00Z"/>
          <w:del w:id="2768" w:author="Christopher Boyer" w:date="2015-07-11T00:20:00Z"/>
          <w:rFonts w:asciiTheme="majorHAnsi" w:hAnsiTheme="majorHAnsi"/>
          <w:b/>
          <w:sz w:val="22"/>
          <w:szCs w:val="22"/>
        </w:rPr>
      </w:pPr>
    </w:p>
    <w:p w14:paraId="02637759" w14:textId="321CD759" w:rsidR="00CF5ED8" w:rsidDel="00E2396A" w:rsidRDefault="00CF5ED8" w:rsidP="004C7FC8">
      <w:pPr>
        <w:rPr>
          <w:ins w:id="2769" w:author="Ashwin Vasan" w:date="2015-07-09T19:39:00Z"/>
          <w:del w:id="2770" w:author="Christopher Boyer" w:date="2015-07-11T00:20:00Z"/>
          <w:rFonts w:asciiTheme="majorHAnsi" w:hAnsiTheme="majorHAnsi"/>
          <w:b/>
          <w:sz w:val="22"/>
          <w:szCs w:val="22"/>
        </w:rPr>
      </w:pPr>
    </w:p>
    <w:p w14:paraId="3CE6378C" w14:textId="77777777" w:rsidR="00CF5ED8" w:rsidRDefault="00CF5ED8" w:rsidP="004C7FC8">
      <w:pPr>
        <w:rPr>
          <w:ins w:id="2771" w:author="Christopher Boyer" w:date="2015-07-11T00:20:00Z"/>
          <w:rFonts w:asciiTheme="majorHAnsi" w:hAnsiTheme="majorHAnsi"/>
          <w:b/>
          <w:sz w:val="22"/>
          <w:szCs w:val="22"/>
        </w:rPr>
      </w:pPr>
    </w:p>
    <w:p w14:paraId="177E470E" w14:textId="77777777" w:rsidR="00E2396A" w:rsidRDefault="00E2396A" w:rsidP="004C7FC8">
      <w:pPr>
        <w:rPr>
          <w:ins w:id="2772" w:author="Christopher Boyer" w:date="2015-07-11T00:20:00Z"/>
          <w:rFonts w:asciiTheme="majorHAnsi" w:hAnsiTheme="majorHAnsi"/>
          <w:b/>
          <w:sz w:val="22"/>
          <w:szCs w:val="22"/>
        </w:rPr>
      </w:pPr>
      <w:bookmarkStart w:id="2773" w:name="_GoBack"/>
      <w:bookmarkEnd w:id="2773"/>
    </w:p>
    <w:p w14:paraId="04B5D469" w14:textId="6470EEC5" w:rsidR="00E2396A" w:rsidDel="00E2396A" w:rsidRDefault="00E2396A" w:rsidP="004C7FC8">
      <w:pPr>
        <w:rPr>
          <w:ins w:id="2774" w:author="Ashwin Vasan" w:date="2015-07-09T19:39:00Z"/>
          <w:del w:id="2775" w:author="Christopher Boyer" w:date="2015-07-11T00:22:00Z"/>
          <w:rFonts w:asciiTheme="majorHAnsi" w:hAnsiTheme="majorHAnsi"/>
          <w:b/>
          <w:sz w:val="22"/>
          <w:szCs w:val="22"/>
        </w:rPr>
      </w:pPr>
    </w:p>
    <w:p w14:paraId="66EDC1C3" w14:textId="5B84F1BA" w:rsidR="00CF5ED8" w:rsidDel="00E2396A" w:rsidRDefault="00CF5ED8" w:rsidP="004C7FC8">
      <w:pPr>
        <w:rPr>
          <w:ins w:id="2776" w:author="Ashwin Vasan" w:date="2015-07-09T19:39:00Z"/>
          <w:del w:id="2777" w:author="Christopher Boyer" w:date="2015-07-11T00:22:00Z"/>
          <w:rFonts w:asciiTheme="majorHAnsi" w:hAnsiTheme="majorHAnsi"/>
          <w:b/>
          <w:sz w:val="22"/>
          <w:szCs w:val="22"/>
        </w:rPr>
      </w:pPr>
    </w:p>
    <w:p w14:paraId="4A2F46C2" w14:textId="77777777" w:rsidR="00CF5ED8" w:rsidRDefault="00CF5ED8" w:rsidP="004C7FC8">
      <w:pPr>
        <w:rPr>
          <w:ins w:id="2778" w:author="Ashwin Vasan" w:date="2015-07-09T19:39:00Z"/>
          <w:rFonts w:asciiTheme="majorHAnsi" w:hAnsiTheme="majorHAnsi"/>
          <w:b/>
          <w:sz w:val="22"/>
          <w:szCs w:val="22"/>
        </w:rPr>
      </w:pPr>
    </w:p>
    <w:p w14:paraId="30496474" w14:textId="77777777" w:rsidR="00CF5ED8" w:rsidRDefault="00CF5ED8" w:rsidP="004C7FC8">
      <w:pPr>
        <w:rPr>
          <w:ins w:id="2779" w:author="Ashwin Vasan" w:date="2015-07-09T19:39:00Z"/>
          <w:rFonts w:asciiTheme="majorHAnsi" w:hAnsiTheme="majorHAnsi"/>
          <w:b/>
          <w:sz w:val="22"/>
          <w:szCs w:val="22"/>
        </w:rPr>
      </w:pPr>
    </w:p>
    <w:p w14:paraId="0949EA87" w14:textId="77777777" w:rsidR="00D20DDF" w:rsidRPr="007C6E08" w:rsidRDefault="00E2677F" w:rsidP="004C7FC8">
      <w:r>
        <w:rPr>
          <w:rFonts w:asciiTheme="majorHAnsi" w:hAnsiTheme="majorHAnsi"/>
          <w:b/>
          <w:sz w:val="22"/>
          <w:szCs w:val="22"/>
        </w:rPr>
        <w:t>Figure 1: F</w:t>
      </w:r>
      <w:r w:rsidR="00D20DDF">
        <w:rPr>
          <w:rFonts w:asciiTheme="majorHAnsi" w:hAnsiTheme="majorHAnsi"/>
          <w:b/>
          <w:sz w:val="22"/>
          <w:szCs w:val="22"/>
        </w:rPr>
        <w:t>requency of agreement in diagnosis and treatment between nurse and mentor</w:t>
      </w:r>
      <w:r>
        <w:rPr>
          <w:rFonts w:asciiTheme="majorHAnsi" w:hAnsiTheme="majorHAnsi"/>
          <w:b/>
          <w:sz w:val="22"/>
          <w:szCs w:val="22"/>
        </w:rPr>
        <w:t xml:space="preserve"> over time (months)</w:t>
      </w:r>
    </w:p>
    <w:p w14:paraId="73B6F3AA" w14:textId="77777777" w:rsidR="00D20DDF" w:rsidRDefault="00D20DDF" w:rsidP="004C7FC8">
      <w:pPr>
        <w:rPr>
          <w:b/>
        </w:rPr>
      </w:pPr>
    </w:p>
    <w:p w14:paraId="4CAEAA8E" w14:textId="77777777" w:rsidR="00D20DDF" w:rsidRDefault="00D20DDF" w:rsidP="004C7FC8">
      <w:pPr>
        <w:rPr>
          <w:rFonts w:asciiTheme="majorHAnsi" w:hAnsiTheme="majorHAnsi"/>
          <w:b/>
          <w:sz w:val="22"/>
          <w:szCs w:val="22"/>
        </w:rPr>
      </w:pPr>
      <w:r>
        <w:rPr>
          <w:b/>
          <w:noProof/>
        </w:rPr>
        <w:drawing>
          <wp:inline distT="0" distB="0" distL="0" distR="0" wp14:anchorId="134BD686" wp14:editId="5F71858E">
            <wp:extent cx="7658100" cy="4596885"/>
            <wp:effectExtent l="0" t="0" r="0" b="635"/>
            <wp:docPr id="4" name="Picture 4" descr="Macintosh HD:Users:boyercb:Dropbox:ARCHeS:ashwin:agreement_tren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yercb:Dropbox:ARCHeS:ashwin:agreement_tren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9533" cy="4597745"/>
                    </a:xfrm>
                    <a:prstGeom prst="rect">
                      <a:avLst/>
                    </a:prstGeom>
                    <a:noFill/>
                    <a:ln>
                      <a:noFill/>
                    </a:ln>
                  </pic:spPr>
                </pic:pic>
              </a:graphicData>
            </a:graphic>
          </wp:inline>
        </w:drawing>
      </w:r>
    </w:p>
    <w:p w14:paraId="63D1F5B5" w14:textId="77777777" w:rsidR="00DE0E6C" w:rsidRDefault="00DE0E6C" w:rsidP="004C7FC8">
      <w:pPr>
        <w:rPr>
          <w:rFonts w:asciiTheme="majorHAnsi" w:hAnsiTheme="majorHAnsi"/>
          <w:b/>
          <w:sz w:val="22"/>
          <w:szCs w:val="22"/>
        </w:rPr>
      </w:pPr>
    </w:p>
    <w:p w14:paraId="08CBFEB8" w14:textId="77777777" w:rsidR="00D125DC" w:rsidRDefault="00D125DC" w:rsidP="004C7FC8">
      <w:pPr>
        <w:rPr>
          <w:rFonts w:asciiTheme="majorHAnsi" w:hAnsiTheme="majorHAnsi"/>
          <w:b/>
          <w:sz w:val="22"/>
          <w:szCs w:val="22"/>
        </w:rPr>
      </w:pPr>
    </w:p>
    <w:p w14:paraId="14F783C8" w14:textId="77777777" w:rsidR="00D125DC" w:rsidRDefault="00135A33" w:rsidP="004C7FC8">
      <w:pPr>
        <w:rPr>
          <w:rFonts w:asciiTheme="majorHAnsi" w:hAnsiTheme="majorHAnsi"/>
          <w:b/>
          <w:sz w:val="22"/>
          <w:szCs w:val="22"/>
        </w:rPr>
      </w:pPr>
      <w:r>
        <w:rPr>
          <w:rFonts w:asciiTheme="majorHAnsi" w:hAnsiTheme="majorHAnsi"/>
          <w:b/>
          <w:noProof/>
          <w:sz w:val="22"/>
          <w:szCs w:val="22"/>
        </w:rPr>
        <w:drawing>
          <wp:inline distT="0" distB="0" distL="0" distR="0" wp14:anchorId="211D7F3D" wp14:editId="03A71B29">
            <wp:extent cx="8229600" cy="49102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4910290"/>
                    </a:xfrm>
                    <a:prstGeom prst="rect">
                      <a:avLst/>
                    </a:prstGeom>
                    <a:noFill/>
                    <a:ln>
                      <a:noFill/>
                    </a:ln>
                  </pic:spPr>
                </pic:pic>
              </a:graphicData>
            </a:graphic>
          </wp:inline>
        </w:drawing>
      </w:r>
    </w:p>
    <w:p w14:paraId="76874633" w14:textId="77777777" w:rsidR="00D125DC" w:rsidRDefault="00D125DC" w:rsidP="004C7FC8">
      <w:pPr>
        <w:rPr>
          <w:rFonts w:asciiTheme="majorHAnsi" w:hAnsiTheme="majorHAnsi"/>
          <w:b/>
          <w:sz w:val="22"/>
          <w:szCs w:val="22"/>
        </w:rPr>
      </w:pPr>
    </w:p>
    <w:p w14:paraId="3E9D1BB9" w14:textId="77777777" w:rsidR="00D125DC" w:rsidRDefault="00D125DC" w:rsidP="004C7FC8">
      <w:pPr>
        <w:rPr>
          <w:rFonts w:asciiTheme="majorHAnsi" w:hAnsiTheme="majorHAnsi"/>
          <w:b/>
          <w:sz w:val="22"/>
          <w:szCs w:val="22"/>
        </w:rPr>
      </w:pPr>
    </w:p>
    <w:p w14:paraId="2C3D522A" w14:textId="77777777" w:rsidR="00135A33" w:rsidRDefault="00135A33" w:rsidP="004C7FC8">
      <w:pPr>
        <w:rPr>
          <w:rFonts w:asciiTheme="majorHAnsi" w:hAnsiTheme="majorHAnsi"/>
          <w:b/>
          <w:sz w:val="22"/>
          <w:szCs w:val="22"/>
        </w:rPr>
      </w:pPr>
    </w:p>
    <w:p w14:paraId="4785D373" w14:textId="77777777" w:rsidR="003D6DFC" w:rsidRPr="003D6DFC" w:rsidRDefault="003D6DFC" w:rsidP="004C7FC8">
      <w:pPr>
        <w:rPr>
          <w:rFonts w:asciiTheme="majorHAnsi" w:hAnsiTheme="majorHAnsi"/>
          <w:b/>
          <w:sz w:val="22"/>
          <w:szCs w:val="22"/>
        </w:rPr>
      </w:pPr>
      <w:r>
        <w:rPr>
          <w:rFonts w:asciiTheme="majorHAnsi" w:hAnsiTheme="majorHAnsi"/>
          <w:b/>
          <w:sz w:val="22"/>
          <w:szCs w:val="22"/>
        </w:rPr>
        <w:t xml:space="preserve">Figure 2: </w:t>
      </w:r>
      <w:r w:rsidR="00F76EEE">
        <w:rPr>
          <w:rFonts w:asciiTheme="majorHAnsi" w:hAnsiTheme="majorHAnsi"/>
          <w:b/>
          <w:sz w:val="22"/>
          <w:szCs w:val="22"/>
        </w:rPr>
        <w:t>Isolated e</w:t>
      </w:r>
      <w:r w:rsidR="00C248B9">
        <w:rPr>
          <w:rFonts w:asciiTheme="majorHAnsi" w:hAnsiTheme="majorHAnsi"/>
          <w:b/>
          <w:sz w:val="22"/>
          <w:szCs w:val="22"/>
        </w:rPr>
        <w:t xml:space="preserve">ffect of intervention on </w:t>
      </w:r>
      <w:r w:rsidR="00094E21">
        <w:rPr>
          <w:rFonts w:asciiTheme="majorHAnsi" w:hAnsiTheme="majorHAnsi"/>
          <w:b/>
          <w:sz w:val="22"/>
          <w:szCs w:val="22"/>
        </w:rPr>
        <w:t xml:space="preserve">frequency of </w:t>
      </w:r>
      <w:r w:rsidR="00C248B9">
        <w:rPr>
          <w:rFonts w:asciiTheme="majorHAnsi" w:hAnsiTheme="majorHAnsi"/>
          <w:b/>
          <w:sz w:val="22"/>
          <w:szCs w:val="22"/>
        </w:rPr>
        <w:t>diagno</w:t>
      </w:r>
      <w:r w:rsidR="00F76EEE">
        <w:rPr>
          <w:rFonts w:asciiTheme="majorHAnsi" w:hAnsiTheme="majorHAnsi"/>
          <w:b/>
          <w:sz w:val="22"/>
          <w:szCs w:val="22"/>
        </w:rPr>
        <w:t>sis and treatment agreement by individual paired nurses</w:t>
      </w:r>
    </w:p>
    <w:p w14:paraId="740DB379" w14:textId="77777777" w:rsidR="003D6DFC" w:rsidRDefault="003D6DFC" w:rsidP="004C7FC8">
      <w:pPr>
        <w:rPr>
          <w:b/>
        </w:rPr>
      </w:pPr>
    </w:p>
    <w:p w14:paraId="4CAB1AD9" w14:textId="77777777" w:rsidR="003D6DFC" w:rsidRDefault="003D6DFC" w:rsidP="004C7FC8">
      <w:pPr>
        <w:rPr>
          <w:b/>
        </w:rPr>
      </w:pPr>
    </w:p>
    <w:p w14:paraId="5B31D444" w14:textId="77777777" w:rsidR="0034088C" w:rsidRDefault="00A43EBC" w:rsidP="004C7FC8">
      <w:r w:rsidRPr="00344031">
        <w:rPr>
          <w:b/>
          <w:noProof/>
        </w:rPr>
        <w:drawing>
          <wp:inline distT="0" distB="0" distL="0" distR="0" wp14:anchorId="3CC998C3" wp14:editId="1CF63268">
            <wp:extent cx="82296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572000"/>
                    </a:xfrm>
                    <a:prstGeom prst="rect">
                      <a:avLst/>
                    </a:prstGeom>
                    <a:noFill/>
                    <a:ln>
                      <a:noFill/>
                    </a:ln>
                  </pic:spPr>
                </pic:pic>
              </a:graphicData>
            </a:graphic>
          </wp:inline>
        </w:drawing>
      </w:r>
    </w:p>
    <w:p w14:paraId="21A921F3" w14:textId="77777777" w:rsidR="0034088C" w:rsidRDefault="0034088C" w:rsidP="004C7FC8"/>
    <w:p w14:paraId="70883AAB" w14:textId="77777777" w:rsidR="0034088C" w:rsidRDefault="0034088C" w:rsidP="0034088C">
      <w:pPr>
        <w:pStyle w:val="EndNoteBibliography"/>
      </w:pPr>
    </w:p>
    <w:p w14:paraId="2C235B8D" w14:textId="15C43B2C" w:rsidR="00770572" w:rsidRPr="00513F2E" w:rsidRDefault="00770572" w:rsidP="00770572">
      <w:pPr>
        <w:spacing w:line="480" w:lineRule="auto"/>
        <w:jc w:val="both"/>
        <w:rPr>
          <w:b/>
        </w:rPr>
      </w:pPr>
      <w:r w:rsidRPr="00513F2E">
        <w:rPr>
          <w:b/>
        </w:rPr>
        <w:t xml:space="preserve">REFERENCES </w:t>
      </w:r>
    </w:p>
    <w:p w14:paraId="689D40D4" w14:textId="77777777" w:rsidR="0034088C" w:rsidRPr="00513F2E" w:rsidRDefault="0034088C" w:rsidP="0034088C">
      <w:pPr>
        <w:pStyle w:val="EndNoteBibliography"/>
        <w:rPr>
          <w:rFonts w:asciiTheme="minorHAnsi" w:hAnsiTheme="minorHAnsi"/>
        </w:rPr>
      </w:pPr>
    </w:p>
    <w:p w14:paraId="1F81AC83" w14:textId="77777777" w:rsidR="00AE7FCB" w:rsidRPr="00AE7FCB" w:rsidRDefault="0034088C" w:rsidP="00AE7FCB">
      <w:pPr>
        <w:pStyle w:val="EndNoteBibliography"/>
        <w:rPr>
          <w:noProof/>
        </w:rPr>
      </w:pPr>
      <w:r w:rsidRPr="00513F2E">
        <w:rPr>
          <w:rFonts w:asciiTheme="minorHAnsi" w:hAnsiTheme="minorHAnsi"/>
        </w:rPr>
        <w:fldChar w:fldCharType="begin"/>
      </w:r>
      <w:r w:rsidRPr="00513F2E">
        <w:rPr>
          <w:rFonts w:asciiTheme="minorHAnsi" w:hAnsiTheme="minorHAnsi"/>
        </w:rPr>
        <w:instrText xml:space="preserve"> ADDIN EN.REFLIST </w:instrText>
      </w:r>
      <w:r w:rsidRPr="00513F2E">
        <w:rPr>
          <w:rFonts w:asciiTheme="minorHAnsi" w:hAnsiTheme="minorHAnsi"/>
        </w:rPr>
        <w:fldChar w:fldCharType="separate"/>
      </w:r>
      <w:r w:rsidR="00AE7FCB" w:rsidRPr="00AE7FCB">
        <w:rPr>
          <w:noProof/>
        </w:rPr>
        <w:t>1.</w:t>
      </w:r>
      <w:r w:rsidR="00AE7FCB" w:rsidRPr="00AE7FCB">
        <w:rPr>
          <w:noProof/>
        </w:rPr>
        <w:tab/>
        <w:t>Kruk M, Porignon D, Rockers P, Van Lerberghe W. The contribution of primary care to health and health systems in low- and middle-income countries: a critical review of major primary care initiatives. Social Science and Medicine. 2010;Mar; 70(6):904-11.</w:t>
      </w:r>
    </w:p>
    <w:p w14:paraId="010CB108" w14:textId="4D6ED85F" w:rsidR="00AE7FCB" w:rsidRPr="00AE7FCB" w:rsidRDefault="00AE7FCB" w:rsidP="00AE7FCB">
      <w:pPr>
        <w:pStyle w:val="EndNoteBibliography"/>
        <w:rPr>
          <w:noProof/>
        </w:rPr>
      </w:pPr>
      <w:r w:rsidRPr="00AE7FCB">
        <w:rPr>
          <w:noProof/>
        </w:rPr>
        <w:t>2.</w:t>
      </w:r>
      <w:r w:rsidRPr="00AE7FCB">
        <w:rPr>
          <w:noProof/>
        </w:rPr>
        <w:tab/>
        <w:t>Vasan A EA, Lawn SD, Gove S, Anatole M, Gupta N, Drobac P, Nicholson T, Seung K, Mabey DC, Farmer PE.</w:t>
      </w:r>
      <w:r>
        <w:rPr>
          <w:noProof/>
        </w:rPr>
        <w:t xml:space="preserve"> </w:t>
      </w:r>
      <w:r w:rsidRPr="00AE7FCB">
        <w:rPr>
          <w:noProof/>
        </w:rPr>
        <w:t>Integrated care as a means to improve primary care delivery for adults and adolescents in the developing world: a critical analysis of Integrated Management of Adolescent and Adult Illness (IMAI). BMC Med. 2014 Jan 14;12:6.</w:t>
      </w:r>
    </w:p>
    <w:p w14:paraId="2962D13A" w14:textId="777CF68A" w:rsidR="00AE7FCB" w:rsidRPr="00AE7FCB" w:rsidRDefault="00AE7FCB" w:rsidP="00AE7FCB">
      <w:pPr>
        <w:pStyle w:val="EndNoteBibliography"/>
        <w:rPr>
          <w:noProof/>
        </w:rPr>
      </w:pPr>
      <w:r w:rsidRPr="00AE7FCB">
        <w:rPr>
          <w:noProof/>
        </w:rPr>
        <w:t>3.</w:t>
      </w:r>
      <w:r w:rsidRPr="00AE7FCB">
        <w:rPr>
          <w:noProof/>
        </w:rPr>
        <w:tab/>
        <w:t xml:space="preserve">Financing Global Health 2012: The End of the Golden Age? [Internet]. Institute for Health Metrics and Evaluation. 2012. Available from: </w:t>
      </w:r>
      <w:hyperlink r:id="rId16" w:history="1">
        <w:r w:rsidRPr="00AE7FCB">
          <w:rPr>
            <w:rStyle w:val="Hyperlink"/>
            <w:rFonts w:asciiTheme="minorHAnsi" w:hAnsiTheme="minorHAnsi"/>
            <w:noProof/>
          </w:rPr>
          <w:t>http://www.healthdata.org/policy-report/financing-global-health-2012-end-golden-age</w:t>
        </w:r>
      </w:hyperlink>
      <w:r w:rsidRPr="00AE7FCB">
        <w:rPr>
          <w:noProof/>
        </w:rPr>
        <w:t>.</w:t>
      </w:r>
    </w:p>
    <w:p w14:paraId="0D00332A" w14:textId="6BF49D42" w:rsidR="00AE7FCB" w:rsidRPr="00AE7FCB" w:rsidRDefault="00AE7FCB" w:rsidP="00AE7FCB">
      <w:pPr>
        <w:pStyle w:val="EndNoteBibliography"/>
        <w:rPr>
          <w:noProof/>
        </w:rPr>
      </w:pPr>
      <w:r w:rsidRPr="00AE7FCB">
        <w:rPr>
          <w:noProof/>
        </w:rPr>
        <w:t>4.</w:t>
      </w:r>
      <w:r w:rsidRPr="00AE7FCB">
        <w:rPr>
          <w:noProof/>
        </w:rPr>
        <w:tab/>
        <w:t xml:space="preserve">World Health Organization. 2007: WHO; Everybody’s Business: Strengthening Health Systems to Improve Health Outcomes – WHO’s Framework for Action. Available from: </w:t>
      </w:r>
      <w:hyperlink r:id="rId17" w:history="1">
        <w:r w:rsidRPr="00AE7FCB">
          <w:rPr>
            <w:rStyle w:val="Hyperlink"/>
            <w:rFonts w:asciiTheme="minorHAnsi" w:hAnsiTheme="minorHAnsi"/>
            <w:noProof/>
          </w:rPr>
          <w:t>http://www.who.int/healthsystems/strategy/everybodys_business.pdf?ua=1</w:t>
        </w:r>
      </w:hyperlink>
      <w:r w:rsidRPr="00AE7FCB">
        <w:rPr>
          <w:noProof/>
        </w:rPr>
        <w:t>. .</w:t>
      </w:r>
    </w:p>
    <w:p w14:paraId="292AFF23" w14:textId="77777777" w:rsidR="00AE7FCB" w:rsidRPr="00AE7FCB" w:rsidRDefault="00AE7FCB" w:rsidP="00AE7FCB">
      <w:pPr>
        <w:pStyle w:val="EndNoteBibliography"/>
        <w:rPr>
          <w:noProof/>
        </w:rPr>
      </w:pPr>
      <w:r w:rsidRPr="00AE7FCB">
        <w:rPr>
          <w:noProof/>
        </w:rPr>
        <w:t>5.</w:t>
      </w:r>
      <w:r w:rsidRPr="00AE7FCB">
        <w:rPr>
          <w:noProof/>
        </w:rPr>
        <w:tab/>
        <w:t>Jamison D, Breman J, Measham A, Alleyne G, Claeson M, Evans D, et al. Chapter 7, Pillars of the Health System.  Priorities in Health. Washington (DC): World Bank 2006.</w:t>
      </w:r>
    </w:p>
    <w:p w14:paraId="50EDF822" w14:textId="77777777" w:rsidR="00AE7FCB" w:rsidRPr="00AE7FCB" w:rsidRDefault="00AE7FCB" w:rsidP="00AE7FCB">
      <w:pPr>
        <w:pStyle w:val="EndNoteBibliography"/>
        <w:rPr>
          <w:noProof/>
        </w:rPr>
      </w:pPr>
      <w:r w:rsidRPr="00AE7FCB">
        <w:rPr>
          <w:noProof/>
        </w:rPr>
        <w:t>6.</w:t>
      </w:r>
      <w:r w:rsidRPr="00AE7FCB">
        <w:rPr>
          <w:noProof/>
        </w:rPr>
        <w:tab/>
        <w:t>Kruk ME, Freedman L. Assessing health system performance in developing countries: a review of the literature. Health Policy. 2008;Mar;85(3):263-76.</w:t>
      </w:r>
    </w:p>
    <w:p w14:paraId="472E7488" w14:textId="77777777" w:rsidR="00AE7FCB" w:rsidRPr="00AE7FCB" w:rsidRDefault="00AE7FCB" w:rsidP="00AE7FCB">
      <w:pPr>
        <w:pStyle w:val="EndNoteBibliography"/>
        <w:rPr>
          <w:noProof/>
        </w:rPr>
      </w:pPr>
      <w:r w:rsidRPr="00AE7FCB">
        <w:rPr>
          <w:noProof/>
        </w:rPr>
        <w:t>7.</w:t>
      </w:r>
      <w:r w:rsidRPr="00AE7FCB">
        <w:rPr>
          <w:noProof/>
        </w:rPr>
        <w:tab/>
        <w:t>Komatsu R, Korenromp EL, Low-Beer D, Watt C, Dye C, Steketee RW, et al. Lives saved by Global Fund-supported HIV/AIDS, tuberculosis and malaria programs: estimation approach and results between 2003 and end-2007. BMC Infect Dis. 2010;Apr 30(10):109.</w:t>
      </w:r>
    </w:p>
    <w:p w14:paraId="19E3263E" w14:textId="77777777" w:rsidR="00AE7FCB" w:rsidRPr="00AE7FCB" w:rsidRDefault="00AE7FCB" w:rsidP="00AE7FCB">
      <w:pPr>
        <w:pStyle w:val="EndNoteBibliography"/>
        <w:rPr>
          <w:noProof/>
        </w:rPr>
      </w:pPr>
      <w:r w:rsidRPr="00AE7FCB">
        <w:rPr>
          <w:noProof/>
        </w:rPr>
        <w:t>8.</w:t>
      </w:r>
      <w:r w:rsidRPr="00AE7FCB">
        <w:rPr>
          <w:noProof/>
        </w:rPr>
        <w:tab/>
        <w:t>Ebrahim S, Pearce N, Smeeth L, Casas J, Jaffar S, Piot P. Tackling non-communicable diseases in low- and middle-income countries: is the evidence from high-income countries all we need? . PLoS Med. 2013;10(1):e1001377.</w:t>
      </w:r>
    </w:p>
    <w:p w14:paraId="4AE69149" w14:textId="77777777" w:rsidR="00AE7FCB" w:rsidRPr="00AE7FCB" w:rsidRDefault="00AE7FCB" w:rsidP="00AE7FCB">
      <w:pPr>
        <w:pStyle w:val="EndNoteBibliography"/>
        <w:rPr>
          <w:noProof/>
        </w:rPr>
      </w:pPr>
      <w:r w:rsidRPr="00AE7FCB">
        <w:rPr>
          <w:noProof/>
        </w:rPr>
        <w:t>9.</w:t>
      </w:r>
      <w:r w:rsidRPr="00AE7FCB">
        <w:rPr>
          <w:noProof/>
        </w:rPr>
        <w:tab/>
        <w:t>Global Burden of Disease Study 2013 Collaborators. Global, regional, and national incidence, prevalence, and years lived with disability for 301 acute and chronic diseases and injuries in 188 countries, 1990-2013: a systematic analysis for the Global Burden of Disease Study 2013. Lancet. 2015;pii: S0140-6736(15):60692-4.</w:t>
      </w:r>
    </w:p>
    <w:p w14:paraId="304607D0" w14:textId="77777777" w:rsidR="00AE7FCB" w:rsidRPr="00AE7FCB" w:rsidRDefault="00AE7FCB" w:rsidP="00AE7FCB">
      <w:pPr>
        <w:pStyle w:val="EndNoteBibliography"/>
        <w:rPr>
          <w:noProof/>
        </w:rPr>
      </w:pPr>
      <w:r w:rsidRPr="00AE7FCB">
        <w:rPr>
          <w:noProof/>
        </w:rPr>
        <w:t>10.</w:t>
      </w:r>
      <w:r w:rsidRPr="00AE7FCB">
        <w:rPr>
          <w:noProof/>
        </w:rPr>
        <w:tab/>
        <w:t xml:space="preserve">Frenk J. Reinventing primary health care: the need for systems integration. </w:t>
      </w:r>
      <w:r w:rsidRPr="00AE7FCB">
        <w:rPr>
          <w:b/>
          <w:noProof/>
        </w:rPr>
        <w:t>Lancet</w:t>
      </w:r>
      <w:r w:rsidRPr="00AE7FCB">
        <w:rPr>
          <w:noProof/>
        </w:rPr>
        <w:t>. 2009;Jul 11;374(9684):170-3.</w:t>
      </w:r>
    </w:p>
    <w:p w14:paraId="16888342" w14:textId="77777777" w:rsidR="00AE7FCB" w:rsidRPr="00AE7FCB" w:rsidRDefault="00AE7FCB" w:rsidP="00AE7FCB">
      <w:pPr>
        <w:pStyle w:val="EndNoteBibliography"/>
        <w:rPr>
          <w:noProof/>
        </w:rPr>
      </w:pPr>
      <w:r w:rsidRPr="00AE7FCB">
        <w:rPr>
          <w:noProof/>
        </w:rPr>
        <w:t>11.</w:t>
      </w:r>
      <w:r w:rsidRPr="00AE7FCB">
        <w:rPr>
          <w:noProof/>
        </w:rPr>
        <w:tab/>
        <w:t>Kruk M, Nigenda G, Knaul F. Redesigning primary care to tackle the global epidemic of noncommunicable disease. American Journal of  Public Health. 2015;Mar;105(3):431-7.</w:t>
      </w:r>
    </w:p>
    <w:p w14:paraId="374BD17D" w14:textId="77777777" w:rsidR="00AE7FCB" w:rsidRPr="00AE7FCB" w:rsidRDefault="00AE7FCB" w:rsidP="00AE7FCB">
      <w:pPr>
        <w:pStyle w:val="EndNoteBibliography"/>
        <w:rPr>
          <w:noProof/>
        </w:rPr>
      </w:pPr>
      <w:r w:rsidRPr="00AE7FCB">
        <w:rPr>
          <w:noProof/>
        </w:rPr>
        <w:t>12.</w:t>
      </w:r>
      <w:r w:rsidRPr="00AE7FCB">
        <w:rPr>
          <w:noProof/>
        </w:rPr>
        <w:tab/>
        <w:t>Haregu T, Setswe G, Elliott J, Oldenburg B. Developing an action model for integration of health system response to HIV/AIDS and noncommunicable diseases (NCDs) in developing countries. Glob J Health Sci. 2013;Oct 8;6(1):9-22.</w:t>
      </w:r>
    </w:p>
    <w:p w14:paraId="57A5F1CE" w14:textId="77777777" w:rsidR="00AE7FCB" w:rsidRPr="00AE7FCB" w:rsidRDefault="00AE7FCB" w:rsidP="00AE7FCB">
      <w:pPr>
        <w:pStyle w:val="EndNoteBibliography"/>
        <w:rPr>
          <w:noProof/>
        </w:rPr>
      </w:pPr>
      <w:r w:rsidRPr="00AE7FCB">
        <w:rPr>
          <w:noProof/>
        </w:rPr>
        <w:t>13.</w:t>
      </w:r>
      <w:r w:rsidRPr="00AE7FCB">
        <w:rPr>
          <w:noProof/>
        </w:rPr>
        <w:tab/>
        <w:t>Dudley L, Garner P. Strategies for integrating primary health services in low- and middle-income countries at the point of delivery. Cochrane Database Syst Rev 2011;Jul 6 7 CD003318.</w:t>
      </w:r>
    </w:p>
    <w:p w14:paraId="74BEEA6C" w14:textId="77777777" w:rsidR="00AE7FCB" w:rsidRPr="00AE7FCB" w:rsidRDefault="00AE7FCB" w:rsidP="00AE7FCB">
      <w:pPr>
        <w:pStyle w:val="EndNoteBibliography"/>
        <w:rPr>
          <w:noProof/>
        </w:rPr>
      </w:pPr>
      <w:r w:rsidRPr="00AE7FCB">
        <w:rPr>
          <w:noProof/>
        </w:rPr>
        <w:t>14.</w:t>
      </w:r>
      <w:r w:rsidRPr="00AE7FCB">
        <w:rPr>
          <w:noProof/>
        </w:rPr>
        <w:tab/>
        <w:t>Fairall L, Bachmann M, Lombard C, Timmerman V, Uebel K, Zwarenstein M, et al. Task shifting of antiretroviral treatment from doctors to primary-care nurses in South Africa (STRETCH): a pragmatic, parallel, cluster-randomised trial. Lancet. 2012;Sep 8;380(9845):889-98.</w:t>
      </w:r>
    </w:p>
    <w:p w14:paraId="0D805F17" w14:textId="77777777" w:rsidR="00AE7FCB" w:rsidRPr="00AE7FCB" w:rsidRDefault="00AE7FCB" w:rsidP="00AE7FCB">
      <w:pPr>
        <w:pStyle w:val="EndNoteBibliography"/>
        <w:rPr>
          <w:noProof/>
        </w:rPr>
      </w:pPr>
      <w:r w:rsidRPr="00AE7FCB">
        <w:rPr>
          <w:noProof/>
        </w:rPr>
        <w:t>15.</w:t>
      </w:r>
      <w:r w:rsidRPr="00AE7FCB">
        <w:rPr>
          <w:noProof/>
        </w:rPr>
        <w:tab/>
        <w:t>Bheekie A, Buskens I, Allen S, English R, Mayers P, Fairall L, et al. The Practical Approach to Lung Health in South Africa (PALSA) intervention: respiratory guideline implementation for nurse trainers. Int Nurs Rev. 2006;53(4):261-8.</w:t>
      </w:r>
    </w:p>
    <w:p w14:paraId="2B178B9F" w14:textId="77777777" w:rsidR="00AE7FCB" w:rsidRPr="00AE7FCB" w:rsidRDefault="00AE7FCB" w:rsidP="00AE7FCB">
      <w:pPr>
        <w:pStyle w:val="EndNoteBibliography"/>
        <w:rPr>
          <w:noProof/>
        </w:rPr>
      </w:pPr>
      <w:r w:rsidRPr="00AE7FCB">
        <w:rPr>
          <w:noProof/>
        </w:rPr>
        <w:t>16.</w:t>
      </w:r>
      <w:r w:rsidRPr="00AE7FCB">
        <w:rPr>
          <w:noProof/>
        </w:rPr>
        <w:tab/>
        <w:t>English R, Bateman E, Zwarenstein M, Fairall L, Bheekie A, Bachmann M, et al. Development of a South African integrated syndromic respiratory disease guideline for primary care. Prim Care Respir J 2008;Sep;17(3):156-63.</w:t>
      </w:r>
    </w:p>
    <w:p w14:paraId="4C807F3A" w14:textId="77777777" w:rsidR="00AE7FCB" w:rsidRPr="00AE7FCB" w:rsidRDefault="00AE7FCB" w:rsidP="00AE7FCB">
      <w:pPr>
        <w:pStyle w:val="EndNoteBibliography"/>
        <w:rPr>
          <w:noProof/>
        </w:rPr>
      </w:pPr>
      <w:r w:rsidRPr="00AE7FCB">
        <w:rPr>
          <w:noProof/>
        </w:rPr>
        <w:t>17.</w:t>
      </w:r>
      <w:r w:rsidRPr="00AE7FCB">
        <w:rPr>
          <w:noProof/>
        </w:rPr>
        <w:tab/>
        <w:t>Schull MJ, Cornick R, Thompson S, Faris G, Fairall L, Burciul B, et al. From PALSA PLUS to PALM PLUS: adapting and developing a South African guideline and training intervention to better integrate HIV/AIDS care with primary care in rural health centers in Malawi. Implement Sci. 2011;Jul 26;6(82).</w:t>
      </w:r>
    </w:p>
    <w:p w14:paraId="64514A08" w14:textId="77777777" w:rsidR="00AE7FCB" w:rsidRPr="00AE7FCB" w:rsidRDefault="00AE7FCB" w:rsidP="00AE7FCB">
      <w:pPr>
        <w:pStyle w:val="EndNoteBibliography"/>
        <w:rPr>
          <w:noProof/>
        </w:rPr>
      </w:pPr>
      <w:r w:rsidRPr="00AE7FCB">
        <w:rPr>
          <w:noProof/>
        </w:rPr>
        <w:t>18.</w:t>
      </w:r>
      <w:r w:rsidRPr="00AE7FCB">
        <w:rPr>
          <w:noProof/>
        </w:rPr>
        <w:tab/>
        <w:t>Fairall L, Zwarenstein M, Bateman E, Bachmann M, Lombard C, Majara B, et al. Effect of educational outreach to nurses on tuberculosis case detection and primary care of respiratory illness: pragmatic cluster randomised controlled trial. BMJ. 2005;Oct 1;331(7519):750-4.</w:t>
      </w:r>
    </w:p>
    <w:p w14:paraId="1F9E8BE7" w14:textId="77777777" w:rsidR="00AE7FCB" w:rsidRPr="00AE7FCB" w:rsidRDefault="00AE7FCB" w:rsidP="00AE7FCB">
      <w:pPr>
        <w:pStyle w:val="EndNoteBibliography"/>
        <w:rPr>
          <w:noProof/>
        </w:rPr>
      </w:pPr>
      <w:r w:rsidRPr="00AE7FCB">
        <w:rPr>
          <w:noProof/>
        </w:rPr>
        <w:t>19.</w:t>
      </w:r>
      <w:r w:rsidRPr="00AE7FCB">
        <w:rPr>
          <w:noProof/>
        </w:rPr>
        <w:tab/>
        <w:t>English R, Bachmann M, Bateman E, Zwarenstein M, Fairall L, Bheekie A, et al. Diagnostic accuracy of an integrated respiratory guideline in identifying patients with respiratory symptoms requiring screening for pulmonary tuberculosis: a cross-sectional study. . BMC Pulmonary Medicine. 2006;Aug 25; 6(22).</w:t>
      </w:r>
    </w:p>
    <w:p w14:paraId="5038F05D" w14:textId="77777777" w:rsidR="00AE7FCB" w:rsidRPr="00AE7FCB" w:rsidRDefault="00AE7FCB" w:rsidP="00AE7FCB">
      <w:pPr>
        <w:pStyle w:val="EndNoteBibliography"/>
        <w:rPr>
          <w:noProof/>
        </w:rPr>
      </w:pPr>
      <w:r w:rsidRPr="00AE7FCB">
        <w:rPr>
          <w:noProof/>
        </w:rPr>
        <w:t>20.</w:t>
      </w:r>
      <w:r w:rsidRPr="00AE7FCB">
        <w:rPr>
          <w:noProof/>
        </w:rPr>
        <w:tab/>
        <w:t>Vasan A, Anatole M, Mezzacappa C, Hedt-Gauthier B, Hirschhorn L, Nkikabahizi F, et al. Baseline assessment of adult and adolescent primary care delivery in Rwanda: an opportunity for quality improvement. BMC Health Serv Res. 2013;Dec 17;13(518).</w:t>
      </w:r>
    </w:p>
    <w:p w14:paraId="4F958E64" w14:textId="7A20D4D6" w:rsidR="00AE7FCB" w:rsidRPr="00AE7FCB" w:rsidRDefault="00AE7FCB" w:rsidP="00AE7FCB">
      <w:pPr>
        <w:pStyle w:val="EndNoteBibliography"/>
        <w:rPr>
          <w:noProof/>
        </w:rPr>
      </w:pPr>
      <w:r w:rsidRPr="00AE7FCB">
        <w:rPr>
          <w:noProof/>
        </w:rPr>
        <w:t>21.</w:t>
      </w:r>
      <w:r w:rsidRPr="00AE7FCB">
        <w:rPr>
          <w:noProof/>
        </w:rPr>
        <w:tab/>
        <w:t xml:space="preserve">World Health Organization. IMAI/IMCI heath centre/primary care guideline modules. Available from: </w:t>
      </w:r>
      <w:hyperlink r:id="rId18" w:history="1">
        <w:r w:rsidRPr="00AE7FCB">
          <w:rPr>
            <w:rStyle w:val="Hyperlink"/>
            <w:rFonts w:asciiTheme="minorHAnsi" w:hAnsiTheme="minorHAnsi"/>
            <w:noProof/>
          </w:rPr>
          <w:t>http://www.who.int/hiv/pub/imai/primary_acute/en/index.html</w:t>
        </w:r>
      </w:hyperlink>
      <w:r w:rsidRPr="00AE7FCB">
        <w:rPr>
          <w:noProof/>
        </w:rPr>
        <w:t>.</w:t>
      </w:r>
    </w:p>
    <w:p w14:paraId="701F294E" w14:textId="77777777" w:rsidR="00AE7FCB" w:rsidRPr="00AE7FCB" w:rsidRDefault="00AE7FCB" w:rsidP="00AE7FCB">
      <w:pPr>
        <w:pStyle w:val="EndNoteBibliography"/>
        <w:rPr>
          <w:noProof/>
        </w:rPr>
      </w:pPr>
      <w:r w:rsidRPr="00AE7FCB">
        <w:rPr>
          <w:noProof/>
        </w:rPr>
        <w:t>22.</w:t>
      </w:r>
      <w:r w:rsidRPr="00AE7FCB">
        <w:rPr>
          <w:noProof/>
        </w:rPr>
        <w:tab/>
        <w:t>Seung K, Rigodon J, Finch M, Gove S, Vasan A, Satti H. Distribution of adult respiratory illnesses at a primary health centre in Lesotho. Int J Tuberc Lung Dis. 2012;16(3):418-22.</w:t>
      </w:r>
    </w:p>
    <w:p w14:paraId="44A7CF7A" w14:textId="77777777" w:rsidR="00AE7FCB" w:rsidRPr="00AE7FCB" w:rsidRDefault="00AE7FCB" w:rsidP="00AE7FCB">
      <w:pPr>
        <w:pStyle w:val="EndNoteBibliography"/>
        <w:rPr>
          <w:noProof/>
        </w:rPr>
      </w:pPr>
      <w:r w:rsidRPr="00AE7FCB">
        <w:rPr>
          <w:noProof/>
        </w:rPr>
        <w:t>23.</w:t>
      </w:r>
      <w:r w:rsidRPr="00AE7FCB">
        <w:rPr>
          <w:noProof/>
        </w:rPr>
        <w:tab/>
        <w:t>Woldie M, Enquselassie F. Assessment of the validity of the guideline for integrated management of adult and adolescent illnesses on HIV patients in Addis Ababa, Ethiopia. Ethiop Med J 2009;47(3):195-203.</w:t>
      </w:r>
    </w:p>
    <w:p w14:paraId="20044E82" w14:textId="77777777" w:rsidR="00AE7FCB" w:rsidRPr="00AE7FCB" w:rsidRDefault="00AE7FCB" w:rsidP="00AE7FCB">
      <w:pPr>
        <w:pStyle w:val="EndNoteBibliography"/>
        <w:rPr>
          <w:noProof/>
        </w:rPr>
      </w:pPr>
      <w:r w:rsidRPr="00AE7FCB">
        <w:rPr>
          <w:noProof/>
        </w:rPr>
        <w:t>24.</w:t>
      </w:r>
      <w:r w:rsidRPr="00AE7FCB">
        <w:rPr>
          <w:noProof/>
        </w:rPr>
        <w:tab/>
        <w:t>Pariyo G, Gouws E, Bryce J, Burnham G, Uganda IMCI Impact Study Team. Improving facility-based care for sick children in Uganda: training is not enough. . Health Policy Plan. 2005;20(Suppl 1):i58–68.</w:t>
      </w:r>
    </w:p>
    <w:p w14:paraId="1CB251CD" w14:textId="77777777" w:rsidR="00AE7FCB" w:rsidRPr="00AE7FCB" w:rsidRDefault="00AE7FCB" w:rsidP="00AE7FCB">
      <w:pPr>
        <w:pStyle w:val="EndNoteBibliography"/>
        <w:rPr>
          <w:noProof/>
        </w:rPr>
      </w:pPr>
      <w:r w:rsidRPr="00AE7FCB">
        <w:rPr>
          <w:noProof/>
        </w:rPr>
        <w:t>25.</w:t>
      </w:r>
      <w:r w:rsidRPr="00AE7FCB">
        <w:rPr>
          <w:noProof/>
        </w:rPr>
        <w:tab/>
        <w:t>Rowe A, Onikpo F, Lama M, Deming M. The rise and fall of supervision in a project designed to strengthen supervision of Integrated Management of Childhood Illness in Benin. Health Policy Plan 2010;25:125-34.</w:t>
      </w:r>
    </w:p>
    <w:p w14:paraId="14BD7B84" w14:textId="77777777" w:rsidR="00AE7FCB" w:rsidRPr="00AE7FCB" w:rsidRDefault="00AE7FCB" w:rsidP="00AE7FCB">
      <w:pPr>
        <w:pStyle w:val="EndNoteBibliography"/>
        <w:rPr>
          <w:noProof/>
        </w:rPr>
      </w:pPr>
      <w:r w:rsidRPr="00AE7FCB">
        <w:rPr>
          <w:noProof/>
        </w:rPr>
        <w:t>26.</w:t>
      </w:r>
      <w:r w:rsidRPr="00AE7FCB">
        <w:rPr>
          <w:noProof/>
        </w:rPr>
        <w:tab/>
        <w:t>Rowe A, Onikpo F, Lama M, Osterholt D, Rowe S. A multifaceted intervention to improve health worker adherence to integrated management of childhood illness guidelines in Benin. Am J Public Health. 2009;99:837–46.</w:t>
      </w:r>
    </w:p>
    <w:p w14:paraId="16F7EA6E" w14:textId="77777777" w:rsidR="00AE7FCB" w:rsidRPr="00AE7FCB" w:rsidRDefault="00AE7FCB" w:rsidP="00AE7FCB">
      <w:pPr>
        <w:pStyle w:val="EndNoteBibliography"/>
        <w:rPr>
          <w:noProof/>
        </w:rPr>
      </w:pPr>
      <w:r w:rsidRPr="00AE7FCB">
        <w:rPr>
          <w:noProof/>
        </w:rPr>
        <w:t>27.</w:t>
      </w:r>
      <w:r w:rsidRPr="00AE7FCB">
        <w:rPr>
          <w:noProof/>
        </w:rPr>
        <w:tab/>
        <w:t>Amaral J, Gouws E, Bryce J, Leite A, Cunha A, Victora C. Effect of Integrated Management of Childhood Illness (IMCI) on health worker performance in Northeast-Brazil. Cad Saude Publica 2004;20(Suppl 2):S209-19.</w:t>
      </w:r>
    </w:p>
    <w:p w14:paraId="6F16CCA0" w14:textId="77777777" w:rsidR="00AE7FCB" w:rsidRPr="00AE7FCB" w:rsidRDefault="00AE7FCB" w:rsidP="00AE7FCB">
      <w:pPr>
        <w:pStyle w:val="EndNoteBibliography"/>
        <w:rPr>
          <w:noProof/>
        </w:rPr>
      </w:pPr>
      <w:r w:rsidRPr="00AE7FCB">
        <w:rPr>
          <w:noProof/>
        </w:rPr>
        <w:t>28.</w:t>
      </w:r>
      <w:r w:rsidRPr="00AE7FCB">
        <w:rPr>
          <w:noProof/>
        </w:rPr>
        <w:tab/>
        <w:t>Arifeen S, Hoque D, Akter T, Rahman M, Hoque M, Begum K, et al. Effect of the Integrated Management of Childhood Illness strategy on childhood mortality and nutrition in a rural area in Bangladesh: a cluster randomised trial. Lancet. 2009;Aug 1;374(9687):393-403.</w:t>
      </w:r>
    </w:p>
    <w:p w14:paraId="02843799" w14:textId="77777777" w:rsidR="00AE7FCB" w:rsidRPr="00AE7FCB" w:rsidRDefault="00AE7FCB" w:rsidP="00AE7FCB">
      <w:pPr>
        <w:pStyle w:val="EndNoteBibliography"/>
        <w:rPr>
          <w:noProof/>
        </w:rPr>
      </w:pPr>
      <w:r w:rsidRPr="00AE7FCB">
        <w:rPr>
          <w:noProof/>
        </w:rPr>
        <w:t>29.</w:t>
      </w:r>
      <w:r w:rsidRPr="00AE7FCB">
        <w:rPr>
          <w:noProof/>
        </w:rPr>
        <w:tab/>
        <w:t>Magge H, Anatole M, Cyamatare F, Mezzacappa C, Nkikabahizi F, Niyonzima S, et al. Mentoring and quality improvement strengthen integrated management of childhood illness implementation in rural Rwanda. . Arch Dis Child. 2015;Jun;100(6):565-70.</w:t>
      </w:r>
    </w:p>
    <w:p w14:paraId="6164B0B5" w14:textId="77777777" w:rsidR="00AE7FCB" w:rsidRPr="00AE7FCB" w:rsidRDefault="00AE7FCB" w:rsidP="00AE7FCB">
      <w:pPr>
        <w:pStyle w:val="EndNoteBibliography"/>
        <w:rPr>
          <w:noProof/>
        </w:rPr>
      </w:pPr>
      <w:r w:rsidRPr="00AE7FCB">
        <w:rPr>
          <w:noProof/>
        </w:rPr>
        <w:t>30.</w:t>
      </w:r>
      <w:r w:rsidRPr="00AE7FCB">
        <w:rPr>
          <w:noProof/>
        </w:rPr>
        <w:tab/>
        <w:t>Loevinsohn B, Guerrero E, Gregorio S. Improving primary health care through systematic supervision: a controlled field trial. Health Policy Plan. 1995;Jun;10(2):144-53.</w:t>
      </w:r>
    </w:p>
    <w:p w14:paraId="484A9808" w14:textId="77777777" w:rsidR="00AE7FCB" w:rsidRPr="00AE7FCB" w:rsidRDefault="00AE7FCB" w:rsidP="00AE7FCB">
      <w:pPr>
        <w:pStyle w:val="EndNoteBibliography"/>
        <w:rPr>
          <w:noProof/>
        </w:rPr>
      </w:pPr>
      <w:r w:rsidRPr="00AE7FCB">
        <w:rPr>
          <w:noProof/>
        </w:rPr>
        <w:t>31.</w:t>
      </w:r>
      <w:r w:rsidRPr="00AE7FCB">
        <w:rPr>
          <w:noProof/>
        </w:rPr>
        <w:tab/>
        <w:t>Mogasale V, Wi T, Das A, Kane S, Singh A, George B, et al. Quality assurance and quality improvement using supportive supervision in a large-scale STI intervention with sex workers, men who have sex with men/transgenders and injecting-drug users in India. . Sex Transm Infect 2010;Feb;86( Suppl 1):i83-8.</w:t>
      </w:r>
    </w:p>
    <w:p w14:paraId="3F6E00BC" w14:textId="77777777" w:rsidR="00AE7FCB" w:rsidRPr="00AE7FCB" w:rsidRDefault="00AE7FCB" w:rsidP="00AE7FCB">
      <w:pPr>
        <w:pStyle w:val="EndNoteBibliography"/>
        <w:rPr>
          <w:noProof/>
        </w:rPr>
      </w:pPr>
      <w:r w:rsidRPr="00AE7FCB">
        <w:rPr>
          <w:noProof/>
        </w:rPr>
        <w:t>32.</w:t>
      </w:r>
      <w:r w:rsidRPr="00AE7FCB">
        <w:rPr>
          <w:noProof/>
        </w:rPr>
        <w:tab/>
        <w:t>Anatole M, Magge H, Redditt V, Karamaga A, Niyonzima S, Drobac P, et al. Nurse mentorship to improve the quality of health care delivery in rural Rwanda. Nurs Outlook. 2013;May-Jun;61(3):137-44.</w:t>
      </w:r>
    </w:p>
    <w:p w14:paraId="37883ED1" w14:textId="77777777" w:rsidR="00AE7FCB" w:rsidRPr="00AE7FCB" w:rsidRDefault="00AE7FCB" w:rsidP="00AE7FCB">
      <w:pPr>
        <w:pStyle w:val="EndNoteBibliography"/>
        <w:rPr>
          <w:noProof/>
        </w:rPr>
      </w:pPr>
      <w:r w:rsidRPr="00AE7FCB">
        <w:rPr>
          <w:noProof/>
        </w:rPr>
        <w:t>33.</w:t>
      </w:r>
      <w:r w:rsidRPr="00AE7FCB">
        <w:rPr>
          <w:noProof/>
        </w:rPr>
        <w:tab/>
        <w:t>Binagwaho A, Fuller A, Kerry V, Dougherty S, Agbonyitor M, Wagner C, et al. Adolescents and the right to health: eliminating age-related barriers to HIV/AIDS services in Rwanda. AIDS Care 2012;24(7):936–42.</w:t>
      </w:r>
    </w:p>
    <w:p w14:paraId="652DD4EF" w14:textId="77777777" w:rsidR="00AE7FCB" w:rsidRPr="00AE7FCB" w:rsidRDefault="00AE7FCB" w:rsidP="00AE7FCB">
      <w:pPr>
        <w:pStyle w:val="EndNoteBibliography"/>
        <w:rPr>
          <w:noProof/>
        </w:rPr>
      </w:pPr>
      <w:r w:rsidRPr="00AE7FCB">
        <w:rPr>
          <w:noProof/>
        </w:rPr>
        <w:t>34.</w:t>
      </w:r>
      <w:r w:rsidRPr="00AE7FCB">
        <w:rPr>
          <w:noProof/>
        </w:rPr>
        <w:tab/>
        <w:t>Centers for Disease Control and Prevention. Revised Surveillance Case Definitions for HIV Infection Among Adults, Adolescents, and Children Aged &lt;18 Months and for HIV Infection and AIDS Among Children Aged 18 Months to &lt;13 Years — United States, 2008. MMWR 2008.</w:t>
      </w:r>
    </w:p>
    <w:p w14:paraId="70109655" w14:textId="77777777" w:rsidR="00AE7FCB" w:rsidRPr="00AE7FCB" w:rsidRDefault="00AE7FCB" w:rsidP="00AE7FCB">
      <w:pPr>
        <w:pStyle w:val="EndNoteBibliography"/>
        <w:rPr>
          <w:noProof/>
        </w:rPr>
      </w:pPr>
      <w:r w:rsidRPr="00AE7FCB">
        <w:rPr>
          <w:noProof/>
        </w:rPr>
        <w:t>35.</w:t>
      </w:r>
      <w:r w:rsidRPr="00AE7FCB">
        <w:rPr>
          <w:noProof/>
        </w:rPr>
        <w:tab/>
        <w:t>Manzi A, Magge H, Hedt-Gauthier B, Michaelis A, Cyamatare F, Nyirazinyoye L, et al. Clinical mentorship to improve pediatric quality of care at the health centers in rural Rwanda: a qualitative study of perceptions and acceptability of health care workers. BMC Health Serv Res. 2014 Jun 20; 14:275.</w:t>
      </w:r>
    </w:p>
    <w:p w14:paraId="343DE7E3" w14:textId="5E005A8F" w:rsidR="00AE7FCB" w:rsidRPr="00AE7FCB" w:rsidRDefault="00AE7FCB" w:rsidP="00AE7FCB">
      <w:pPr>
        <w:pStyle w:val="EndNoteBibliography"/>
        <w:rPr>
          <w:noProof/>
        </w:rPr>
      </w:pPr>
      <w:r w:rsidRPr="00AE7FCB">
        <w:rPr>
          <w:noProof/>
        </w:rPr>
        <w:t>36.</w:t>
      </w:r>
      <w:r w:rsidRPr="00AE7FCB">
        <w:rPr>
          <w:noProof/>
        </w:rPr>
        <w:tab/>
        <w:t xml:space="preserve">World Health Organization. WHO Quick Check Wall Chart. Available from: </w:t>
      </w:r>
      <w:hyperlink r:id="rId19" w:history="1">
        <w:r w:rsidRPr="00AE7FCB">
          <w:rPr>
            <w:rStyle w:val="Hyperlink"/>
            <w:rFonts w:asciiTheme="minorHAnsi" w:hAnsiTheme="minorHAnsi"/>
            <w:noProof/>
          </w:rPr>
          <w:t>http://www.who.int/influenza/patient_care/clinical/IMAI_Wall_chart.pdf</w:t>
        </w:r>
      </w:hyperlink>
      <w:r w:rsidRPr="00AE7FCB">
        <w:rPr>
          <w:noProof/>
        </w:rPr>
        <w:t>.</w:t>
      </w:r>
    </w:p>
    <w:p w14:paraId="004CD19E" w14:textId="77777777" w:rsidR="00AE7FCB" w:rsidRPr="00AE7FCB" w:rsidRDefault="00AE7FCB" w:rsidP="00AE7FCB">
      <w:pPr>
        <w:pStyle w:val="EndNoteBibliography"/>
        <w:rPr>
          <w:noProof/>
        </w:rPr>
      </w:pPr>
      <w:r w:rsidRPr="00AE7FCB">
        <w:rPr>
          <w:noProof/>
        </w:rPr>
        <w:t>37.</w:t>
      </w:r>
      <w:r w:rsidRPr="00AE7FCB">
        <w:rPr>
          <w:noProof/>
        </w:rPr>
        <w:tab/>
        <w:t>Breslowa N, Clayton D. Approximate Inference in Generalized Linear Mixed Models. J Am Statistical Society. 1993;88(421):9-25.</w:t>
      </w:r>
    </w:p>
    <w:p w14:paraId="23371B82" w14:textId="77777777" w:rsidR="00AE7FCB" w:rsidRPr="00AE7FCB" w:rsidRDefault="00AE7FCB" w:rsidP="00AE7FCB">
      <w:pPr>
        <w:pStyle w:val="EndNoteBibliography"/>
        <w:rPr>
          <w:noProof/>
        </w:rPr>
      </w:pPr>
      <w:r w:rsidRPr="00AE7FCB">
        <w:rPr>
          <w:noProof/>
        </w:rPr>
        <w:t>38.</w:t>
      </w:r>
      <w:r w:rsidRPr="00AE7FCB">
        <w:rPr>
          <w:noProof/>
        </w:rPr>
        <w:tab/>
        <w:t>Pinheiro J, Chao E. Efficient Laplacian and Adaptive Gaussian Quadrature Algorithms for Multilevel Generalized Linear Mixed Models. Journal of Computational and Graphical Statistics 2006;15(1):58-81.</w:t>
      </w:r>
    </w:p>
    <w:p w14:paraId="036F860C" w14:textId="77777777" w:rsidR="00AE7FCB" w:rsidRPr="00AE7FCB" w:rsidRDefault="00AE7FCB" w:rsidP="00AE7FCB">
      <w:pPr>
        <w:pStyle w:val="EndNoteBibliography"/>
        <w:rPr>
          <w:noProof/>
        </w:rPr>
      </w:pPr>
      <w:r w:rsidRPr="00AE7FCB">
        <w:rPr>
          <w:noProof/>
        </w:rPr>
        <w:t>39.</w:t>
      </w:r>
      <w:r w:rsidRPr="00AE7FCB">
        <w:rPr>
          <w:noProof/>
        </w:rPr>
        <w:tab/>
        <w:t>Workneh G, Scherzer L, Kirk B, Draper H, Anabwani G. Evaluation of the effectiveness of an outreach clinical mentoring programme in support of paediatric HIV care scale-up in Botswana. AIDS Care. 2013;25:11-9.</w:t>
      </w:r>
    </w:p>
    <w:p w14:paraId="65F580FB" w14:textId="77777777" w:rsidR="00AE7FCB" w:rsidRPr="00AE7FCB" w:rsidRDefault="00AE7FCB" w:rsidP="00AE7FCB">
      <w:pPr>
        <w:pStyle w:val="EndNoteBibliography"/>
        <w:rPr>
          <w:noProof/>
        </w:rPr>
      </w:pPr>
      <w:r w:rsidRPr="00AE7FCB">
        <w:rPr>
          <w:noProof/>
        </w:rPr>
        <w:t>40.</w:t>
      </w:r>
      <w:r w:rsidRPr="00AE7FCB">
        <w:rPr>
          <w:noProof/>
        </w:rPr>
        <w:tab/>
        <w:t>World Health Organization. WHO recommendations for clinical mentoring to support scale-up of HIV care, antiretroviral therapy and prevention in resource-constrained settings. Geneva: WHO, 2005.</w:t>
      </w:r>
    </w:p>
    <w:p w14:paraId="1FA00703" w14:textId="77777777" w:rsidR="00AE7FCB" w:rsidRPr="00AE7FCB" w:rsidRDefault="00AE7FCB" w:rsidP="00AE7FCB">
      <w:pPr>
        <w:pStyle w:val="EndNoteBibliography"/>
        <w:rPr>
          <w:noProof/>
        </w:rPr>
      </w:pPr>
      <w:r w:rsidRPr="00AE7FCB">
        <w:rPr>
          <w:noProof/>
        </w:rPr>
        <w:t>41.</w:t>
      </w:r>
      <w:r w:rsidRPr="00AE7FCB">
        <w:rPr>
          <w:noProof/>
        </w:rPr>
        <w:tab/>
        <w:t>Miller N, Amouzou A, Tafesse M, Hazel E, Legesse H, Degefie T, et al. Integrated community case management of childhood illness in Ethiopia: implementation strength and quality of care. Am J Trop Med Hyg. 2014;Aug;91(2):424-34.</w:t>
      </w:r>
    </w:p>
    <w:p w14:paraId="5FE961C9" w14:textId="77777777" w:rsidR="00AE7FCB" w:rsidRPr="00AE7FCB" w:rsidRDefault="00AE7FCB" w:rsidP="00AE7FCB">
      <w:pPr>
        <w:pStyle w:val="EndNoteBibliography"/>
        <w:rPr>
          <w:noProof/>
        </w:rPr>
      </w:pPr>
      <w:r w:rsidRPr="00AE7FCB">
        <w:rPr>
          <w:noProof/>
        </w:rPr>
        <w:t>42.</w:t>
      </w:r>
      <w:r w:rsidRPr="00AE7FCB">
        <w:rPr>
          <w:noProof/>
        </w:rPr>
        <w:tab/>
        <w:t>Kruk M, Rabkin M, Grépin K, Austin-Evelyn K, Greeson D, Masvawure T, et al. ‘Big Push’ To Reduce Maternal Mortality In Uganda And Zambia Enhanced Health Systems But Lacked A Sustainability Plan. Health Aff 2014; 33:61058-1066.</w:t>
      </w:r>
    </w:p>
    <w:p w14:paraId="1FABF6E4" w14:textId="77777777" w:rsidR="00AE7FCB" w:rsidRPr="00AE7FCB" w:rsidRDefault="00AE7FCB" w:rsidP="00AE7FCB">
      <w:pPr>
        <w:pStyle w:val="EndNoteBibliography"/>
        <w:rPr>
          <w:noProof/>
        </w:rPr>
      </w:pPr>
      <w:r w:rsidRPr="00AE7FCB">
        <w:rPr>
          <w:noProof/>
        </w:rPr>
        <w:t>43.</w:t>
      </w:r>
      <w:r w:rsidRPr="00AE7FCB">
        <w:rPr>
          <w:noProof/>
        </w:rPr>
        <w:tab/>
        <w:t>Osterholt D, Onikpo F, Lama M, Deming M, Rowe A. Improving pneumonia case-management in Benin: a randomized trial of a multi-faceted intervention to support health worker adherence to Integrated Management of Childhood Illness guidelines. Hum Resour Health 2009;Aug 27;7(77).</w:t>
      </w:r>
    </w:p>
    <w:p w14:paraId="4D17099C" w14:textId="77777777" w:rsidR="00AE7FCB" w:rsidRPr="00AE7FCB" w:rsidRDefault="00AE7FCB" w:rsidP="00AE7FCB">
      <w:pPr>
        <w:pStyle w:val="EndNoteBibliography"/>
        <w:rPr>
          <w:noProof/>
        </w:rPr>
      </w:pPr>
      <w:r w:rsidRPr="00AE7FCB">
        <w:rPr>
          <w:noProof/>
        </w:rPr>
        <w:t>44.</w:t>
      </w:r>
      <w:r w:rsidRPr="00AE7FCB">
        <w:rPr>
          <w:noProof/>
        </w:rPr>
        <w:tab/>
        <w:t>Rowe A, Onikpo F, Lama M, Deming M. Evaluating health worker performance in Benin using the simulated client method with real children. Implement Sci. 2012;Oct 8;7(95).</w:t>
      </w:r>
    </w:p>
    <w:p w14:paraId="1E0086ED" w14:textId="1C824A73" w:rsidR="00AE7FCB" w:rsidRPr="00AE7FCB" w:rsidRDefault="00AE7FCB" w:rsidP="00AE7FCB">
      <w:pPr>
        <w:pStyle w:val="EndNoteBibliography"/>
        <w:rPr>
          <w:noProof/>
        </w:rPr>
      </w:pPr>
      <w:r w:rsidRPr="00AE7FCB">
        <w:rPr>
          <w:noProof/>
        </w:rPr>
        <w:t>45.</w:t>
      </w:r>
      <w:r w:rsidRPr="00AE7FCB">
        <w:rPr>
          <w:noProof/>
        </w:rPr>
        <w:tab/>
        <w:t>Rowe A, de Savigny D, Lanata C, Victora C. How can we achieve and maintain high-quality performance of health workers in low-resource settings?  Lancet. 2005;Sep 17-23;366(9490):1026-35.</w:t>
      </w:r>
    </w:p>
    <w:p w14:paraId="312D2931" w14:textId="77777777" w:rsidR="00AE7FCB" w:rsidRPr="00AE7FCB" w:rsidRDefault="00AE7FCB" w:rsidP="00AE7FCB">
      <w:pPr>
        <w:pStyle w:val="EndNoteBibliography"/>
        <w:rPr>
          <w:noProof/>
        </w:rPr>
      </w:pPr>
      <w:r w:rsidRPr="00AE7FCB">
        <w:rPr>
          <w:noProof/>
        </w:rPr>
        <w:t>46.</w:t>
      </w:r>
      <w:r w:rsidRPr="00AE7FCB">
        <w:rPr>
          <w:noProof/>
        </w:rPr>
        <w:tab/>
        <w:t>Rakha M, Abdelmoneim A, Farhoud S, Pièche S, Cousens S, Daelmans B, et al. Does implementation of the IMCI strategy have an impact on child mortality? A retrospective analysis of routine data from Egypt. BMJ Open. 2013;Jan 24;3(1):pii: e001852.</w:t>
      </w:r>
    </w:p>
    <w:p w14:paraId="18BEE30A" w14:textId="77777777" w:rsidR="00AE7FCB" w:rsidRPr="00AE7FCB" w:rsidRDefault="00AE7FCB" w:rsidP="00AE7FCB">
      <w:pPr>
        <w:pStyle w:val="EndNoteBibliography"/>
        <w:rPr>
          <w:noProof/>
        </w:rPr>
      </w:pPr>
      <w:r w:rsidRPr="00AE7FCB">
        <w:rPr>
          <w:noProof/>
        </w:rPr>
        <w:t>47.</w:t>
      </w:r>
      <w:r w:rsidRPr="00AE7FCB">
        <w:rPr>
          <w:noProof/>
        </w:rPr>
        <w:tab/>
        <w:t>Bryce J, Gouws E, Adam T, Black RE, Schellenberg JA, Manzi F, et al. Improving quality and efficiency of facility-based child health care through Integrated Management of Childhood Illness in Tanzania. Health Policy Plan. 2005;Dec;20 Suppl 1::i69-i76.</w:t>
      </w:r>
    </w:p>
    <w:p w14:paraId="597DD6E5" w14:textId="77777777" w:rsidR="00AE7FCB" w:rsidRPr="00AE7FCB" w:rsidRDefault="00AE7FCB" w:rsidP="00AE7FCB">
      <w:pPr>
        <w:pStyle w:val="EndNoteBibliography"/>
        <w:rPr>
          <w:noProof/>
        </w:rPr>
      </w:pPr>
      <w:r w:rsidRPr="00AE7FCB">
        <w:rPr>
          <w:noProof/>
        </w:rPr>
        <w:t>48.</w:t>
      </w:r>
      <w:r w:rsidRPr="00AE7FCB">
        <w:rPr>
          <w:noProof/>
        </w:rPr>
        <w:tab/>
        <w:t>Lawn J, Kinney M, Lee A, Chopra M, Donnay F, Paul V, et al. Reducing intrapartum-related deaths and disability: can the health system deliver? . Int J Gynaecol Obstet 2009 2009;Oct;107 Suppl 1(S123-40, S140-2).</w:t>
      </w:r>
    </w:p>
    <w:p w14:paraId="65602C24" w14:textId="48599895" w:rsidR="00AE7FCB" w:rsidRPr="00AE7FCB" w:rsidRDefault="00AE7FCB" w:rsidP="00AE7FCB">
      <w:pPr>
        <w:pStyle w:val="EndNoteBibliography"/>
        <w:rPr>
          <w:noProof/>
        </w:rPr>
      </w:pPr>
      <w:r w:rsidRPr="00AE7FCB">
        <w:rPr>
          <w:noProof/>
        </w:rPr>
        <w:t>49.</w:t>
      </w:r>
      <w:r w:rsidRPr="00AE7FCB">
        <w:rPr>
          <w:noProof/>
        </w:rPr>
        <w:tab/>
        <w:t>Vasan A, Ellner A, Lawn S, Gove S, Anatole M, Gupta N, et al. Integrated care as a means to improve primary care delivery for adults and adolescents in the developing and world: a critical analysis of Integrated Management of Adolescent and Adult Illness (IMAI).  BMC Med. 2014;Jan 14;12(6).</w:t>
      </w:r>
    </w:p>
    <w:p w14:paraId="2A32F144" w14:textId="4E9F179C" w:rsidR="00AE7FCB" w:rsidRPr="00AE7FCB" w:rsidRDefault="00AE7FCB" w:rsidP="00AE7FCB">
      <w:pPr>
        <w:pStyle w:val="EndNoteBibliography"/>
        <w:rPr>
          <w:noProof/>
        </w:rPr>
      </w:pPr>
      <w:r w:rsidRPr="00AE7FCB">
        <w:rPr>
          <w:noProof/>
        </w:rPr>
        <w:t>50.</w:t>
      </w:r>
      <w:r w:rsidRPr="00AE7FCB">
        <w:rPr>
          <w:noProof/>
        </w:rPr>
        <w:tab/>
        <w:t>Vasan A, Ellner A, Lawn S, Gupta N, Anatole M, Drobac P, et al. Strengthening of primary-care delivery in the developing world: IMAI and the need for integrated models of care.  Lancet Glob Health. 2013;Dec;1(6):e321-3.</w:t>
      </w:r>
    </w:p>
    <w:p w14:paraId="52E416CF" w14:textId="145C0B87" w:rsidR="0034088C" w:rsidRDefault="0034088C" w:rsidP="0034088C">
      <w:pPr>
        <w:pStyle w:val="EndNoteBibliography"/>
      </w:pPr>
      <w:r w:rsidRPr="00513F2E">
        <w:rPr>
          <w:rFonts w:asciiTheme="minorHAnsi" w:hAnsiTheme="minorHAnsi"/>
        </w:rPr>
        <w:fldChar w:fldCharType="end"/>
      </w:r>
    </w:p>
    <w:sectPr w:rsidR="0034088C" w:rsidSect="004E6831">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Ashwin Vasan" w:date="2015-07-09T20:33:00Z" w:initials="AV">
    <w:p w14:paraId="23A3B4A2" w14:textId="60CE20AD" w:rsidR="00BE7F8C" w:rsidRDefault="00BE7F8C">
      <w:pPr>
        <w:pStyle w:val="CommentText"/>
      </w:pPr>
      <w:ins w:id="17" w:author="Ashwin Vasan" w:date="2015-07-09T20:33:00Z">
        <w:r>
          <w:rPr>
            <w:rStyle w:val="CommentReference"/>
          </w:rPr>
          <w:annotationRef/>
        </w:r>
      </w:ins>
      <w:r>
        <w:t>Can you check that I’m consistently using “95%CI” which is standard?</w:t>
      </w:r>
    </w:p>
  </w:comment>
  <w:comment w:id="67" w:author="Dominic Williamson" w:date="2015-06-30T12:25:00Z" w:initials="DW">
    <w:p w14:paraId="5BBF91CF" w14:textId="53EDBD21" w:rsidR="00BE7F8C" w:rsidRDefault="00BE7F8C">
      <w:pPr>
        <w:pStyle w:val="CommentText"/>
      </w:pPr>
      <w:r>
        <w:rPr>
          <w:rStyle w:val="CommentReference"/>
        </w:rPr>
        <w:annotationRef/>
      </w:r>
      <w:r>
        <w:t>The authors?</w:t>
      </w:r>
    </w:p>
  </w:comment>
  <w:comment w:id="75" w:author="Ashwin Vasan" w:date="2015-07-09T10:33:00Z" w:initials="AV">
    <w:p w14:paraId="7888DE34" w14:textId="292005E1" w:rsidR="00BE7F8C" w:rsidRDefault="00BE7F8C">
      <w:pPr>
        <w:pStyle w:val="CommentText"/>
      </w:pPr>
      <w:ins w:id="76" w:author="Ashwin Vasan" w:date="2015-07-09T10:32:00Z">
        <w:r>
          <w:rPr>
            <w:rStyle w:val="CommentReference"/>
          </w:rPr>
          <w:annotationRef/>
        </w:r>
      </w:ins>
      <w:r>
        <w:t xml:space="preserve">PLEASE INSERT REFERENCE TO CHP 1 PAPER FROM BMC MEDICINE AND LANCET GLOBAL HEALTH. </w:t>
      </w:r>
    </w:p>
  </w:comment>
  <w:comment w:id="143" w:author="Dominic Williamson" w:date="2015-06-30T12:48:00Z" w:initials="DW">
    <w:p w14:paraId="0F38FFEE" w14:textId="72ADA7B1" w:rsidR="00BE7F8C" w:rsidRDefault="00BE7F8C">
      <w:pPr>
        <w:pStyle w:val="CommentText"/>
      </w:pPr>
      <w:r>
        <w:rPr>
          <w:rStyle w:val="CommentReference"/>
        </w:rPr>
        <w:annotationRef/>
      </w:r>
      <w:r>
        <w:t>Ref?</w:t>
      </w:r>
    </w:p>
  </w:comment>
  <w:comment w:id="148" w:author="Dominic Williamson" w:date="2015-06-30T12:51:00Z" w:initials="DW">
    <w:p w14:paraId="7DA2096E" w14:textId="1339D273" w:rsidR="00BE7F8C" w:rsidRDefault="00BE7F8C">
      <w:pPr>
        <w:pStyle w:val="CommentText"/>
      </w:pPr>
      <w:r>
        <w:rPr>
          <w:rStyle w:val="CommentReference"/>
        </w:rPr>
        <w:annotationRef/>
      </w:r>
      <w:r>
        <w:t xml:space="preserve">Should go into study population not settings </w:t>
      </w:r>
    </w:p>
  </w:comment>
  <w:comment w:id="205" w:author="Ashwin Vasan" w:date="2015-05-12T01:59:00Z" w:initials="AV">
    <w:p w14:paraId="2115463B" w14:textId="77777777" w:rsidR="00BE7F8C" w:rsidRDefault="00BE7F8C">
      <w:pPr>
        <w:pStyle w:val="CommentText"/>
      </w:pPr>
      <w:r>
        <w:rPr>
          <w:rStyle w:val="CommentReference"/>
        </w:rPr>
        <w:annotationRef/>
      </w:r>
      <w:r>
        <w:t xml:space="preserve"> This is higher than the required sample size for logistic regression; if assumed rate of agreement is 50% and predicted OR is 1.5, then with power 80% the sample size is only 164. So we used a more conservative figure based on rate of agreement rather than odds of agreement.</w:t>
      </w:r>
    </w:p>
  </w:comment>
  <w:comment w:id="216" w:author="Christopher Boyer" w:date="2015-07-10T17:02:00Z" w:initials="CB">
    <w:p w14:paraId="6AE02A0D" w14:textId="0DDCA7E9" w:rsidR="009E39B0" w:rsidRDefault="009E39B0">
      <w:pPr>
        <w:pStyle w:val="CommentText"/>
      </w:pPr>
      <w:r>
        <w:rPr>
          <w:rStyle w:val="CommentReference"/>
        </w:rPr>
        <w:annotationRef/>
      </w:r>
      <w:r>
        <w:t>I’m not clear on what you mean by this.</w:t>
      </w:r>
    </w:p>
  </w:comment>
  <w:comment w:id="218" w:author="Dominic Williamson" w:date="2015-07-01T14:23:00Z" w:initials="DW">
    <w:p w14:paraId="3DBE4298" w14:textId="385EC446" w:rsidR="00BE7F8C" w:rsidRDefault="00BE7F8C">
      <w:pPr>
        <w:pStyle w:val="CommentText"/>
      </w:pPr>
      <w:r>
        <w:rPr>
          <w:rStyle w:val="CommentReference"/>
        </w:rPr>
        <w:annotationRef/>
      </w:r>
      <w:r>
        <w:t>Do you really need to report on the ethics – cos this could be cut – and reduce 123 words</w:t>
      </w:r>
    </w:p>
  </w:comment>
  <w:comment w:id="243" w:author="Christopher Boyer" w:date="2015-07-10T16:38:00Z" w:initials="CB">
    <w:p w14:paraId="18F9D380" w14:textId="19FE2C03" w:rsidR="00BE7F8C" w:rsidRDefault="00BE7F8C">
      <w:pPr>
        <w:pStyle w:val="CommentText"/>
      </w:pPr>
      <w:r>
        <w:rPr>
          <w:rStyle w:val="CommentReference"/>
        </w:rPr>
        <w:annotationRef/>
      </w:r>
      <w:r>
        <w:t>Make sure numbers are reported to a standard number of significant digits (maybe 2)</w:t>
      </w:r>
    </w:p>
  </w:comment>
  <w:comment w:id="276" w:author="Christopher Boyer" w:date="2015-07-10T17:00:00Z" w:initials="CB">
    <w:p w14:paraId="534AF865" w14:textId="61A002F9" w:rsidR="00BE7F8C" w:rsidRDefault="00BE7F8C">
      <w:pPr>
        <w:pStyle w:val="CommentText"/>
      </w:pPr>
      <w:r>
        <w:rPr>
          <w:rStyle w:val="CommentReference"/>
        </w:rPr>
        <w:annotationRef/>
      </w:r>
      <w:r>
        <w:t>Other way around. The effect was larger for nurses trained in October than for those trained in March.</w:t>
      </w:r>
    </w:p>
  </w:comment>
  <w:comment w:id="303" w:author="Christopher Boyer" w:date="2015-07-10T16:56:00Z" w:initials="CB">
    <w:p w14:paraId="5BDEA078" w14:textId="2E6AD3C5" w:rsidR="00BE7F8C" w:rsidRDefault="00BE7F8C">
      <w:pPr>
        <w:pStyle w:val="CommentText"/>
      </w:pPr>
      <w:r>
        <w:rPr>
          <w:rStyle w:val="CommentReference"/>
        </w:rPr>
        <w:annotationRef/>
      </w:r>
      <w:r>
        <w:t>Let me make sure these results weren’t affected by the same problem as the others in the “multilevel” tab. Also, this result is never presented in a table (maybe you could add it as supplementary material depending on the journal).</w:t>
      </w:r>
    </w:p>
  </w:comment>
  <w:comment w:id="308" w:author="Christopher Boyer" w:date="2015-07-10T16:53:00Z" w:initials="CB">
    <w:p w14:paraId="71A8DA43" w14:textId="6A2D0325" w:rsidR="00BE7F8C" w:rsidRDefault="00BE7F8C">
      <w:pPr>
        <w:pStyle w:val="CommentText"/>
      </w:pPr>
      <w:r>
        <w:rPr>
          <w:rStyle w:val="CommentReference"/>
        </w:rPr>
        <w:annotationRef/>
      </w:r>
      <w:r>
        <w:t>If there are space constraints, this figure may not be essential. The numbers more than speak for themselves.</w:t>
      </w:r>
    </w:p>
  </w:comment>
  <w:comment w:id="335" w:author="Ashwin Vasan" w:date="2015-07-09T20:03:00Z" w:initials="AV">
    <w:p w14:paraId="4B031C0E" w14:textId="77777777" w:rsidR="00BE7F8C" w:rsidRDefault="00BE7F8C" w:rsidP="00F059E8">
      <w:pPr>
        <w:numPr>
          <w:ilvl w:val="0"/>
          <w:numId w:val="2"/>
        </w:numPr>
        <w:shd w:val="clear" w:color="auto" w:fill="FCFCFC"/>
        <w:ind w:left="0"/>
        <w:textAlignment w:val="baseline"/>
        <w:rPr>
          <w:rFonts w:ascii="Arial Unicode MS" w:eastAsia="Arial Unicode MS" w:hAnsi="Arial Unicode MS" w:cs="Arial Unicode MS"/>
          <w:color w:val="2E2E2E"/>
          <w:sz w:val="20"/>
          <w:szCs w:val="20"/>
        </w:rPr>
      </w:pPr>
      <w:ins w:id="337" w:author="Ashwin Vasan" w:date="2015-07-09T20:02:00Z">
        <w:r>
          <w:rPr>
            <w:rStyle w:val="CommentReference"/>
          </w:rPr>
          <w:annotationRef/>
        </w:r>
      </w:ins>
    </w:p>
    <w:p w14:paraId="1C882B2C" w14:textId="1615951C" w:rsidR="00BE7F8C" w:rsidRPr="00F059E8" w:rsidRDefault="00BE7F8C" w:rsidP="00F059E8">
      <w:pPr>
        <w:shd w:val="clear" w:color="auto" w:fill="FCFCFC"/>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A.K. Rowe, D. de Savigny, C.F. Lanata, C.G. Victora</w:t>
      </w:r>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How can we achieve and maintain high-quality performance of health workers in low-resource settings?</w:t>
      </w:r>
    </w:p>
    <w:p w14:paraId="2EED06A2" w14:textId="77777777" w:rsidR="00BE7F8C" w:rsidRPr="00F059E8" w:rsidRDefault="00BE7F8C" w:rsidP="00F059E8">
      <w:pPr>
        <w:numPr>
          <w:ilvl w:val="0"/>
          <w:numId w:val="2"/>
        </w:numPr>
        <w:shd w:val="clear" w:color="auto" w:fill="FCFCFC"/>
        <w:textAlignment w:val="baseline"/>
        <w:rPr>
          <w:rFonts w:ascii="Arial Unicode MS" w:eastAsia="Arial Unicode MS" w:hAnsi="Arial Unicode MS" w:cs="Arial Unicode MS"/>
          <w:color w:val="5C5C5C"/>
          <w:sz w:val="16"/>
          <w:szCs w:val="16"/>
        </w:rPr>
      </w:pPr>
      <w:r w:rsidRPr="00F059E8">
        <w:rPr>
          <w:rFonts w:ascii="Arial Unicode MS" w:eastAsia="Arial Unicode MS" w:hAnsi="Arial Unicode MS" w:cs="Arial Unicode MS" w:hint="eastAsia"/>
          <w:color w:val="5C5C5C"/>
          <w:sz w:val="16"/>
          <w:szCs w:val="16"/>
        </w:rPr>
        <w:t>Lancet, 366 (9490) (2005), pp. 1026–1035</w:t>
      </w:r>
    </w:p>
    <w:p w14:paraId="2F9A0332" w14:textId="77777777" w:rsidR="00BE7F8C" w:rsidRDefault="00BE7F8C" w:rsidP="00F059E8">
      <w:pPr>
        <w:shd w:val="clear" w:color="auto" w:fill="FCFCFC"/>
        <w:textAlignment w:val="baseline"/>
        <w:rPr>
          <w:rFonts w:ascii="Arial Unicode MS" w:eastAsia="Arial Unicode MS" w:hAnsi="Arial Unicode MS" w:cs="Arial Unicode MS"/>
          <w:color w:val="2E2E2E"/>
          <w:sz w:val="20"/>
          <w:szCs w:val="20"/>
        </w:rPr>
      </w:pPr>
    </w:p>
    <w:p w14:paraId="4B01840E" w14:textId="515834F4" w:rsidR="00BE7F8C" w:rsidRDefault="00BE7F8C" w:rsidP="00F059E8">
      <w:pPr>
        <w:numPr>
          <w:ilvl w:val="0"/>
          <w:numId w:val="2"/>
        </w:numPr>
        <w:shd w:val="clear" w:color="auto" w:fill="FCFCFC"/>
        <w:ind w:left="0"/>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C. Horwood, K. Vermaak, N. Rollins, L. Haskins, P. Nkosi, S. Qazi</w:t>
      </w:r>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An evaluation of the quality of IMCI assessments among IMCI trained health workers in South Afric</w:t>
      </w:r>
      <w:r>
        <w:rPr>
          <w:rFonts w:ascii="Arial Unicode MS" w:eastAsia="Arial Unicode MS" w:hAnsi="Arial Unicode MS" w:cs="Arial Unicode MS" w:hint="eastAsia"/>
          <w:b/>
          <w:bCs/>
          <w:color w:val="2E2E2E"/>
          <w:sz w:val="20"/>
          <w:szCs w:val="20"/>
        </w:rPr>
        <w:t xml:space="preserve">a. </w:t>
      </w:r>
      <w:r w:rsidRPr="00F059E8">
        <w:rPr>
          <w:rFonts w:ascii="Arial Unicode MS" w:eastAsia="Arial Unicode MS" w:hAnsi="Arial Unicode MS" w:cs="Arial Unicode MS" w:hint="eastAsia"/>
          <w:color w:val="5C5C5C"/>
          <w:sz w:val="16"/>
          <w:szCs w:val="16"/>
        </w:rPr>
        <w:t>PloS one, 4 (6) (2009), p. e5937</w:t>
      </w:r>
    </w:p>
    <w:p w14:paraId="39835838" w14:textId="77777777" w:rsidR="00BE7F8C" w:rsidRDefault="00BE7F8C" w:rsidP="00F059E8">
      <w:pPr>
        <w:shd w:val="clear" w:color="auto" w:fill="FCFCFC"/>
        <w:textAlignment w:val="baseline"/>
        <w:rPr>
          <w:rFonts w:ascii="Arial Unicode MS" w:eastAsia="Arial Unicode MS" w:hAnsi="Arial Unicode MS" w:cs="Arial Unicode MS"/>
          <w:color w:val="2E2E2E"/>
          <w:sz w:val="20"/>
          <w:szCs w:val="20"/>
        </w:rPr>
      </w:pPr>
    </w:p>
    <w:p w14:paraId="68897A57" w14:textId="63E09364" w:rsidR="00BE7F8C" w:rsidRPr="00F059E8" w:rsidRDefault="00BE7F8C" w:rsidP="00F059E8">
      <w:pPr>
        <w:shd w:val="clear" w:color="auto" w:fill="FCFCFC"/>
        <w:textAlignment w:val="baseline"/>
        <w:rPr>
          <w:rFonts w:ascii="Arial Unicode MS" w:eastAsia="Arial Unicode MS" w:hAnsi="Arial Unicode MS" w:cs="Arial Unicode MS"/>
          <w:color w:val="2E2E2E"/>
          <w:sz w:val="20"/>
          <w:szCs w:val="20"/>
        </w:rPr>
      </w:pPr>
      <w:r w:rsidRPr="00F059E8">
        <w:rPr>
          <w:rFonts w:ascii="Arial Unicode MS" w:eastAsia="Arial Unicode MS" w:hAnsi="Arial Unicode MS" w:cs="Arial Unicode MS" w:hint="eastAsia"/>
          <w:color w:val="2E2E2E"/>
          <w:sz w:val="20"/>
          <w:szCs w:val="20"/>
        </w:rPr>
        <w:t>V. Ridde</w:t>
      </w:r>
      <w:r>
        <w:rPr>
          <w:rFonts w:ascii="Arial Unicode MS" w:eastAsia="Arial Unicode MS" w:hAnsi="Arial Unicode MS" w:cs="Arial Unicode MS"/>
          <w:color w:val="2E2E2E"/>
          <w:sz w:val="20"/>
          <w:szCs w:val="20"/>
        </w:rPr>
        <w:t xml:space="preserve">. </w:t>
      </w:r>
      <w:r w:rsidRPr="00F059E8">
        <w:rPr>
          <w:rFonts w:ascii="Arial Unicode MS" w:eastAsia="Arial Unicode MS" w:hAnsi="Arial Unicode MS" w:cs="Arial Unicode MS" w:hint="eastAsia"/>
          <w:b/>
          <w:bCs/>
          <w:color w:val="2E2E2E"/>
          <w:sz w:val="20"/>
          <w:szCs w:val="20"/>
        </w:rPr>
        <w:t>Per diems undermine health interventions, systems and research in Africa: burying our heads in the sand</w:t>
      </w:r>
    </w:p>
    <w:p w14:paraId="7D273A03" w14:textId="77777777" w:rsidR="00BE7F8C" w:rsidRPr="00F059E8" w:rsidRDefault="00BE7F8C" w:rsidP="00F059E8">
      <w:pPr>
        <w:numPr>
          <w:ilvl w:val="0"/>
          <w:numId w:val="2"/>
        </w:numPr>
        <w:shd w:val="clear" w:color="auto" w:fill="FCFCFC"/>
        <w:textAlignment w:val="baseline"/>
        <w:rPr>
          <w:rFonts w:ascii="Arial Unicode MS" w:eastAsia="Arial Unicode MS" w:hAnsi="Arial Unicode MS" w:cs="Arial Unicode MS"/>
          <w:color w:val="5C5C5C"/>
          <w:sz w:val="16"/>
          <w:szCs w:val="16"/>
        </w:rPr>
      </w:pPr>
      <w:r w:rsidRPr="00F059E8">
        <w:rPr>
          <w:rFonts w:ascii="Arial Unicode MS" w:eastAsia="Arial Unicode MS" w:hAnsi="Arial Unicode MS" w:cs="Arial Unicode MS" w:hint="eastAsia"/>
          <w:color w:val="5C5C5C"/>
          <w:sz w:val="16"/>
          <w:szCs w:val="16"/>
        </w:rPr>
        <w:t>Tropical Medicine &amp; International Health (2010)</w:t>
      </w:r>
    </w:p>
    <w:p w14:paraId="027D81E5" w14:textId="77777777" w:rsidR="00BE7F8C" w:rsidRPr="00F059E8" w:rsidRDefault="00BE7F8C" w:rsidP="00F059E8">
      <w:pPr>
        <w:shd w:val="clear" w:color="auto" w:fill="FCFCFC"/>
        <w:textAlignment w:val="baseline"/>
        <w:rPr>
          <w:rFonts w:ascii="Arial Unicode MS" w:eastAsia="Arial Unicode MS" w:hAnsi="Arial Unicode MS" w:cs="Arial Unicode MS"/>
          <w:color w:val="2E2E2E"/>
          <w:sz w:val="20"/>
          <w:szCs w:val="20"/>
        </w:rPr>
      </w:pPr>
    </w:p>
    <w:p w14:paraId="1B77965C" w14:textId="77777777" w:rsidR="00BE7F8C" w:rsidRDefault="00BE7F8C" w:rsidP="00F059E8">
      <w:pPr>
        <w:shd w:val="clear" w:color="auto" w:fill="FCFCFC"/>
        <w:textAlignment w:val="baseline"/>
        <w:rPr>
          <w:rFonts w:ascii="Arial Unicode MS" w:eastAsia="Arial Unicode MS" w:hAnsi="Arial Unicode MS" w:cs="Arial Unicode MS"/>
          <w:color w:val="2E2E2E"/>
          <w:sz w:val="20"/>
          <w:szCs w:val="20"/>
        </w:rPr>
      </w:pPr>
    </w:p>
    <w:p w14:paraId="55D00DA1" w14:textId="77777777" w:rsidR="00BE7F8C" w:rsidRPr="00F059E8" w:rsidRDefault="00BE7F8C" w:rsidP="00F059E8">
      <w:pPr>
        <w:shd w:val="clear" w:color="auto" w:fill="FCFCFC"/>
        <w:textAlignment w:val="baseline"/>
        <w:rPr>
          <w:rFonts w:ascii="Arial Unicode MS" w:eastAsia="Arial Unicode MS" w:hAnsi="Arial Unicode MS" w:cs="Arial Unicode MS"/>
          <w:color w:val="2E2E2E"/>
          <w:sz w:val="20"/>
          <w:szCs w:val="20"/>
        </w:rPr>
      </w:pPr>
    </w:p>
    <w:p w14:paraId="7D9BBFA9" w14:textId="77777777" w:rsidR="00BE7F8C" w:rsidRPr="00F059E8" w:rsidRDefault="00BE7F8C" w:rsidP="00F059E8">
      <w:pPr>
        <w:shd w:val="clear" w:color="auto" w:fill="FCFCFC"/>
        <w:textAlignment w:val="baseline"/>
        <w:rPr>
          <w:rFonts w:ascii="Arial Unicode MS" w:eastAsia="Arial Unicode MS" w:hAnsi="Arial Unicode MS" w:cs="Arial Unicode MS"/>
          <w:color w:val="5C5C5C"/>
          <w:sz w:val="16"/>
          <w:szCs w:val="16"/>
        </w:rPr>
      </w:pPr>
    </w:p>
    <w:p w14:paraId="6795436A" w14:textId="644821E2" w:rsidR="00BE7F8C" w:rsidRDefault="00BE7F8C">
      <w:pPr>
        <w:pStyle w:val="CommentText"/>
      </w:pPr>
    </w:p>
  </w:comment>
  <w:comment w:id="401" w:author="Ashwin Vasan" w:date="2015-07-09T20:27:00Z" w:initials="AV">
    <w:p w14:paraId="1C48F105" w14:textId="6020CAD3" w:rsidR="00BE7F8C" w:rsidRDefault="00BE7F8C">
      <w:pPr>
        <w:pStyle w:val="CommentText"/>
      </w:pPr>
      <w:r>
        <w:rPr>
          <w:rStyle w:val="CommentReference"/>
        </w:rPr>
        <w:annotationRef/>
      </w:r>
      <w:r>
        <w:t>Leonard and Masatu (from Mentoring paper).</w:t>
      </w:r>
    </w:p>
  </w:comment>
  <w:comment w:id="420" w:author="Christopher Boyer" w:date="2015-07-10T17:05:00Z" w:initials="CB">
    <w:p w14:paraId="65224752" w14:textId="4B31C340" w:rsidR="009E39B0" w:rsidRDefault="009E39B0">
      <w:pPr>
        <w:pStyle w:val="CommentText"/>
      </w:pPr>
      <w:r>
        <w:rPr>
          <w:rStyle w:val="CommentReference"/>
        </w:rPr>
        <w:annotationRef/>
      </w:r>
      <w:r>
        <w:t>You may be able to combine Tables 1 and 2 into a more general “Background Characteristics” table</w:t>
      </w:r>
    </w:p>
  </w:comment>
  <w:comment w:id="422" w:author="Christopher Boyer" w:date="2015-07-10T17:07:00Z" w:initials="CB">
    <w:p w14:paraId="4F1C4996" w14:textId="2DEB67BF" w:rsidR="009E39B0" w:rsidRDefault="009E39B0">
      <w:pPr>
        <w:pStyle w:val="CommentText"/>
      </w:pPr>
      <w:r>
        <w:rPr>
          <w:rStyle w:val="CommentReference"/>
        </w:rPr>
        <w:annotationRef/>
      </w:r>
      <w:r>
        <w:t>Maybe a more descriptive title for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586E4D" w15:done="0"/>
  <w15:commentEx w15:paraId="03BAB17A" w15:done="0"/>
  <w15:commentEx w15:paraId="6F0FA84F" w15:done="0"/>
  <w15:commentEx w15:paraId="550C320A" w15:done="0"/>
  <w15:commentEx w15:paraId="3A2929E1" w15:done="0"/>
  <w15:commentEx w15:paraId="24912243" w15:done="0"/>
  <w15:commentEx w15:paraId="4CB916DC" w15:done="0"/>
  <w15:commentEx w15:paraId="6F18B241" w15:done="0"/>
  <w15:commentEx w15:paraId="5E8319D6" w15:done="0"/>
  <w15:commentEx w15:paraId="19196E0B" w15:done="0"/>
  <w15:commentEx w15:paraId="119732CA" w15:done="0"/>
  <w15:commentEx w15:paraId="76E39856" w15:done="0"/>
  <w15:commentEx w15:paraId="0D4D4237" w15:done="0"/>
  <w15:commentEx w15:paraId="7A3FE0A4" w15:done="0"/>
  <w15:commentEx w15:paraId="7F99DF2C" w15:done="0"/>
  <w15:commentEx w15:paraId="7BCB8F08" w15:done="0"/>
  <w15:commentEx w15:paraId="4D1394E4" w15:done="0"/>
  <w15:commentEx w15:paraId="0343DD0D" w15:done="0"/>
  <w15:commentEx w15:paraId="5D83F69D" w15:done="0"/>
  <w15:commentEx w15:paraId="1348490B" w15:done="0"/>
  <w15:commentEx w15:paraId="119F3BF8" w15:done="0"/>
  <w15:commentEx w15:paraId="24CC624D" w15:done="0"/>
  <w15:commentEx w15:paraId="1363108B" w15:paraIdParent="24CC624D" w15:done="0"/>
  <w15:commentEx w15:paraId="757669CC" w15:done="0"/>
  <w15:commentEx w15:paraId="5AC5A541" w15:done="0"/>
  <w15:commentEx w15:paraId="6B61890D" w15:done="0"/>
  <w15:commentEx w15:paraId="17D39AC8" w15:done="0"/>
  <w15:commentEx w15:paraId="2BE5A33B" w15:done="0"/>
  <w15:commentEx w15:paraId="23B3C73B" w15:done="0"/>
  <w15:commentEx w15:paraId="42EEF022" w15:done="0"/>
  <w15:commentEx w15:paraId="637F300D" w15:done="0"/>
  <w15:commentEx w15:paraId="21634B8D" w15:done="0"/>
  <w15:commentEx w15:paraId="6051CB4B" w15:done="0"/>
  <w15:commentEx w15:paraId="692E5E56" w15:done="0"/>
  <w15:commentEx w15:paraId="32E5F537" w15:done="0"/>
  <w15:commentEx w15:paraId="3AFD0F01" w15:done="0"/>
  <w15:commentEx w15:paraId="193572E8" w15:done="0"/>
  <w15:commentEx w15:paraId="3285E415" w15:done="0"/>
  <w15:commentEx w15:paraId="558BBD23" w15:done="0"/>
  <w15:commentEx w15:paraId="6517A068" w15:done="0"/>
  <w15:commentEx w15:paraId="02692D1D" w15:done="0"/>
  <w15:commentEx w15:paraId="7C4DEAAC" w15:done="0"/>
  <w15:commentEx w15:paraId="5430C098" w15:done="0"/>
  <w15:commentEx w15:paraId="4B0F3B2E" w15:done="0"/>
  <w15:commentEx w15:paraId="35986F0B" w15:done="0"/>
  <w15:commentEx w15:paraId="33E8BBC2" w15:done="0"/>
  <w15:commentEx w15:paraId="533DDC11" w15:done="0"/>
  <w15:commentEx w15:paraId="39396C30" w15:done="0"/>
  <w15:commentEx w15:paraId="35CB77F9" w15:done="0"/>
  <w15:commentEx w15:paraId="0A7982C4" w15:done="0"/>
  <w15:commentEx w15:paraId="6587A0F3" w15:done="0"/>
  <w15:commentEx w15:paraId="6FD7DCBE" w15:done="0"/>
  <w15:commentEx w15:paraId="729A463B" w15:done="0"/>
  <w15:commentEx w15:paraId="23854C02" w15:done="0"/>
  <w15:commentEx w15:paraId="3D109B3E" w15:done="0"/>
  <w15:commentEx w15:paraId="412064C0" w15:done="0"/>
  <w15:commentEx w15:paraId="5D701758" w15:done="0"/>
  <w15:commentEx w15:paraId="7DDA8AFD" w15:done="0"/>
  <w15:commentEx w15:paraId="6AF73689" w15:done="0"/>
  <w15:commentEx w15:paraId="6A6BF5A0" w15:done="0"/>
  <w15:commentEx w15:paraId="67C87463" w15:done="0"/>
  <w15:commentEx w15:paraId="689992F5" w15:done="0"/>
  <w15:commentEx w15:paraId="4998435C" w15:paraIdParent="689992F5" w15:done="0"/>
  <w15:commentEx w15:paraId="3E705718" w15:done="0"/>
  <w15:commentEx w15:paraId="43A684E5" w15:done="0"/>
  <w15:commentEx w15:paraId="67D8745E" w15:done="0"/>
  <w15:commentEx w15:paraId="1A269453" w15:done="0"/>
  <w15:commentEx w15:paraId="19AF554E" w15:done="0"/>
  <w15:commentEx w15:paraId="45B41FFF" w15:done="0"/>
  <w15:commentEx w15:paraId="3A180896" w15:done="0"/>
  <w15:commentEx w15:paraId="20281398" w15:done="0"/>
  <w15:commentEx w15:paraId="7E3D0ED2" w15:done="0"/>
  <w15:commentEx w15:paraId="4DFC0AAA" w15:done="0"/>
  <w15:commentEx w15:paraId="2F00B3F3" w15:done="0"/>
  <w15:commentEx w15:paraId="3DAC7A01" w15:done="0"/>
  <w15:commentEx w15:paraId="1F683345" w15:done="0"/>
  <w15:commentEx w15:paraId="4582231B" w15:done="0"/>
  <w15:commentEx w15:paraId="4E07674E" w15:done="0"/>
  <w15:commentEx w15:paraId="172CD314" w15:done="0"/>
  <w15:commentEx w15:paraId="1F3F50DE" w15:done="0"/>
  <w15:commentEx w15:paraId="0334EBF5" w15:done="0"/>
  <w15:commentEx w15:paraId="28DAB897" w15:done="0"/>
  <w15:commentEx w15:paraId="5EC4B96A" w15:done="0"/>
  <w15:commentEx w15:paraId="60F8CF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A9F2A" w14:textId="77777777" w:rsidR="00BE7F8C" w:rsidRDefault="00BE7F8C" w:rsidP="007707C8">
      <w:r>
        <w:separator/>
      </w:r>
    </w:p>
  </w:endnote>
  <w:endnote w:type="continuationSeparator" w:id="0">
    <w:p w14:paraId="4860A6FB" w14:textId="77777777" w:rsidR="00BE7F8C" w:rsidRDefault="00BE7F8C" w:rsidP="007707C8">
      <w:r>
        <w:continuationSeparator/>
      </w:r>
    </w:p>
  </w:endnote>
  <w:endnote w:type="continuationNotice" w:id="1">
    <w:p w14:paraId="015DD5CA" w14:textId="77777777" w:rsidR="00BE7F8C" w:rsidRDefault="00BE7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7DD11" w14:textId="77777777" w:rsidR="00BE7F8C" w:rsidRDefault="00BE7F8C" w:rsidP="008565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D89491" w14:textId="77777777" w:rsidR="00BE7F8C" w:rsidRDefault="00BE7F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FE79C" w14:textId="77777777" w:rsidR="00BE7F8C" w:rsidRDefault="00BE7F8C" w:rsidP="008565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396A">
      <w:rPr>
        <w:rStyle w:val="PageNumber"/>
        <w:noProof/>
      </w:rPr>
      <w:t>26</w:t>
    </w:r>
    <w:r>
      <w:rPr>
        <w:rStyle w:val="PageNumber"/>
      </w:rPr>
      <w:fldChar w:fldCharType="end"/>
    </w:r>
  </w:p>
  <w:p w14:paraId="47352F1A" w14:textId="77777777" w:rsidR="00BE7F8C" w:rsidRDefault="00BE7F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1683A5" w14:textId="77777777" w:rsidR="00BE7F8C" w:rsidRDefault="00BE7F8C" w:rsidP="007707C8">
      <w:r>
        <w:separator/>
      </w:r>
    </w:p>
  </w:footnote>
  <w:footnote w:type="continuationSeparator" w:id="0">
    <w:p w14:paraId="11FEEF40" w14:textId="77777777" w:rsidR="00BE7F8C" w:rsidRDefault="00BE7F8C" w:rsidP="007707C8">
      <w:r>
        <w:continuationSeparator/>
      </w:r>
    </w:p>
  </w:footnote>
  <w:footnote w:type="continuationNotice" w:id="1">
    <w:p w14:paraId="69CEBAC2" w14:textId="77777777" w:rsidR="00BE7F8C" w:rsidRDefault="00BE7F8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46580"/>
    <w:multiLevelType w:val="multilevel"/>
    <w:tmpl w:val="360A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A70ECC"/>
    <w:multiLevelType w:val="multilevel"/>
    <w:tmpl w:val="94C6F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E27477"/>
    <w:multiLevelType w:val="multilevel"/>
    <w:tmpl w:val="7E8E8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5ED691C"/>
    <w:multiLevelType w:val="multilevel"/>
    <w:tmpl w:val="2EFC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tole Manzi">
    <w15:presenceInfo w15:providerId="None" w15:userId="Anatole Manz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rtr0vav2pzw0ue9p5jpdwsyd0v9a5edtefx&quot;&gt;IMAI intervention paper &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record-ids&gt;&lt;/item&gt;&lt;/Libraries&gt;"/>
  </w:docVars>
  <w:rsids>
    <w:rsidRoot w:val="002F4A37"/>
    <w:rsid w:val="00005C9B"/>
    <w:rsid w:val="000128C0"/>
    <w:rsid w:val="00013855"/>
    <w:rsid w:val="000223A1"/>
    <w:rsid w:val="00024530"/>
    <w:rsid w:val="00027501"/>
    <w:rsid w:val="000304CB"/>
    <w:rsid w:val="00032659"/>
    <w:rsid w:val="000426DD"/>
    <w:rsid w:val="0005051A"/>
    <w:rsid w:val="00067DEA"/>
    <w:rsid w:val="00085126"/>
    <w:rsid w:val="000856B3"/>
    <w:rsid w:val="00087104"/>
    <w:rsid w:val="000916FB"/>
    <w:rsid w:val="00094E21"/>
    <w:rsid w:val="000A1F13"/>
    <w:rsid w:val="000A6989"/>
    <w:rsid w:val="000B77A6"/>
    <w:rsid w:val="000C1FA6"/>
    <w:rsid w:val="000D17DB"/>
    <w:rsid w:val="000D58A4"/>
    <w:rsid w:val="000D61D9"/>
    <w:rsid w:val="000E0204"/>
    <w:rsid w:val="001003C7"/>
    <w:rsid w:val="00107DA5"/>
    <w:rsid w:val="00110E01"/>
    <w:rsid w:val="00115C13"/>
    <w:rsid w:val="00126CC4"/>
    <w:rsid w:val="00130988"/>
    <w:rsid w:val="00135A33"/>
    <w:rsid w:val="00150F07"/>
    <w:rsid w:val="00156D66"/>
    <w:rsid w:val="00157447"/>
    <w:rsid w:val="00167D5A"/>
    <w:rsid w:val="0017280F"/>
    <w:rsid w:val="00177018"/>
    <w:rsid w:val="0017763F"/>
    <w:rsid w:val="00180F4F"/>
    <w:rsid w:val="001842A3"/>
    <w:rsid w:val="001855A1"/>
    <w:rsid w:val="0019056E"/>
    <w:rsid w:val="001955EE"/>
    <w:rsid w:val="00195A84"/>
    <w:rsid w:val="00197286"/>
    <w:rsid w:val="001A12DD"/>
    <w:rsid w:val="001A2A25"/>
    <w:rsid w:val="001A45BA"/>
    <w:rsid w:val="001A630B"/>
    <w:rsid w:val="001A6A25"/>
    <w:rsid w:val="001C56A7"/>
    <w:rsid w:val="001E3F2F"/>
    <w:rsid w:val="001E7DC7"/>
    <w:rsid w:val="001F245B"/>
    <w:rsid w:val="001F70F7"/>
    <w:rsid w:val="00200011"/>
    <w:rsid w:val="00204BAE"/>
    <w:rsid w:val="002050AD"/>
    <w:rsid w:val="00205D6B"/>
    <w:rsid w:val="00210822"/>
    <w:rsid w:val="00212601"/>
    <w:rsid w:val="00215959"/>
    <w:rsid w:val="0021650A"/>
    <w:rsid w:val="00220716"/>
    <w:rsid w:val="002234F3"/>
    <w:rsid w:val="00232D04"/>
    <w:rsid w:val="0024178A"/>
    <w:rsid w:val="00241C8A"/>
    <w:rsid w:val="00246E4F"/>
    <w:rsid w:val="00255F7F"/>
    <w:rsid w:val="0026186F"/>
    <w:rsid w:val="002650AE"/>
    <w:rsid w:val="0026680D"/>
    <w:rsid w:val="00267E6E"/>
    <w:rsid w:val="00282411"/>
    <w:rsid w:val="00284AF7"/>
    <w:rsid w:val="002866E2"/>
    <w:rsid w:val="00286CC6"/>
    <w:rsid w:val="00290889"/>
    <w:rsid w:val="002A00E5"/>
    <w:rsid w:val="002A0C34"/>
    <w:rsid w:val="002A259D"/>
    <w:rsid w:val="002A52C8"/>
    <w:rsid w:val="002B4C19"/>
    <w:rsid w:val="002C09E8"/>
    <w:rsid w:val="002D4C35"/>
    <w:rsid w:val="002D5367"/>
    <w:rsid w:val="002E18CA"/>
    <w:rsid w:val="002E67DD"/>
    <w:rsid w:val="002E6D1B"/>
    <w:rsid w:val="002F4A37"/>
    <w:rsid w:val="00306890"/>
    <w:rsid w:val="00311BF6"/>
    <w:rsid w:val="00314479"/>
    <w:rsid w:val="0031448E"/>
    <w:rsid w:val="0031678B"/>
    <w:rsid w:val="003211C7"/>
    <w:rsid w:val="00323ABC"/>
    <w:rsid w:val="00325A33"/>
    <w:rsid w:val="00332C60"/>
    <w:rsid w:val="0034088C"/>
    <w:rsid w:val="003435F7"/>
    <w:rsid w:val="00344031"/>
    <w:rsid w:val="00347577"/>
    <w:rsid w:val="00351591"/>
    <w:rsid w:val="00361A7F"/>
    <w:rsid w:val="00366005"/>
    <w:rsid w:val="0036621E"/>
    <w:rsid w:val="00374784"/>
    <w:rsid w:val="003827BA"/>
    <w:rsid w:val="003919EC"/>
    <w:rsid w:val="00391D8C"/>
    <w:rsid w:val="003A4B56"/>
    <w:rsid w:val="003A66BA"/>
    <w:rsid w:val="003A6BEC"/>
    <w:rsid w:val="003C3677"/>
    <w:rsid w:val="003C6793"/>
    <w:rsid w:val="003C7314"/>
    <w:rsid w:val="003D02F6"/>
    <w:rsid w:val="003D074A"/>
    <w:rsid w:val="003D6DFC"/>
    <w:rsid w:val="003F106E"/>
    <w:rsid w:val="003F2ABC"/>
    <w:rsid w:val="003F7A1B"/>
    <w:rsid w:val="004135D2"/>
    <w:rsid w:val="00415D18"/>
    <w:rsid w:val="004365E0"/>
    <w:rsid w:val="00436675"/>
    <w:rsid w:val="004378B1"/>
    <w:rsid w:val="00445B72"/>
    <w:rsid w:val="00447883"/>
    <w:rsid w:val="00447F9C"/>
    <w:rsid w:val="00452DE7"/>
    <w:rsid w:val="00454779"/>
    <w:rsid w:val="00462B7B"/>
    <w:rsid w:val="0047059D"/>
    <w:rsid w:val="0048204C"/>
    <w:rsid w:val="004A053C"/>
    <w:rsid w:val="004A5026"/>
    <w:rsid w:val="004B032A"/>
    <w:rsid w:val="004B4C92"/>
    <w:rsid w:val="004C18E3"/>
    <w:rsid w:val="004C77CE"/>
    <w:rsid w:val="004C7FC8"/>
    <w:rsid w:val="004D25E2"/>
    <w:rsid w:val="004D68E7"/>
    <w:rsid w:val="004D747D"/>
    <w:rsid w:val="004E6831"/>
    <w:rsid w:val="004F0493"/>
    <w:rsid w:val="00506B8B"/>
    <w:rsid w:val="00512A14"/>
    <w:rsid w:val="00512CB5"/>
    <w:rsid w:val="00513F2E"/>
    <w:rsid w:val="00516182"/>
    <w:rsid w:val="005233C0"/>
    <w:rsid w:val="00523788"/>
    <w:rsid w:val="005239E7"/>
    <w:rsid w:val="00532A12"/>
    <w:rsid w:val="00535BB1"/>
    <w:rsid w:val="0054246D"/>
    <w:rsid w:val="00544815"/>
    <w:rsid w:val="005536A3"/>
    <w:rsid w:val="005551F3"/>
    <w:rsid w:val="00557177"/>
    <w:rsid w:val="00557A7C"/>
    <w:rsid w:val="00576C3D"/>
    <w:rsid w:val="00583B88"/>
    <w:rsid w:val="00585211"/>
    <w:rsid w:val="00590008"/>
    <w:rsid w:val="00595835"/>
    <w:rsid w:val="005A3B07"/>
    <w:rsid w:val="005A699C"/>
    <w:rsid w:val="005B1EA6"/>
    <w:rsid w:val="005B54E9"/>
    <w:rsid w:val="005B6B17"/>
    <w:rsid w:val="005B6B29"/>
    <w:rsid w:val="005C09A2"/>
    <w:rsid w:val="005C1CE3"/>
    <w:rsid w:val="005D7F86"/>
    <w:rsid w:val="005E05B6"/>
    <w:rsid w:val="005E58EF"/>
    <w:rsid w:val="005F631C"/>
    <w:rsid w:val="006024BC"/>
    <w:rsid w:val="006132FF"/>
    <w:rsid w:val="006156D4"/>
    <w:rsid w:val="00615C1D"/>
    <w:rsid w:val="00633FE7"/>
    <w:rsid w:val="006411BF"/>
    <w:rsid w:val="00641678"/>
    <w:rsid w:val="00644797"/>
    <w:rsid w:val="00644FC5"/>
    <w:rsid w:val="00646264"/>
    <w:rsid w:val="0064682F"/>
    <w:rsid w:val="00661360"/>
    <w:rsid w:val="0066618F"/>
    <w:rsid w:val="00674A47"/>
    <w:rsid w:val="0068609C"/>
    <w:rsid w:val="006913E4"/>
    <w:rsid w:val="00694A5C"/>
    <w:rsid w:val="00695375"/>
    <w:rsid w:val="006A2C92"/>
    <w:rsid w:val="006A3CF7"/>
    <w:rsid w:val="006A491F"/>
    <w:rsid w:val="006C484F"/>
    <w:rsid w:val="006C63F3"/>
    <w:rsid w:val="006D54D4"/>
    <w:rsid w:val="006E1A51"/>
    <w:rsid w:val="006E1F32"/>
    <w:rsid w:val="006E4C35"/>
    <w:rsid w:val="006F3208"/>
    <w:rsid w:val="006F6E9F"/>
    <w:rsid w:val="00702879"/>
    <w:rsid w:val="00707459"/>
    <w:rsid w:val="00715D4F"/>
    <w:rsid w:val="00727B69"/>
    <w:rsid w:val="00732C42"/>
    <w:rsid w:val="00733770"/>
    <w:rsid w:val="00733AD8"/>
    <w:rsid w:val="00734F8D"/>
    <w:rsid w:val="00741642"/>
    <w:rsid w:val="007445BC"/>
    <w:rsid w:val="00745F41"/>
    <w:rsid w:val="00760BC3"/>
    <w:rsid w:val="00764E95"/>
    <w:rsid w:val="007651B1"/>
    <w:rsid w:val="00770572"/>
    <w:rsid w:val="007707C8"/>
    <w:rsid w:val="00776CC6"/>
    <w:rsid w:val="00783449"/>
    <w:rsid w:val="007913A0"/>
    <w:rsid w:val="00793BDA"/>
    <w:rsid w:val="007A3024"/>
    <w:rsid w:val="007B1239"/>
    <w:rsid w:val="007B2767"/>
    <w:rsid w:val="007B3DA5"/>
    <w:rsid w:val="007C6E08"/>
    <w:rsid w:val="007D5719"/>
    <w:rsid w:val="007D7D69"/>
    <w:rsid w:val="007E6550"/>
    <w:rsid w:val="007F548B"/>
    <w:rsid w:val="007F5BBA"/>
    <w:rsid w:val="00805720"/>
    <w:rsid w:val="00806D80"/>
    <w:rsid w:val="008074BD"/>
    <w:rsid w:val="00810AA6"/>
    <w:rsid w:val="00815267"/>
    <w:rsid w:val="00815ABC"/>
    <w:rsid w:val="0081731F"/>
    <w:rsid w:val="00822D2C"/>
    <w:rsid w:val="00825DAC"/>
    <w:rsid w:val="008269F4"/>
    <w:rsid w:val="0083405B"/>
    <w:rsid w:val="008377D6"/>
    <w:rsid w:val="0085036B"/>
    <w:rsid w:val="00850583"/>
    <w:rsid w:val="008565B2"/>
    <w:rsid w:val="00862DCB"/>
    <w:rsid w:val="00864E86"/>
    <w:rsid w:val="00865D0D"/>
    <w:rsid w:val="00871F19"/>
    <w:rsid w:val="008759A6"/>
    <w:rsid w:val="00896CAB"/>
    <w:rsid w:val="0089733B"/>
    <w:rsid w:val="008A42E8"/>
    <w:rsid w:val="008A6AC7"/>
    <w:rsid w:val="008A6ED7"/>
    <w:rsid w:val="008A6F01"/>
    <w:rsid w:val="008A791C"/>
    <w:rsid w:val="008B18F3"/>
    <w:rsid w:val="008B2C1D"/>
    <w:rsid w:val="008B39FD"/>
    <w:rsid w:val="008C4B19"/>
    <w:rsid w:val="008D5DC1"/>
    <w:rsid w:val="008E77D7"/>
    <w:rsid w:val="008F4055"/>
    <w:rsid w:val="008F4E62"/>
    <w:rsid w:val="00901D09"/>
    <w:rsid w:val="00904AFA"/>
    <w:rsid w:val="00911956"/>
    <w:rsid w:val="00912C62"/>
    <w:rsid w:val="009145E7"/>
    <w:rsid w:val="00917B0E"/>
    <w:rsid w:val="00920A71"/>
    <w:rsid w:val="00924725"/>
    <w:rsid w:val="00926FCF"/>
    <w:rsid w:val="0093070E"/>
    <w:rsid w:val="0093196A"/>
    <w:rsid w:val="0094090F"/>
    <w:rsid w:val="009459B0"/>
    <w:rsid w:val="009507E7"/>
    <w:rsid w:val="00965EB1"/>
    <w:rsid w:val="00967FA3"/>
    <w:rsid w:val="00975343"/>
    <w:rsid w:val="00976205"/>
    <w:rsid w:val="009853A6"/>
    <w:rsid w:val="0099060E"/>
    <w:rsid w:val="00991439"/>
    <w:rsid w:val="009939F6"/>
    <w:rsid w:val="009A30C8"/>
    <w:rsid w:val="009A7B82"/>
    <w:rsid w:val="009B1CFD"/>
    <w:rsid w:val="009B43DF"/>
    <w:rsid w:val="009C4879"/>
    <w:rsid w:val="009C5C89"/>
    <w:rsid w:val="009D06E9"/>
    <w:rsid w:val="009E39B0"/>
    <w:rsid w:val="009F0BE6"/>
    <w:rsid w:val="009F1AED"/>
    <w:rsid w:val="00A059E6"/>
    <w:rsid w:val="00A13FCB"/>
    <w:rsid w:val="00A16003"/>
    <w:rsid w:val="00A2359D"/>
    <w:rsid w:val="00A24662"/>
    <w:rsid w:val="00A37E04"/>
    <w:rsid w:val="00A40A58"/>
    <w:rsid w:val="00A43EBC"/>
    <w:rsid w:val="00A44EB3"/>
    <w:rsid w:val="00A45D61"/>
    <w:rsid w:val="00A52121"/>
    <w:rsid w:val="00A550BF"/>
    <w:rsid w:val="00A64686"/>
    <w:rsid w:val="00A70CED"/>
    <w:rsid w:val="00A71BE4"/>
    <w:rsid w:val="00A72723"/>
    <w:rsid w:val="00A74F36"/>
    <w:rsid w:val="00A8432D"/>
    <w:rsid w:val="00A9106F"/>
    <w:rsid w:val="00A92687"/>
    <w:rsid w:val="00A95ED8"/>
    <w:rsid w:val="00AA57DA"/>
    <w:rsid w:val="00AA6F81"/>
    <w:rsid w:val="00AB4381"/>
    <w:rsid w:val="00AC1687"/>
    <w:rsid w:val="00AD10F6"/>
    <w:rsid w:val="00AD3170"/>
    <w:rsid w:val="00AD4E43"/>
    <w:rsid w:val="00AD5D7A"/>
    <w:rsid w:val="00AE3499"/>
    <w:rsid w:val="00AE7FCB"/>
    <w:rsid w:val="00AF72AE"/>
    <w:rsid w:val="00AF739C"/>
    <w:rsid w:val="00B01E75"/>
    <w:rsid w:val="00B0340E"/>
    <w:rsid w:val="00B04A6A"/>
    <w:rsid w:val="00B0579A"/>
    <w:rsid w:val="00B1119A"/>
    <w:rsid w:val="00B276AB"/>
    <w:rsid w:val="00B3032E"/>
    <w:rsid w:val="00B3221D"/>
    <w:rsid w:val="00B32675"/>
    <w:rsid w:val="00B50243"/>
    <w:rsid w:val="00B50828"/>
    <w:rsid w:val="00B51B8B"/>
    <w:rsid w:val="00B53164"/>
    <w:rsid w:val="00B55012"/>
    <w:rsid w:val="00B57C16"/>
    <w:rsid w:val="00B6444D"/>
    <w:rsid w:val="00B6576D"/>
    <w:rsid w:val="00B80E9E"/>
    <w:rsid w:val="00B83192"/>
    <w:rsid w:val="00B921E5"/>
    <w:rsid w:val="00B956DA"/>
    <w:rsid w:val="00B96095"/>
    <w:rsid w:val="00B96BA6"/>
    <w:rsid w:val="00BA04F2"/>
    <w:rsid w:val="00BA13D1"/>
    <w:rsid w:val="00BA1EE1"/>
    <w:rsid w:val="00BA73A7"/>
    <w:rsid w:val="00BB14B9"/>
    <w:rsid w:val="00BB2261"/>
    <w:rsid w:val="00BB2B35"/>
    <w:rsid w:val="00BB4387"/>
    <w:rsid w:val="00BB642C"/>
    <w:rsid w:val="00BC64D6"/>
    <w:rsid w:val="00BC7E19"/>
    <w:rsid w:val="00BD2AF4"/>
    <w:rsid w:val="00BD56C6"/>
    <w:rsid w:val="00BE0593"/>
    <w:rsid w:val="00BE2F06"/>
    <w:rsid w:val="00BE561B"/>
    <w:rsid w:val="00BE7F8C"/>
    <w:rsid w:val="00BF21B0"/>
    <w:rsid w:val="00BF2D72"/>
    <w:rsid w:val="00BF38AC"/>
    <w:rsid w:val="00BF49CA"/>
    <w:rsid w:val="00C058E0"/>
    <w:rsid w:val="00C0750C"/>
    <w:rsid w:val="00C1045A"/>
    <w:rsid w:val="00C12C03"/>
    <w:rsid w:val="00C16451"/>
    <w:rsid w:val="00C16B1A"/>
    <w:rsid w:val="00C21BA3"/>
    <w:rsid w:val="00C22FB8"/>
    <w:rsid w:val="00C248B9"/>
    <w:rsid w:val="00C36CD0"/>
    <w:rsid w:val="00C405D7"/>
    <w:rsid w:val="00C40F1E"/>
    <w:rsid w:val="00C41249"/>
    <w:rsid w:val="00C50A8E"/>
    <w:rsid w:val="00C523BF"/>
    <w:rsid w:val="00C63289"/>
    <w:rsid w:val="00C662DE"/>
    <w:rsid w:val="00C70915"/>
    <w:rsid w:val="00C76784"/>
    <w:rsid w:val="00C91783"/>
    <w:rsid w:val="00C94508"/>
    <w:rsid w:val="00CA0A76"/>
    <w:rsid w:val="00CA2522"/>
    <w:rsid w:val="00CB4FB1"/>
    <w:rsid w:val="00CC47E2"/>
    <w:rsid w:val="00CC4D44"/>
    <w:rsid w:val="00CD6B79"/>
    <w:rsid w:val="00CE2802"/>
    <w:rsid w:val="00CF1DD1"/>
    <w:rsid w:val="00CF5486"/>
    <w:rsid w:val="00CF569A"/>
    <w:rsid w:val="00CF5ED8"/>
    <w:rsid w:val="00D10020"/>
    <w:rsid w:val="00D125DC"/>
    <w:rsid w:val="00D179FC"/>
    <w:rsid w:val="00D20DDF"/>
    <w:rsid w:val="00D30950"/>
    <w:rsid w:val="00D3283A"/>
    <w:rsid w:val="00D3373B"/>
    <w:rsid w:val="00D35412"/>
    <w:rsid w:val="00D3679B"/>
    <w:rsid w:val="00D36EA9"/>
    <w:rsid w:val="00D43621"/>
    <w:rsid w:val="00D453FE"/>
    <w:rsid w:val="00D47E4F"/>
    <w:rsid w:val="00D5018F"/>
    <w:rsid w:val="00D5065F"/>
    <w:rsid w:val="00D50A47"/>
    <w:rsid w:val="00D50F91"/>
    <w:rsid w:val="00D5383F"/>
    <w:rsid w:val="00D54CB0"/>
    <w:rsid w:val="00D611EE"/>
    <w:rsid w:val="00D64515"/>
    <w:rsid w:val="00D65F4C"/>
    <w:rsid w:val="00D73A45"/>
    <w:rsid w:val="00D8051C"/>
    <w:rsid w:val="00D8233F"/>
    <w:rsid w:val="00D83E9A"/>
    <w:rsid w:val="00D86DF8"/>
    <w:rsid w:val="00D879F5"/>
    <w:rsid w:val="00D92A03"/>
    <w:rsid w:val="00DA024F"/>
    <w:rsid w:val="00DA570C"/>
    <w:rsid w:val="00DA7F82"/>
    <w:rsid w:val="00DC002E"/>
    <w:rsid w:val="00DC07C0"/>
    <w:rsid w:val="00DC14AE"/>
    <w:rsid w:val="00DC2F36"/>
    <w:rsid w:val="00DC4B97"/>
    <w:rsid w:val="00DC5902"/>
    <w:rsid w:val="00DD1C24"/>
    <w:rsid w:val="00DE0E6C"/>
    <w:rsid w:val="00DE4703"/>
    <w:rsid w:val="00DE68BB"/>
    <w:rsid w:val="00DF1696"/>
    <w:rsid w:val="00E059B9"/>
    <w:rsid w:val="00E06DD9"/>
    <w:rsid w:val="00E233B3"/>
    <w:rsid w:val="00E2396A"/>
    <w:rsid w:val="00E25D8C"/>
    <w:rsid w:val="00E2676F"/>
    <w:rsid w:val="00E2677F"/>
    <w:rsid w:val="00E27008"/>
    <w:rsid w:val="00E3510C"/>
    <w:rsid w:val="00E372D5"/>
    <w:rsid w:val="00E447DD"/>
    <w:rsid w:val="00E45663"/>
    <w:rsid w:val="00E50FC4"/>
    <w:rsid w:val="00E513A5"/>
    <w:rsid w:val="00E51996"/>
    <w:rsid w:val="00E53DAB"/>
    <w:rsid w:val="00E56F26"/>
    <w:rsid w:val="00E73A66"/>
    <w:rsid w:val="00E7447A"/>
    <w:rsid w:val="00E76B7A"/>
    <w:rsid w:val="00E77A86"/>
    <w:rsid w:val="00E77F53"/>
    <w:rsid w:val="00E95EFB"/>
    <w:rsid w:val="00E95F5C"/>
    <w:rsid w:val="00EA4956"/>
    <w:rsid w:val="00EB005F"/>
    <w:rsid w:val="00EB07A0"/>
    <w:rsid w:val="00EE193E"/>
    <w:rsid w:val="00EF1852"/>
    <w:rsid w:val="00EF55F9"/>
    <w:rsid w:val="00F02458"/>
    <w:rsid w:val="00F044BF"/>
    <w:rsid w:val="00F059E8"/>
    <w:rsid w:val="00F06673"/>
    <w:rsid w:val="00F13595"/>
    <w:rsid w:val="00F1498F"/>
    <w:rsid w:val="00F3404F"/>
    <w:rsid w:val="00F42AEA"/>
    <w:rsid w:val="00F4485E"/>
    <w:rsid w:val="00F4680C"/>
    <w:rsid w:val="00F648FF"/>
    <w:rsid w:val="00F651B9"/>
    <w:rsid w:val="00F75EFB"/>
    <w:rsid w:val="00F76EEE"/>
    <w:rsid w:val="00F8072C"/>
    <w:rsid w:val="00F809B4"/>
    <w:rsid w:val="00F87AD5"/>
    <w:rsid w:val="00F92C7C"/>
    <w:rsid w:val="00F94B3D"/>
    <w:rsid w:val="00FB7702"/>
    <w:rsid w:val="00FC13B7"/>
    <w:rsid w:val="00FC62CE"/>
    <w:rsid w:val="00FC6CD8"/>
    <w:rsid w:val="00FC7B8F"/>
    <w:rsid w:val="00FD31C6"/>
    <w:rsid w:val="00FE135B"/>
    <w:rsid w:val="00FE1691"/>
    <w:rsid w:val="00FF51B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1B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C35"/>
  </w:style>
  <w:style w:type="paragraph" w:styleId="Heading1">
    <w:name w:val="heading 1"/>
    <w:basedOn w:val="Normal"/>
    <w:link w:val="Heading1Char"/>
    <w:uiPriority w:val="9"/>
    <w:qFormat/>
    <w:rsid w:val="007D571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AE3499"/>
    <w:rPr>
      <w:sz w:val="18"/>
      <w:szCs w:val="18"/>
    </w:rPr>
  </w:style>
  <w:style w:type="paragraph" w:styleId="CommentText">
    <w:name w:val="annotation text"/>
    <w:basedOn w:val="Normal"/>
    <w:link w:val="CommentTextChar"/>
    <w:uiPriority w:val="99"/>
    <w:unhideWhenUsed/>
    <w:rsid w:val="00AE3499"/>
  </w:style>
  <w:style w:type="character" w:customStyle="1" w:styleId="CommentTextChar">
    <w:name w:val="Comment Text Char"/>
    <w:basedOn w:val="DefaultParagraphFont"/>
    <w:link w:val="CommentText"/>
    <w:uiPriority w:val="99"/>
    <w:rsid w:val="00AE3499"/>
  </w:style>
  <w:style w:type="paragraph" w:styleId="CommentSubject">
    <w:name w:val="annotation subject"/>
    <w:basedOn w:val="CommentText"/>
    <w:next w:val="CommentText"/>
    <w:link w:val="CommentSubjectChar"/>
    <w:uiPriority w:val="99"/>
    <w:semiHidden/>
    <w:unhideWhenUsed/>
    <w:rsid w:val="00AE3499"/>
    <w:rPr>
      <w:b/>
      <w:bCs/>
      <w:sz w:val="20"/>
      <w:szCs w:val="20"/>
    </w:rPr>
  </w:style>
  <w:style w:type="character" w:customStyle="1" w:styleId="CommentSubjectChar">
    <w:name w:val="Comment Subject Char"/>
    <w:basedOn w:val="CommentTextChar"/>
    <w:link w:val="CommentSubject"/>
    <w:uiPriority w:val="99"/>
    <w:semiHidden/>
    <w:rsid w:val="00AE3499"/>
    <w:rPr>
      <w:b/>
      <w:bCs/>
      <w:sz w:val="20"/>
      <w:szCs w:val="20"/>
    </w:rPr>
  </w:style>
  <w:style w:type="paragraph" w:styleId="BalloonText">
    <w:name w:val="Balloon Text"/>
    <w:basedOn w:val="Normal"/>
    <w:link w:val="BalloonTextChar"/>
    <w:uiPriority w:val="99"/>
    <w:semiHidden/>
    <w:unhideWhenUsed/>
    <w:rsid w:val="00AE34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3499"/>
    <w:rPr>
      <w:rFonts w:ascii="Lucida Grande" w:hAnsi="Lucida Grande" w:cs="Lucida Grande"/>
      <w:sz w:val="18"/>
      <w:szCs w:val="18"/>
    </w:rPr>
  </w:style>
  <w:style w:type="paragraph" w:styleId="Footer">
    <w:name w:val="footer"/>
    <w:basedOn w:val="Normal"/>
    <w:link w:val="FooterChar"/>
    <w:uiPriority w:val="99"/>
    <w:unhideWhenUsed/>
    <w:rsid w:val="007707C8"/>
    <w:pPr>
      <w:tabs>
        <w:tab w:val="center" w:pos="4320"/>
        <w:tab w:val="right" w:pos="8640"/>
      </w:tabs>
    </w:pPr>
  </w:style>
  <w:style w:type="character" w:customStyle="1" w:styleId="FooterChar">
    <w:name w:val="Footer Char"/>
    <w:basedOn w:val="DefaultParagraphFont"/>
    <w:link w:val="Footer"/>
    <w:uiPriority w:val="99"/>
    <w:rsid w:val="007707C8"/>
  </w:style>
  <w:style w:type="character" w:styleId="PageNumber">
    <w:name w:val="page number"/>
    <w:basedOn w:val="DefaultParagraphFont"/>
    <w:uiPriority w:val="99"/>
    <w:semiHidden/>
    <w:unhideWhenUsed/>
    <w:rsid w:val="007707C8"/>
  </w:style>
  <w:style w:type="table" w:styleId="TableGrid">
    <w:name w:val="Table Grid"/>
    <w:basedOn w:val="TableNormal"/>
    <w:uiPriority w:val="39"/>
    <w:rsid w:val="005233C0"/>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BDA"/>
    <w:pPr>
      <w:ind w:left="720"/>
      <w:contextualSpacing/>
    </w:pPr>
  </w:style>
  <w:style w:type="paragraph" w:styleId="Revision">
    <w:name w:val="Revision"/>
    <w:hidden/>
    <w:uiPriority w:val="99"/>
    <w:semiHidden/>
    <w:rsid w:val="0026186F"/>
  </w:style>
  <w:style w:type="paragraph" w:styleId="Header">
    <w:name w:val="header"/>
    <w:basedOn w:val="Normal"/>
    <w:link w:val="HeaderChar"/>
    <w:uiPriority w:val="99"/>
    <w:unhideWhenUsed/>
    <w:rsid w:val="004C77CE"/>
    <w:pPr>
      <w:tabs>
        <w:tab w:val="center" w:pos="4320"/>
        <w:tab w:val="right" w:pos="8640"/>
      </w:tabs>
    </w:pPr>
  </w:style>
  <w:style w:type="character" w:customStyle="1" w:styleId="HeaderChar">
    <w:name w:val="Header Char"/>
    <w:basedOn w:val="DefaultParagraphFont"/>
    <w:link w:val="Header"/>
    <w:uiPriority w:val="99"/>
    <w:rsid w:val="004C77CE"/>
  </w:style>
  <w:style w:type="paragraph" w:styleId="NormalWeb">
    <w:name w:val="Normal (Web)"/>
    <w:basedOn w:val="Normal"/>
    <w:uiPriority w:val="99"/>
    <w:unhideWhenUsed/>
    <w:rsid w:val="0043667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436675"/>
  </w:style>
  <w:style w:type="character" w:styleId="Strong">
    <w:name w:val="Strong"/>
    <w:basedOn w:val="DefaultParagraphFont"/>
    <w:uiPriority w:val="22"/>
    <w:qFormat/>
    <w:rsid w:val="00436675"/>
    <w:rPr>
      <w:b/>
      <w:bCs/>
    </w:rPr>
  </w:style>
  <w:style w:type="character" w:styleId="Emphasis">
    <w:name w:val="Emphasis"/>
    <w:basedOn w:val="DefaultParagraphFont"/>
    <w:uiPriority w:val="20"/>
    <w:qFormat/>
    <w:rsid w:val="00436675"/>
    <w:rPr>
      <w:i/>
      <w:iCs/>
    </w:rPr>
  </w:style>
  <w:style w:type="character" w:styleId="Hyperlink">
    <w:name w:val="Hyperlink"/>
    <w:basedOn w:val="DefaultParagraphFont"/>
    <w:uiPriority w:val="99"/>
    <w:unhideWhenUsed/>
    <w:rsid w:val="00436675"/>
    <w:rPr>
      <w:color w:val="0000FF"/>
      <w:u w:val="single"/>
    </w:rPr>
  </w:style>
  <w:style w:type="paragraph" w:customStyle="1" w:styleId="totext">
    <w:name w:val="totext"/>
    <w:basedOn w:val="Normal"/>
    <w:rsid w:val="00436675"/>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7D5719"/>
    <w:rPr>
      <w:rFonts w:ascii="Times" w:hAnsi="Times"/>
      <w:b/>
      <w:bCs/>
      <w:kern w:val="36"/>
      <w:sz w:val="48"/>
      <w:szCs w:val="48"/>
    </w:rPr>
  </w:style>
  <w:style w:type="character" w:customStyle="1" w:styleId="highlight">
    <w:name w:val="highlight"/>
    <w:basedOn w:val="DefaultParagraphFont"/>
    <w:rsid w:val="007D5719"/>
  </w:style>
  <w:style w:type="paragraph" w:styleId="Title">
    <w:name w:val="Title"/>
    <w:aliases w:val="title"/>
    <w:basedOn w:val="Normal"/>
    <w:link w:val="TitleChar"/>
    <w:uiPriority w:val="10"/>
    <w:qFormat/>
    <w:rsid w:val="007D5719"/>
    <w:pPr>
      <w:spacing w:before="100" w:beforeAutospacing="1" w:after="100" w:afterAutospacing="1"/>
    </w:pPr>
    <w:rPr>
      <w:rFonts w:ascii="Times" w:hAnsi="Times"/>
      <w:sz w:val="20"/>
      <w:szCs w:val="20"/>
    </w:rPr>
  </w:style>
  <w:style w:type="character" w:customStyle="1" w:styleId="TitleChar">
    <w:name w:val="Title Char"/>
    <w:aliases w:val="title Char"/>
    <w:basedOn w:val="DefaultParagraphFont"/>
    <w:link w:val="Title"/>
    <w:uiPriority w:val="10"/>
    <w:rsid w:val="007D5719"/>
    <w:rPr>
      <w:rFonts w:ascii="Times" w:hAnsi="Times"/>
      <w:sz w:val="20"/>
      <w:szCs w:val="20"/>
    </w:rPr>
  </w:style>
  <w:style w:type="paragraph" w:customStyle="1" w:styleId="desc">
    <w:name w:val="desc"/>
    <w:basedOn w:val="Normal"/>
    <w:rsid w:val="007D5719"/>
    <w:pPr>
      <w:spacing w:before="100" w:beforeAutospacing="1" w:after="100" w:afterAutospacing="1"/>
    </w:pPr>
    <w:rPr>
      <w:rFonts w:ascii="Times" w:hAnsi="Times"/>
      <w:sz w:val="20"/>
      <w:szCs w:val="20"/>
    </w:rPr>
  </w:style>
  <w:style w:type="paragraph" w:customStyle="1" w:styleId="details">
    <w:name w:val="details"/>
    <w:basedOn w:val="Normal"/>
    <w:rsid w:val="007D5719"/>
    <w:pPr>
      <w:spacing w:before="100" w:beforeAutospacing="1" w:after="100" w:afterAutospacing="1"/>
    </w:pPr>
    <w:rPr>
      <w:rFonts w:ascii="Times" w:hAnsi="Times"/>
      <w:sz w:val="20"/>
      <w:szCs w:val="20"/>
    </w:rPr>
  </w:style>
  <w:style w:type="character" w:customStyle="1" w:styleId="jrnl">
    <w:name w:val="jrnl"/>
    <w:basedOn w:val="DefaultParagraphFont"/>
    <w:rsid w:val="007D5719"/>
  </w:style>
  <w:style w:type="character" w:styleId="FollowedHyperlink">
    <w:name w:val="FollowedHyperlink"/>
    <w:basedOn w:val="DefaultParagraphFont"/>
    <w:uiPriority w:val="99"/>
    <w:semiHidden/>
    <w:unhideWhenUsed/>
    <w:rsid w:val="00351591"/>
    <w:rPr>
      <w:color w:val="800080" w:themeColor="followedHyperlink"/>
      <w:u w:val="single"/>
    </w:rPr>
  </w:style>
  <w:style w:type="paragraph" w:customStyle="1" w:styleId="EndNoteBibliographyTitle">
    <w:name w:val="EndNote Bibliography Title"/>
    <w:basedOn w:val="Normal"/>
    <w:rsid w:val="0034088C"/>
    <w:pPr>
      <w:jc w:val="center"/>
    </w:pPr>
    <w:rPr>
      <w:rFonts w:ascii="Cambria" w:hAnsi="Cambria"/>
    </w:rPr>
  </w:style>
  <w:style w:type="paragraph" w:customStyle="1" w:styleId="EndNoteBibliography">
    <w:name w:val="EndNote Bibliography"/>
    <w:basedOn w:val="Normal"/>
    <w:rsid w:val="0034088C"/>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C35"/>
  </w:style>
  <w:style w:type="paragraph" w:styleId="Heading1">
    <w:name w:val="heading 1"/>
    <w:basedOn w:val="Normal"/>
    <w:link w:val="Heading1Char"/>
    <w:uiPriority w:val="9"/>
    <w:qFormat/>
    <w:rsid w:val="007D571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AE3499"/>
    <w:rPr>
      <w:sz w:val="18"/>
      <w:szCs w:val="18"/>
    </w:rPr>
  </w:style>
  <w:style w:type="paragraph" w:styleId="CommentText">
    <w:name w:val="annotation text"/>
    <w:basedOn w:val="Normal"/>
    <w:link w:val="CommentTextChar"/>
    <w:uiPriority w:val="99"/>
    <w:unhideWhenUsed/>
    <w:rsid w:val="00AE3499"/>
  </w:style>
  <w:style w:type="character" w:customStyle="1" w:styleId="CommentTextChar">
    <w:name w:val="Comment Text Char"/>
    <w:basedOn w:val="DefaultParagraphFont"/>
    <w:link w:val="CommentText"/>
    <w:uiPriority w:val="99"/>
    <w:rsid w:val="00AE3499"/>
  </w:style>
  <w:style w:type="paragraph" w:styleId="CommentSubject">
    <w:name w:val="annotation subject"/>
    <w:basedOn w:val="CommentText"/>
    <w:next w:val="CommentText"/>
    <w:link w:val="CommentSubjectChar"/>
    <w:uiPriority w:val="99"/>
    <w:semiHidden/>
    <w:unhideWhenUsed/>
    <w:rsid w:val="00AE3499"/>
    <w:rPr>
      <w:b/>
      <w:bCs/>
      <w:sz w:val="20"/>
      <w:szCs w:val="20"/>
    </w:rPr>
  </w:style>
  <w:style w:type="character" w:customStyle="1" w:styleId="CommentSubjectChar">
    <w:name w:val="Comment Subject Char"/>
    <w:basedOn w:val="CommentTextChar"/>
    <w:link w:val="CommentSubject"/>
    <w:uiPriority w:val="99"/>
    <w:semiHidden/>
    <w:rsid w:val="00AE3499"/>
    <w:rPr>
      <w:b/>
      <w:bCs/>
      <w:sz w:val="20"/>
      <w:szCs w:val="20"/>
    </w:rPr>
  </w:style>
  <w:style w:type="paragraph" w:styleId="BalloonText">
    <w:name w:val="Balloon Text"/>
    <w:basedOn w:val="Normal"/>
    <w:link w:val="BalloonTextChar"/>
    <w:uiPriority w:val="99"/>
    <w:semiHidden/>
    <w:unhideWhenUsed/>
    <w:rsid w:val="00AE34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3499"/>
    <w:rPr>
      <w:rFonts w:ascii="Lucida Grande" w:hAnsi="Lucida Grande" w:cs="Lucida Grande"/>
      <w:sz w:val="18"/>
      <w:szCs w:val="18"/>
    </w:rPr>
  </w:style>
  <w:style w:type="paragraph" w:styleId="Footer">
    <w:name w:val="footer"/>
    <w:basedOn w:val="Normal"/>
    <w:link w:val="FooterChar"/>
    <w:uiPriority w:val="99"/>
    <w:unhideWhenUsed/>
    <w:rsid w:val="007707C8"/>
    <w:pPr>
      <w:tabs>
        <w:tab w:val="center" w:pos="4320"/>
        <w:tab w:val="right" w:pos="8640"/>
      </w:tabs>
    </w:pPr>
  </w:style>
  <w:style w:type="character" w:customStyle="1" w:styleId="FooterChar">
    <w:name w:val="Footer Char"/>
    <w:basedOn w:val="DefaultParagraphFont"/>
    <w:link w:val="Footer"/>
    <w:uiPriority w:val="99"/>
    <w:rsid w:val="007707C8"/>
  </w:style>
  <w:style w:type="character" w:styleId="PageNumber">
    <w:name w:val="page number"/>
    <w:basedOn w:val="DefaultParagraphFont"/>
    <w:uiPriority w:val="99"/>
    <w:semiHidden/>
    <w:unhideWhenUsed/>
    <w:rsid w:val="007707C8"/>
  </w:style>
  <w:style w:type="table" w:styleId="TableGrid">
    <w:name w:val="Table Grid"/>
    <w:basedOn w:val="TableNormal"/>
    <w:uiPriority w:val="39"/>
    <w:rsid w:val="005233C0"/>
    <w:rPr>
      <w:rFonts w:eastAsia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BDA"/>
    <w:pPr>
      <w:ind w:left="720"/>
      <w:contextualSpacing/>
    </w:pPr>
  </w:style>
  <w:style w:type="paragraph" w:styleId="Revision">
    <w:name w:val="Revision"/>
    <w:hidden/>
    <w:uiPriority w:val="99"/>
    <w:semiHidden/>
    <w:rsid w:val="0026186F"/>
  </w:style>
  <w:style w:type="paragraph" w:styleId="Header">
    <w:name w:val="header"/>
    <w:basedOn w:val="Normal"/>
    <w:link w:val="HeaderChar"/>
    <w:uiPriority w:val="99"/>
    <w:unhideWhenUsed/>
    <w:rsid w:val="004C77CE"/>
    <w:pPr>
      <w:tabs>
        <w:tab w:val="center" w:pos="4320"/>
        <w:tab w:val="right" w:pos="8640"/>
      </w:tabs>
    </w:pPr>
  </w:style>
  <w:style w:type="character" w:customStyle="1" w:styleId="HeaderChar">
    <w:name w:val="Header Char"/>
    <w:basedOn w:val="DefaultParagraphFont"/>
    <w:link w:val="Header"/>
    <w:uiPriority w:val="99"/>
    <w:rsid w:val="004C77CE"/>
  </w:style>
  <w:style w:type="paragraph" w:styleId="NormalWeb">
    <w:name w:val="Normal (Web)"/>
    <w:basedOn w:val="Normal"/>
    <w:uiPriority w:val="99"/>
    <w:unhideWhenUsed/>
    <w:rsid w:val="00436675"/>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436675"/>
  </w:style>
  <w:style w:type="character" w:styleId="Strong">
    <w:name w:val="Strong"/>
    <w:basedOn w:val="DefaultParagraphFont"/>
    <w:uiPriority w:val="22"/>
    <w:qFormat/>
    <w:rsid w:val="00436675"/>
    <w:rPr>
      <w:b/>
      <w:bCs/>
    </w:rPr>
  </w:style>
  <w:style w:type="character" w:styleId="Emphasis">
    <w:name w:val="Emphasis"/>
    <w:basedOn w:val="DefaultParagraphFont"/>
    <w:uiPriority w:val="20"/>
    <w:qFormat/>
    <w:rsid w:val="00436675"/>
    <w:rPr>
      <w:i/>
      <w:iCs/>
    </w:rPr>
  </w:style>
  <w:style w:type="character" w:styleId="Hyperlink">
    <w:name w:val="Hyperlink"/>
    <w:basedOn w:val="DefaultParagraphFont"/>
    <w:uiPriority w:val="99"/>
    <w:unhideWhenUsed/>
    <w:rsid w:val="00436675"/>
    <w:rPr>
      <w:color w:val="0000FF"/>
      <w:u w:val="single"/>
    </w:rPr>
  </w:style>
  <w:style w:type="paragraph" w:customStyle="1" w:styleId="totext">
    <w:name w:val="totext"/>
    <w:basedOn w:val="Normal"/>
    <w:rsid w:val="00436675"/>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7D5719"/>
    <w:rPr>
      <w:rFonts w:ascii="Times" w:hAnsi="Times"/>
      <w:b/>
      <w:bCs/>
      <w:kern w:val="36"/>
      <w:sz w:val="48"/>
      <w:szCs w:val="48"/>
    </w:rPr>
  </w:style>
  <w:style w:type="character" w:customStyle="1" w:styleId="highlight">
    <w:name w:val="highlight"/>
    <w:basedOn w:val="DefaultParagraphFont"/>
    <w:rsid w:val="007D5719"/>
  </w:style>
  <w:style w:type="paragraph" w:styleId="Title">
    <w:name w:val="Title"/>
    <w:aliases w:val="title"/>
    <w:basedOn w:val="Normal"/>
    <w:link w:val="TitleChar"/>
    <w:uiPriority w:val="10"/>
    <w:qFormat/>
    <w:rsid w:val="007D5719"/>
    <w:pPr>
      <w:spacing w:before="100" w:beforeAutospacing="1" w:after="100" w:afterAutospacing="1"/>
    </w:pPr>
    <w:rPr>
      <w:rFonts w:ascii="Times" w:hAnsi="Times"/>
      <w:sz w:val="20"/>
      <w:szCs w:val="20"/>
    </w:rPr>
  </w:style>
  <w:style w:type="character" w:customStyle="1" w:styleId="TitleChar">
    <w:name w:val="Title Char"/>
    <w:aliases w:val="title Char"/>
    <w:basedOn w:val="DefaultParagraphFont"/>
    <w:link w:val="Title"/>
    <w:uiPriority w:val="10"/>
    <w:rsid w:val="007D5719"/>
    <w:rPr>
      <w:rFonts w:ascii="Times" w:hAnsi="Times"/>
      <w:sz w:val="20"/>
      <w:szCs w:val="20"/>
    </w:rPr>
  </w:style>
  <w:style w:type="paragraph" w:customStyle="1" w:styleId="desc">
    <w:name w:val="desc"/>
    <w:basedOn w:val="Normal"/>
    <w:rsid w:val="007D5719"/>
    <w:pPr>
      <w:spacing w:before="100" w:beforeAutospacing="1" w:after="100" w:afterAutospacing="1"/>
    </w:pPr>
    <w:rPr>
      <w:rFonts w:ascii="Times" w:hAnsi="Times"/>
      <w:sz w:val="20"/>
      <w:szCs w:val="20"/>
    </w:rPr>
  </w:style>
  <w:style w:type="paragraph" w:customStyle="1" w:styleId="details">
    <w:name w:val="details"/>
    <w:basedOn w:val="Normal"/>
    <w:rsid w:val="007D5719"/>
    <w:pPr>
      <w:spacing w:before="100" w:beforeAutospacing="1" w:after="100" w:afterAutospacing="1"/>
    </w:pPr>
    <w:rPr>
      <w:rFonts w:ascii="Times" w:hAnsi="Times"/>
      <w:sz w:val="20"/>
      <w:szCs w:val="20"/>
    </w:rPr>
  </w:style>
  <w:style w:type="character" w:customStyle="1" w:styleId="jrnl">
    <w:name w:val="jrnl"/>
    <w:basedOn w:val="DefaultParagraphFont"/>
    <w:rsid w:val="007D5719"/>
  </w:style>
  <w:style w:type="character" w:styleId="FollowedHyperlink">
    <w:name w:val="FollowedHyperlink"/>
    <w:basedOn w:val="DefaultParagraphFont"/>
    <w:uiPriority w:val="99"/>
    <w:semiHidden/>
    <w:unhideWhenUsed/>
    <w:rsid w:val="00351591"/>
    <w:rPr>
      <w:color w:val="800080" w:themeColor="followedHyperlink"/>
      <w:u w:val="single"/>
    </w:rPr>
  </w:style>
  <w:style w:type="paragraph" w:customStyle="1" w:styleId="EndNoteBibliographyTitle">
    <w:name w:val="EndNote Bibliography Title"/>
    <w:basedOn w:val="Normal"/>
    <w:rsid w:val="0034088C"/>
    <w:pPr>
      <w:jc w:val="center"/>
    </w:pPr>
    <w:rPr>
      <w:rFonts w:ascii="Cambria" w:hAnsi="Cambria"/>
    </w:rPr>
  </w:style>
  <w:style w:type="paragraph" w:customStyle="1" w:styleId="EndNoteBibliography">
    <w:name w:val="EndNote Bibliography"/>
    <w:basedOn w:val="Normal"/>
    <w:rsid w:val="0034088C"/>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5196">
      <w:bodyDiv w:val="1"/>
      <w:marLeft w:val="0"/>
      <w:marRight w:val="0"/>
      <w:marTop w:val="0"/>
      <w:marBottom w:val="0"/>
      <w:divBdr>
        <w:top w:val="none" w:sz="0" w:space="0" w:color="auto"/>
        <w:left w:val="none" w:sz="0" w:space="0" w:color="auto"/>
        <w:bottom w:val="none" w:sz="0" w:space="0" w:color="auto"/>
        <w:right w:val="none" w:sz="0" w:space="0" w:color="auto"/>
      </w:divBdr>
    </w:div>
    <w:div w:id="146287143">
      <w:bodyDiv w:val="1"/>
      <w:marLeft w:val="0"/>
      <w:marRight w:val="0"/>
      <w:marTop w:val="0"/>
      <w:marBottom w:val="0"/>
      <w:divBdr>
        <w:top w:val="none" w:sz="0" w:space="0" w:color="auto"/>
        <w:left w:val="none" w:sz="0" w:space="0" w:color="auto"/>
        <w:bottom w:val="none" w:sz="0" w:space="0" w:color="auto"/>
        <w:right w:val="none" w:sz="0" w:space="0" w:color="auto"/>
      </w:divBdr>
      <w:divsChild>
        <w:div w:id="897327036">
          <w:marLeft w:val="0"/>
          <w:marRight w:val="0"/>
          <w:marTop w:val="34"/>
          <w:marBottom w:val="34"/>
          <w:divBdr>
            <w:top w:val="none" w:sz="0" w:space="0" w:color="auto"/>
            <w:left w:val="none" w:sz="0" w:space="0" w:color="auto"/>
            <w:bottom w:val="none" w:sz="0" w:space="0" w:color="auto"/>
            <w:right w:val="none" w:sz="0" w:space="0" w:color="auto"/>
          </w:divBdr>
        </w:div>
      </w:divsChild>
    </w:div>
    <w:div w:id="169024978">
      <w:bodyDiv w:val="1"/>
      <w:marLeft w:val="0"/>
      <w:marRight w:val="0"/>
      <w:marTop w:val="0"/>
      <w:marBottom w:val="0"/>
      <w:divBdr>
        <w:top w:val="none" w:sz="0" w:space="0" w:color="auto"/>
        <w:left w:val="none" w:sz="0" w:space="0" w:color="auto"/>
        <w:bottom w:val="none" w:sz="0" w:space="0" w:color="auto"/>
        <w:right w:val="none" w:sz="0" w:space="0" w:color="auto"/>
      </w:divBdr>
      <w:divsChild>
        <w:div w:id="246038252">
          <w:marLeft w:val="0"/>
          <w:marRight w:val="0"/>
          <w:marTop w:val="34"/>
          <w:marBottom w:val="34"/>
          <w:divBdr>
            <w:top w:val="none" w:sz="0" w:space="0" w:color="auto"/>
            <w:left w:val="none" w:sz="0" w:space="0" w:color="auto"/>
            <w:bottom w:val="none" w:sz="0" w:space="0" w:color="auto"/>
            <w:right w:val="none" w:sz="0" w:space="0" w:color="auto"/>
          </w:divBdr>
        </w:div>
      </w:divsChild>
    </w:div>
    <w:div w:id="239218137">
      <w:bodyDiv w:val="1"/>
      <w:marLeft w:val="0"/>
      <w:marRight w:val="0"/>
      <w:marTop w:val="0"/>
      <w:marBottom w:val="0"/>
      <w:divBdr>
        <w:top w:val="none" w:sz="0" w:space="0" w:color="auto"/>
        <w:left w:val="none" w:sz="0" w:space="0" w:color="auto"/>
        <w:bottom w:val="none" w:sz="0" w:space="0" w:color="auto"/>
        <w:right w:val="none" w:sz="0" w:space="0" w:color="auto"/>
      </w:divBdr>
    </w:div>
    <w:div w:id="296104692">
      <w:bodyDiv w:val="1"/>
      <w:marLeft w:val="0"/>
      <w:marRight w:val="0"/>
      <w:marTop w:val="0"/>
      <w:marBottom w:val="0"/>
      <w:divBdr>
        <w:top w:val="none" w:sz="0" w:space="0" w:color="auto"/>
        <w:left w:val="none" w:sz="0" w:space="0" w:color="auto"/>
        <w:bottom w:val="none" w:sz="0" w:space="0" w:color="auto"/>
        <w:right w:val="none" w:sz="0" w:space="0" w:color="auto"/>
      </w:divBdr>
    </w:div>
    <w:div w:id="395012497">
      <w:bodyDiv w:val="1"/>
      <w:marLeft w:val="0"/>
      <w:marRight w:val="0"/>
      <w:marTop w:val="0"/>
      <w:marBottom w:val="0"/>
      <w:divBdr>
        <w:top w:val="none" w:sz="0" w:space="0" w:color="auto"/>
        <w:left w:val="none" w:sz="0" w:space="0" w:color="auto"/>
        <w:bottom w:val="none" w:sz="0" w:space="0" w:color="auto"/>
        <w:right w:val="none" w:sz="0" w:space="0" w:color="auto"/>
      </w:divBdr>
    </w:div>
    <w:div w:id="495847135">
      <w:bodyDiv w:val="1"/>
      <w:marLeft w:val="0"/>
      <w:marRight w:val="0"/>
      <w:marTop w:val="0"/>
      <w:marBottom w:val="0"/>
      <w:divBdr>
        <w:top w:val="none" w:sz="0" w:space="0" w:color="auto"/>
        <w:left w:val="none" w:sz="0" w:space="0" w:color="auto"/>
        <w:bottom w:val="none" w:sz="0" w:space="0" w:color="auto"/>
        <w:right w:val="none" w:sz="0" w:space="0" w:color="auto"/>
      </w:divBdr>
    </w:div>
    <w:div w:id="499659986">
      <w:bodyDiv w:val="1"/>
      <w:marLeft w:val="0"/>
      <w:marRight w:val="0"/>
      <w:marTop w:val="0"/>
      <w:marBottom w:val="0"/>
      <w:divBdr>
        <w:top w:val="none" w:sz="0" w:space="0" w:color="auto"/>
        <w:left w:val="none" w:sz="0" w:space="0" w:color="auto"/>
        <w:bottom w:val="none" w:sz="0" w:space="0" w:color="auto"/>
        <w:right w:val="none" w:sz="0" w:space="0" w:color="auto"/>
      </w:divBdr>
      <w:divsChild>
        <w:div w:id="1466504014">
          <w:marLeft w:val="0"/>
          <w:marRight w:val="0"/>
          <w:marTop w:val="34"/>
          <w:marBottom w:val="34"/>
          <w:divBdr>
            <w:top w:val="none" w:sz="0" w:space="0" w:color="auto"/>
            <w:left w:val="none" w:sz="0" w:space="0" w:color="auto"/>
            <w:bottom w:val="none" w:sz="0" w:space="0" w:color="auto"/>
            <w:right w:val="none" w:sz="0" w:space="0" w:color="auto"/>
          </w:divBdr>
        </w:div>
      </w:divsChild>
    </w:div>
    <w:div w:id="529993545">
      <w:bodyDiv w:val="1"/>
      <w:marLeft w:val="0"/>
      <w:marRight w:val="0"/>
      <w:marTop w:val="0"/>
      <w:marBottom w:val="0"/>
      <w:divBdr>
        <w:top w:val="none" w:sz="0" w:space="0" w:color="auto"/>
        <w:left w:val="none" w:sz="0" w:space="0" w:color="auto"/>
        <w:bottom w:val="none" w:sz="0" w:space="0" w:color="auto"/>
        <w:right w:val="none" w:sz="0" w:space="0" w:color="auto"/>
      </w:divBdr>
    </w:div>
    <w:div w:id="547105982">
      <w:bodyDiv w:val="1"/>
      <w:marLeft w:val="0"/>
      <w:marRight w:val="0"/>
      <w:marTop w:val="0"/>
      <w:marBottom w:val="0"/>
      <w:divBdr>
        <w:top w:val="none" w:sz="0" w:space="0" w:color="auto"/>
        <w:left w:val="none" w:sz="0" w:space="0" w:color="auto"/>
        <w:bottom w:val="none" w:sz="0" w:space="0" w:color="auto"/>
        <w:right w:val="none" w:sz="0" w:space="0" w:color="auto"/>
      </w:divBdr>
      <w:divsChild>
        <w:div w:id="1272008093">
          <w:marLeft w:val="0"/>
          <w:marRight w:val="0"/>
          <w:marTop w:val="34"/>
          <w:marBottom w:val="34"/>
          <w:divBdr>
            <w:top w:val="none" w:sz="0" w:space="0" w:color="auto"/>
            <w:left w:val="none" w:sz="0" w:space="0" w:color="auto"/>
            <w:bottom w:val="none" w:sz="0" w:space="0" w:color="auto"/>
            <w:right w:val="none" w:sz="0" w:space="0" w:color="auto"/>
          </w:divBdr>
        </w:div>
      </w:divsChild>
    </w:div>
    <w:div w:id="557008649">
      <w:bodyDiv w:val="1"/>
      <w:marLeft w:val="0"/>
      <w:marRight w:val="0"/>
      <w:marTop w:val="0"/>
      <w:marBottom w:val="0"/>
      <w:divBdr>
        <w:top w:val="none" w:sz="0" w:space="0" w:color="auto"/>
        <w:left w:val="none" w:sz="0" w:space="0" w:color="auto"/>
        <w:bottom w:val="none" w:sz="0" w:space="0" w:color="auto"/>
        <w:right w:val="none" w:sz="0" w:space="0" w:color="auto"/>
      </w:divBdr>
    </w:div>
    <w:div w:id="572201348">
      <w:bodyDiv w:val="1"/>
      <w:marLeft w:val="0"/>
      <w:marRight w:val="0"/>
      <w:marTop w:val="0"/>
      <w:marBottom w:val="0"/>
      <w:divBdr>
        <w:top w:val="none" w:sz="0" w:space="0" w:color="auto"/>
        <w:left w:val="none" w:sz="0" w:space="0" w:color="auto"/>
        <w:bottom w:val="none" w:sz="0" w:space="0" w:color="auto"/>
        <w:right w:val="none" w:sz="0" w:space="0" w:color="auto"/>
      </w:divBdr>
    </w:div>
    <w:div w:id="584920429">
      <w:bodyDiv w:val="1"/>
      <w:marLeft w:val="0"/>
      <w:marRight w:val="0"/>
      <w:marTop w:val="0"/>
      <w:marBottom w:val="0"/>
      <w:divBdr>
        <w:top w:val="none" w:sz="0" w:space="0" w:color="auto"/>
        <w:left w:val="none" w:sz="0" w:space="0" w:color="auto"/>
        <w:bottom w:val="none" w:sz="0" w:space="0" w:color="auto"/>
        <w:right w:val="none" w:sz="0" w:space="0" w:color="auto"/>
      </w:divBdr>
      <w:divsChild>
        <w:div w:id="173613833">
          <w:marLeft w:val="0"/>
          <w:marRight w:val="0"/>
          <w:marTop w:val="34"/>
          <w:marBottom w:val="34"/>
          <w:divBdr>
            <w:top w:val="none" w:sz="0" w:space="0" w:color="auto"/>
            <w:left w:val="none" w:sz="0" w:space="0" w:color="auto"/>
            <w:bottom w:val="none" w:sz="0" w:space="0" w:color="auto"/>
            <w:right w:val="none" w:sz="0" w:space="0" w:color="auto"/>
          </w:divBdr>
        </w:div>
      </w:divsChild>
    </w:div>
    <w:div w:id="612321924">
      <w:bodyDiv w:val="1"/>
      <w:marLeft w:val="0"/>
      <w:marRight w:val="0"/>
      <w:marTop w:val="0"/>
      <w:marBottom w:val="0"/>
      <w:divBdr>
        <w:top w:val="none" w:sz="0" w:space="0" w:color="auto"/>
        <w:left w:val="none" w:sz="0" w:space="0" w:color="auto"/>
        <w:bottom w:val="none" w:sz="0" w:space="0" w:color="auto"/>
        <w:right w:val="none" w:sz="0" w:space="0" w:color="auto"/>
      </w:divBdr>
    </w:div>
    <w:div w:id="664554743">
      <w:bodyDiv w:val="1"/>
      <w:marLeft w:val="0"/>
      <w:marRight w:val="0"/>
      <w:marTop w:val="0"/>
      <w:marBottom w:val="0"/>
      <w:divBdr>
        <w:top w:val="none" w:sz="0" w:space="0" w:color="auto"/>
        <w:left w:val="none" w:sz="0" w:space="0" w:color="auto"/>
        <w:bottom w:val="none" w:sz="0" w:space="0" w:color="auto"/>
        <w:right w:val="none" w:sz="0" w:space="0" w:color="auto"/>
      </w:divBdr>
    </w:div>
    <w:div w:id="682897594">
      <w:bodyDiv w:val="1"/>
      <w:marLeft w:val="0"/>
      <w:marRight w:val="0"/>
      <w:marTop w:val="0"/>
      <w:marBottom w:val="0"/>
      <w:divBdr>
        <w:top w:val="none" w:sz="0" w:space="0" w:color="auto"/>
        <w:left w:val="none" w:sz="0" w:space="0" w:color="auto"/>
        <w:bottom w:val="none" w:sz="0" w:space="0" w:color="auto"/>
        <w:right w:val="none" w:sz="0" w:space="0" w:color="auto"/>
      </w:divBdr>
    </w:div>
    <w:div w:id="690227511">
      <w:bodyDiv w:val="1"/>
      <w:marLeft w:val="0"/>
      <w:marRight w:val="0"/>
      <w:marTop w:val="0"/>
      <w:marBottom w:val="0"/>
      <w:divBdr>
        <w:top w:val="none" w:sz="0" w:space="0" w:color="auto"/>
        <w:left w:val="none" w:sz="0" w:space="0" w:color="auto"/>
        <w:bottom w:val="none" w:sz="0" w:space="0" w:color="auto"/>
        <w:right w:val="none" w:sz="0" w:space="0" w:color="auto"/>
      </w:divBdr>
      <w:divsChild>
        <w:div w:id="645164164">
          <w:marLeft w:val="0"/>
          <w:marRight w:val="0"/>
          <w:marTop w:val="34"/>
          <w:marBottom w:val="34"/>
          <w:divBdr>
            <w:top w:val="none" w:sz="0" w:space="0" w:color="auto"/>
            <w:left w:val="none" w:sz="0" w:space="0" w:color="auto"/>
            <w:bottom w:val="none" w:sz="0" w:space="0" w:color="auto"/>
            <w:right w:val="none" w:sz="0" w:space="0" w:color="auto"/>
          </w:divBdr>
        </w:div>
      </w:divsChild>
    </w:div>
    <w:div w:id="725379847">
      <w:bodyDiv w:val="1"/>
      <w:marLeft w:val="0"/>
      <w:marRight w:val="0"/>
      <w:marTop w:val="0"/>
      <w:marBottom w:val="0"/>
      <w:divBdr>
        <w:top w:val="none" w:sz="0" w:space="0" w:color="auto"/>
        <w:left w:val="none" w:sz="0" w:space="0" w:color="auto"/>
        <w:bottom w:val="none" w:sz="0" w:space="0" w:color="auto"/>
        <w:right w:val="none" w:sz="0" w:space="0" w:color="auto"/>
      </w:divBdr>
    </w:div>
    <w:div w:id="794451199">
      <w:bodyDiv w:val="1"/>
      <w:marLeft w:val="0"/>
      <w:marRight w:val="0"/>
      <w:marTop w:val="0"/>
      <w:marBottom w:val="0"/>
      <w:divBdr>
        <w:top w:val="none" w:sz="0" w:space="0" w:color="auto"/>
        <w:left w:val="none" w:sz="0" w:space="0" w:color="auto"/>
        <w:bottom w:val="none" w:sz="0" w:space="0" w:color="auto"/>
        <w:right w:val="none" w:sz="0" w:space="0" w:color="auto"/>
      </w:divBdr>
      <w:divsChild>
        <w:div w:id="1920169610">
          <w:marLeft w:val="0"/>
          <w:marRight w:val="0"/>
          <w:marTop w:val="34"/>
          <w:marBottom w:val="34"/>
          <w:divBdr>
            <w:top w:val="none" w:sz="0" w:space="0" w:color="auto"/>
            <w:left w:val="none" w:sz="0" w:space="0" w:color="auto"/>
            <w:bottom w:val="none" w:sz="0" w:space="0" w:color="auto"/>
            <w:right w:val="none" w:sz="0" w:space="0" w:color="auto"/>
          </w:divBdr>
        </w:div>
      </w:divsChild>
    </w:div>
    <w:div w:id="796726677">
      <w:bodyDiv w:val="1"/>
      <w:marLeft w:val="0"/>
      <w:marRight w:val="0"/>
      <w:marTop w:val="0"/>
      <w:marBottom w:val="0"/>
      <w:divBdr>
        <w:top w:val="none" w:sz="0" w:space="0" w:color="auto"/>
        <w:left w:val="none" w:sz="0" w:space="0" w:color="auto"/>
        <w:bottom w:val="none" w:sz="0" w:space="0" w:color="auto"/>
        <w:right w:val="none" w:sz="0" w:space="0" w:color="auto"/>
      </w:divBdr>
    </w:div>
    <w:div w:id="800264787">
      <w:bodyDiv w:val="1"/>
      <w:marLeft w:val="0"/>
      <w:marRight w:val="0"/>
      <w:marTop w:val="0"/>
      <w:marBottom w:val="0"/>
      <w:divBdr>
        <w:top w:val="none" w:sz="0" w:space="0" w:color="auto"/>
        <w:left w:val="none" w:sz="0" w:space="0" w:color="auto"/>
        <w:bottom w:val="none" w:sz="0" w:space="0" w:color="auto"/>
        <w:right w:val="none" w:sz="0" w:space="0" w:color="auto"/>
      </w:divBdr>
    </w:div>
    <w:div w:id="844393521">
      <w:bodyDiv w:val="1"/>
      <w:marLeft w:val="0"/>
      <w:marRight w:val="0"/>
      <w:marTop w:val="0"/>
      <w:marBottom w:val="0"/>
      <w:divBdr>
        <w:top w:val="none" w:sz="0" w:space="0" w:color="auto"/>
        <w:left w:val="none" w:sz="0" w:space="0" w:color="auto"/>
        <w:bottom w:val="none" w:sz="0" w:space="0" w:color="auto"/>
        <w:right w:val="none" w:sz="0" w:space="0" w:color="auto"/>
      </w:divBdr>
    </w:div>
    <w:div w:id="845822631">
      <w:bodyDiv w:val="1"/>
      <w:marLeft w:val="0"/>
      <w:marRight w:val="0"/>
      <w:marTop w:val="0"/>
      <w:marBottom w:val="0"/>
      <w:divBdr>
        <w:top w:val="none" w:sz="0" w:space="0" w:color="auto"/>
        <w:left w:val="none" w:sz="0" w:space="0" w:color="auto"/>
        <w:bottom w:val="none" w:sz="0" w:space="0" w:color="auto"/>
        <w:right w:val="none" w:sz="0" w:space="0" w:color="auto"/>
      </w:divBdr>
    </w:div>
    <w:div w:id="901326342">
      <w:bodyDiv w:val="1"/>
      <w:marLeft w:val="0"/>
      <w:marRight w:val="0"/>
      <w:marTop w:val="0"/>
      <w:marBottom w:val="0"/>
      <w:divBdr>
        <w:top w:val="none" w:sz="0" w:space="0" w:color="auto"/>
        <w:left w:val="none" w:sz="0" w:space="0" w:color="auto"/>
        <w:bottom w:val="none" w:sz="0" w:space="0" w:color="auto"/>
        <w:right w:val="none" w:sz="0" w:space="0" w:color="auto"/>
      </w:divBdr>
      <w:divsChild>
        <w:div w:id="676537995">
          <w:marLeft w:val="0"/>
          <w:marRight w:val="0"/>
          <w:marTop w:val="0"/>
          <w:marBottom w:val="0"/>
          <w:divBdr>
            <w:top w:val="none" w:sz="0" w:space="0" w:color="auto"/>
            <w:left w:val="none" w:sz="0" w:space="0" w:color="auto"/>
            <w:bottom w:val="none" w:sz="0" w:space="0" w:color="auto"/>
            <w:right w:val="none" w:sz="0" w:space="0" w:color="auto"/>
          </w:divBdr>
        </w:div>
      </w:divsChild>
    </w:div>
    <w:div w:id="902183326">
      <w:bodyDiv w:val="1"/>
      <w:marLeft w:val="0"/>
      <w:marRight w:val="0"/>
      <w:marTop w:val="0"/>
      <w:marBottom w:val="0"/>
      <w:divBdr>
        <w:top w:val="none" w:sz="0" w:space="0" w:color="auto"/>
        <w:left w:val="none" w:sz="0" w:space="0" w:color="auto"/>
        <w:bottom w:val="none" w:sz="0" w:space="0" w:color="auto"/>
        <w:right w:val="none" w:sz="0" w:space="0" w:color="auto"/>
      </w:divBdr>
    </w:div>
    <w:div w:id="914627882">
      <w:bodyDiv w:val="1"/>
      <w:marLeft w:val="0"/>
      <w:marRight w:val="0"/>
      <w:marTop w:val="0"/>
      <w:marBottom w:val="0"/>
      <w:divBdr>
        <w:top w:val="none" w:sz="0" w:space="0" w:color="auto"/>
        <w:left w:val="none" w:sz="0" w:space="0" w:color="auto"/>
        <w:bottom w:val="none" w:sz="0" w:space="0" w:color="auto"/>
        <w:right w:val="none" w:sz="0" w:space="0" w:color="auto"/>
      </w:divBdr>
    </w:div>
    <w:div w:id="1041442510">
      <w:bodyDiv w:val="1"/>
      <w:marLeft w:val="0"/>
      <w:marRight w:val="0"/>
      <w:marTop w:val="0"/>
      <w:marBottom w:val="0"/>
      <w:divBdr>
        <w:top w:val="none" w:sz="0" w:space="0" w:color="auto"/>
        <w:left w:val="none" w:sz="0" w:space="0" w:color="auto"/>
        <w:bottom w:val="none" w:sz="0" w:space="0" w:color="auto"/>
        <w:right w:val="none" w:sz="0" w:space="0" w:color="auto"/>
      </w:divBdr>
    </w:div>
    <w:div w:id="1071538805">
      <w:bodyDiv w:val="1"/>
      <w:marLeft w:val="0"/>
      <w:marRight w:val="0"/>
      <w:marTop w:val="0"/>
      <w:marBottom w:val="0"/>
      <w:divBdr>
        <w:top w:val="none" w:sz="0" w:space="0" w:color="auto"/>
        <w:left w:val="none" w:sz="0" w:space="0" w:color="auto"/>
        <w:bottom w:val="none" w:sz="0" w:space="0" w:color="auto"/>
        <w:right w:val="none" w:sz="0" w:space="0" w:color="auto"/>
      </w:divBdr>
      <w:divsChild>
        <w:div w:id="780417803">
          <w:marLeft w:val="0"/>
          <w:marRight w:val="0"/>
          <w:marTop w:val="34"/>
          <w:marBottom w:val="34"/>
          <w:divBdr>
            <w:top w:val="none" w:sz="0" w:space="0" w:color="auto"/>
            <w:left w:val="none" w:sz="0" w:space="0" w:color="auto"/>
            <w:bottom w:val="none" w:sz="0" w:space="0" w:color="auto"/>
            <w:right w:val="none" w:sz="0" w:space="0" w:color="auto"/>
          </w:divBdr>
        </w:div>
      </w:divsChild>
    </w:div>
    <w:div w:id="1226643651">
      <w:bodyDiv w:val="1"/>
      <w:marLeft w:val="0"/>
      <w:marRight w:val="0"/>
      <w:marTop w:val="0"/>
      <w:marBottom w:val="0"/>
      <w:divBdr>
        <w:top w:val="none" w:sz="0" w:space="0" w:color="auto"/>
        <w:left w:val="none" w:sz="0" w:space="0" w:color="auto"/>
        <w:bottom w:val="none" w:sz="0" w:space="0" w:color="auto"/>
        <w:right w:val="none" w:sz="0" w:space="0" w:color="auto"/>
      </w:divBdr>
    </w:div>
    <w:div w:id="1252470048">
      <w:bodyDiv w:val="1"/>
      <w:marLeft w:val="0"/>
      <w:marRight w:val="0"/>
      <w:marTop w:val="0"/>
      <w:marBottom w:val="0"/>
      <w:divBdr>
        <w:top w:val="none" w:sz="0" w:space="0" w:color="auto"/>
        <w:left w:val="none" w:sz="0" w:space="0" w:color="auto"/>
        <w:bottom w:val="none" w:sz="0" w:space="0" w:color="auto"/>
        <w:right w:val="none" w:sz="0" w:space="0" w:color="auto"/>
      </w:divBdr>
    </w:div>
    <w:div w:id="1345280895">
      <w:bodyDiv w:val="1"/>
      <w:marLeft w:val="0"/>
      <w:marRight w:val="0"/>
      <w:marTop w:val="0"/>
      <w:marBottom w:val="0"/>
      <w:divBdr>
        <w:top w:val="none" w:sz="0" w:space="0" w:color="auto"/>
        <w:left w:val="none" w:sz="0" w:space="0" w:color="auto"/>
        <w:bottom w:val="none" w:sz="0" w:space="0" w:color="auto"/>
        <w:right w:val="none" w:sz="0" w:space="0" w:color="auto"/>
      </w:divBdr>
    </w:div>
    <w:div w:id="1350369460">
      <w:bodyDiv w:val="1"/>
      <w:marLeft w:val="0"/>
      <w:marRight w:val="0"/>
      <w:marTop w:val="0"/>
      <w:marBottom w:val="0"/>
      <w:divBdr>
        <w:top w:val="none" w:sz="0" w:space="0" w:color="auto"/>
        <w:left w:val="none" w:sz="0" w:space="0" w:color="auto"/>
        <w:bottom w:val="none" w:sz="0" w:space="0" w:color="auto"/>
        <w:right w:val="none" w:sz="0" w:space="0" w:color="auto"/>
      </w:divBdr>
      <w:divsChild>
        <w:div w:id="1544514293">
          <w:marLeft w:val="0"/>
          <w:marRight w:val="0"/>
          <w:marTop w:val="34"/>
          <w:marBottom w:val="34"/>
          <w:divBdr>
            <w:top w:val="none" w:sz="0" w:space="0" w:color="auto"/>
            <w:left w:val="none" w:sz="0" w:space="0" w:color="auto"/>
            <w:bottom w:val="none" w:sz="0" w:space="0" w:color="auto"/>
            <w:right w:val="none" w:sz="0" w:space="0" w:color="auto"/>
          </w:divBdr>
        </w:div>
      </w:divsChild>
    </w:div>
    <w:div w:id="1393768451">
      <w:bodyDiv w:val="1"/>
      <w:marLeft w:val="0"/>
      <w:marRight w:val="0"/>
      <w:marTop w:val="0"/>
      <w:marBottom w:val="0"/>
      <w:divBdr>
        <w:top w:val="none" w:sz="0" w:space="0" w:color="auto"/>
        <w:left w:val="none" w:sz="0" w:space="0" w:color="auto"/>
        <w:bottom w:val="none" w:sz="0" w:space="0" w:color="auto"/>
        <w:right w:val="none" w:sz="0" w:space="0" w:color="auto"/>
      </w:divBdr>
    </w:div>
    <w:div w:id="1547598837">
      <w:bodyDiv w:val="1"/>
      <w:marLeft w:val="0"/>
      <w:marRight w:val="0"/>
      <w:marTop w:val="0"/>
      <w:marBottom w:val="0"/>
      <w:divBdr>
        <w:top w:val="none" w:sz="0" w:space="0" w:color="auto"/>
        <w:left w:val="none" w:sz="0" w:space="0" w:color="auto"/>
        <w:bottom w:val="none" w:sz="0" w:space="0" w:color="auto"/>
        <w:right w:val="none" w:sz="0" w:space="0" w:color="auto"/>
      </w:divBdr>
    </w:div>
    <w:div w:id="1574584767">
      <w:bodyDiv w:val="1"/>
      <w:marLeft w:val="0"/>
      <w:marRight w:val="0"/>
      <w:marTop w:val="0"/>
      <w:marBottom w:val="0"/>
      <w:divBdr>
        <w:top w:val="none" w:sz="0" w:space="0" w:color="auto"/>
        <w:left w:val="none" w:sz="0" w:space="0" w:color="auto"/>
        <w:bottom w:val="none" w:sz="0" w:space="0" w:color="auto"/>
        <w:right w:val="none" w:sz="0" w:space="0" w:color="auto"/>
      </w:divBdr>
    </w:div>
    <w:div w:id="1588925537">
      <w:bodyDiv w:val="1"/>
      <w:marLeft w:val="0"/>
      <w:marRight w:val="0"/>
      <w:marTop w:val="0"/>
      <w:marBottom w:val="0"/>
      <w:divBdr>
        <w:top w:val="none" w:sz="0" w:space="0" w:color="auto"/>
        <w:left w:val="none" w:sz="0" w:space="0" w:color="auto"/>
        <w:bottom w:val="none" w:sz="0" w:space="0" w:color="auto"/>
        <w:right w:val="none" w:sz="0" w:space="0" w:color="auto"/>
      </w:divBdr>
    </w:div>
    <w:div w:id="1727952020">
      <w:bodyDiv w:val="1"/>
      <w:marLeft w:val="0"/>
      <w:marRight w:val="0"/>
      <w:marTop w:val="0"/>
      <w:marBottom w:val="0"/>
      <w:divBdr>
        <w:top w:val="none" w:sz="0" w:space="0" w:color="auto"/>
        <w:left w:val="none" w:sz="0" w:space="0" w:color="auto"/>
        <w:bottom w:val="none" w:sz="0" w:space="0" w:color="auto"/>
        <w:right w:val="none" w:sz="0" w:space="0" w:color="auto"/>
      </w:divBdr>
    </w:div>
    <w:div w:id="1737898016">
      <w:bodyDiv w:val="1"/>
      <w:marLeft w:val="0"/>
      <w:marRight w:val="0"/>
      <w:marTop w:val="0"/>
      <w:marBottom w:val="0"/>
      <w:divBdr>
        <w:top w:val="none" w:sz="0" w:space="0" w:color="auto"/>
        <w:left w:val="none" w:sz="0" w:space="0" w:color="auto"/>
        <w:bottom w:val="none" w:sz="0" w:space="0" w:color="auto"/>
        <w:right w:val="none" w:sz="0" w:space="0" w:color="auto"/>
      </w:divBdr>
    </w:div>
    <w:div w:id="1796826542">
      <w:bodyDiv w:val="1"/>
      <w:marLeft w:val="0"/>
      <w:marRight w:val="0"/>
      <w:marTop w:val="0"/>
      <w:marBottom w:val="0"/>
      <w:divBdr>
        <w:top w:val="none" w:sz="0" w:space="0" w:color="auto"/>
        <w:left w:val="none" w:sz="0" w:space="0" w:color="auto"/>
        <w:bottom w:val="none" w:sz="0" w:space="0" w:color="auto"/>
        <w:right w:val="none" w:sz="0" w:space="0" w:color="auto"/>
      </w:divBdr>
    </w:div>
    <w:div w:id="1802070310">
      <w:bodyDiv w:val="1"/>
      <w:marLeft w:val="0"/>
      <w:marRight w:val="0"/>
      <w:marTop w:val="0"/>
      <w:marBottom w:val="0"/>
      <w:divBdr>
        <w:top w:val="none" w:sz="0" w:space="0" w:color="auto"/>
        <w:left w:val="none" w:sz="0" w:space="0" w:color="auto"/>
        <w:bottom w:val="none" w:sz="0" w:space="0" w:color="auto"/>
        <w:right w:val="none" w:sz="0" w:space="0" w:color="auto"/>
      </w:divBdr>
      <w:divsChild>
        <w:div w:id="528573096">
          <w:marLeft w:val="0"/>
          <w:marRight w:val="0"/>
          <w:marTop w:val="34"/>
          <w:marBottom w:val="34"/>
          <w:divBdr>
            <w:top w:val="none" w:sz="0" w:space="0" w:color="auto"/>
            <w:left w:val="none" w:sz="0" w:space="0" w:color="auto"/>
            <w:bottom w:val="none" w:sz="0" w:space="0" w:color="auto"/>
            <w:right w:val="none" w:sz="0" w:space="0" w:color="auto"/>
          </w:divBdr>
        </w:div>
      </w:divsChild>
    </w:div>
    <w:div w:id="1895579954">
      <w:bodyDiv w:val="1"/>
      <w:marLeft w:val="0"/>
      <w:marRight w:val="0"/>
      <w:marTop w:val="0"/>
      <w:marBottom w:val="0"/>
      <w:divBdr>
        <w:top w:val="none" w:sz="0" w:space="0" w:color="auto"/>
        <w:left w:val="none" w:sz="0" w:space="0" w:color="auto"/>
        <w:bottom w:val="none" w:sz="0" w:space="0" w:color="auto"/>
        <w:right w:val="none" w:sz="0" w:space="0" w:color="auto"/>
      </w:divBdr>
    </w:div>
    <w:div w:id="1938563561">
      <w:bodyDiv w:val="1"/>
      <w:marLeft w:val="0"/>
      <w:marRight w:val="0"/>
      <w:marTop w:val="0"/>
      <w:marBottom w:val="0"/>
      <w:divBdr>
        <w:top w:val="none" w:sz="0" w:space="0" w:color="auto"/>
        <w:left w:val="none" w:sz="0" w:space="0" w:color="auto"/>
        <w:bottom w:val="none" w:sz="0" w:space="0" w:color="auto"/>
        <w:right w:val="none" w:sz="0" w:space="0" w:color="auto"/>
      </w:divBdr>
    </w:div>
    <w:div w:id="1954052004">
      <w:bodyDiv w:val="1"/>
      <w:marLeft w:val="0"/>
      <w:marRight w:val="0"/>
      <w:marTop w:val="0"/>
      <w:marBottom w:val="0"/>
      <w:divBdr>
        <w:top w:val="none" w:sz="0" w:space="0" w:color="auto"/>
        <w:left w:val="none" w:sz="0" w:space="0" w:color="auto"/>
        <w:bottom w:val="none" w:sz="0" w:space="0" w:color="auto"/>
        <w:right w:val="none" w:sz="0" w:space="0" w:color="auto"/>
      </w:divBdr>
      <w:divsChild>
        <w:div w:id="706567421">
          <w:marLeft w:val="0"/>
          <w:marRight w:val="0"/>
          <w:marTop w:val="34"/>
          <w:marBottom w:val="34"/>
          <w:divBdr>
            <w:top w:val="none" w:sz="0" w:space="0" w:color="auto"/>
            <w:left w:val="none" w:sz="0" w:space="0" w:color="auto"/>
            <w:bottom w:val="none" w:sz="0" w:space="0" w:color="auto"/>
            <w:right w:val="none" w:sz="0" w:space="0" w:color="auto"/>
          </w:divBdr>
        </w:div>
      </w:divsChild>
    </w:div>
    <w:div w:id="1967540197">
      <w:bodyDiv w:val="1"/>
      <w:marLeft w:val="0"/>
      <w:marRight w:val="0"/>
      <w:marTop w:val="0"/>
      <w:marBottom w:val="0"/>
      <w:divBdr>
        <w:top w:val="none" w:sz="0" w:space="0" w:color="auto"/>
        <w:left w:val="none" w:sz="0" w:space="0" w:color="auto"/>
        <w:bottom w:val="none" w:sz="0" w:space="0" w:color="auto"/>
        <w:right w:val="none" w:sz="0" w:space="0" w:color="auto"/>
      </w:divBdr>
    </w:div>
    <w:div w:id="2044790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comments" Target="comments.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healthdata.org/policy-report/financing-global-health-2012-end-golden-age" TargetMode="External"/><Relationship Id="rId17" Type="http://schemas.openxmlformats.org/officeDocument/2006/relationships/hyperlink" Target="http://www.who.int/healthsystems/strategy/everybodys_business.pdf?ua=1" TargetMode="External"/><Relationship Id="rId18" Type="http://schemas.openxmlformats.org/officeDocument/2006/relationships/hyperlink" Target="http://www.who.int/hiv/pub/imai/primary_acute/en/index.html" TargetMode="External"/><Relationship Id="rId19" Type="http://schemas.openxmlformats.org/officeDocument/2006/relationships/hyperlink" Target="http://www.who.int/influenza/patient_care/clinical/IMAI_Wall_chart.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43B48-E11F-1E48-8F8A-5017AD595A14}">
  <ds:schemaRefs>
    <ds:schemaRef ds:uri="http://schemas.openxmlformats.org/officeDocument/2006/bibliography"/>
  </ds:schemaRefs>
</ds:datastoreItem>
</file>

<file path=customXml/itemProps2.xml><?xml version="1.0" encoding="utf-8"?>
<ds:datastoreItem xmlns:ds="http://schemas.openxmlformats.org/officeDocument/2006/customXml" ds:itemID="{4605EE27-57BB-764C-B3B9-F88D39A3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38</Pages>
  <Words>15491</Words>
  <Characters>88302</Characters>
  <Application>Microsoft Macintosh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103586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 Vasan</dc:creator>
  <cp:lastModifiedBy>Christopher Boyer</cp:lastModifiedBy>
  <cp:revision>3</cp:revision>
  <cp:lastPrinted>2015-05-05T19:30:00Z</cp:lastPrinted>
  <dcterms:created xsi:type="dcterms:W3CDTF">2015-07-10T21:08:00Z</dcterms:created>
  <dcterms:modified xsi:type="dcterms:W3CDTF">2015-07-11T04:22:00Z</dcterms:modified>
</cp:coreProperties>
</file>